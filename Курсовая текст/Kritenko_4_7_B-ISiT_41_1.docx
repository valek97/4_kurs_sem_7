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5533F11B"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del w:id="0" w:author="Валентин" w:date="2019-01-15T17:27:00Z">
        <w:r w:rsidRPr="008B647B" w:rsidDel="0033719E">
          <w:rPr>
            <w:rFonts w:ascii="Times New Roman" w:hAnsi="Times New Roman" w:cs="Times New Roman"/>
            <w:sz w:val="28"/>
            <w:szCs w:val="28"/>
          </w:rPr>
          <w:delText>-</w:delText>
        </w:r>
      </w:del>
      <w:ins w:id="1" w:author="Валентин" w:date="2019-01-15T17:27:00Z">
        <w:r w:rsidR="0033719E">
          <w:rPr>
            <w:rFonts w:ascii="Times New Roman" w:hAnsi="Times New Roman" w:cs="Times New Roman"/>
            <w:sz w:val="28"/>
            <w:szCs w:val="28"/>
          </w:rPr>
          <w:t>–</w:t>
        </w:r>
      </w:ins>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77777777" w:rsidR="009065E6" w:rsidRPr="000D2366" w:rsidRDefault="009065E6"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КУРСОВАЯ РАБОТА</w:t>
      </w:r>
    </w:p>
    <w:p w14:paraId="0885F734" w14:textId="50E00CD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del w:id="2" w:author="Валентин" w:date="2019-01-15T17:21:00Z">
        <w:r w:rsidR="00207DF7" w:rsidRPr="00151E1A" w:rsidDel="004300DC">
          <w:rPr>
            <w:rFonts w:ascii="Times New Roman" w:eastAsia="Times New Roman" w:hAnsi="Times New Roman" w:cs="Times New Roman"/>
            <w:color w:val="000000"/>
            <w:sz w:val="28"/>
            <w:szCs w:val="28"/>
          </w:rPr>
          <w:delText xml:space="preserve">Разработка бота веб приложения десктопной версии для социальной сети </w:delText>
        </w:r>
      </w:del>
      <w:del w:id="3" w:author="Валентин" w:date="2019-01-15T12:12:00Z">
        <w:r w:rsidR="00207DF7" w:rsidRPr="00151E1A" w:rsidDel="001B7C73">
          <w:rPr>
            <w:rFonts w:ascii="Times New Roman" w:eastAsia="Times New Roman" w:hAnsi="Times New Roman" w:cs="Times New Roman"/>
            <w:color w:val="000000"/>
            <w:sz w:val="28"/>
            <w:szCs w:val="28"/>
          </w:rPr>
          <w:delText>"</w:delText>
        </w:r>
      </w:del>
      <w:del w:id="4" w:author="Валентин" w:date="2019-01-15T17:21:00Z">
        <w:r w:rsidR="00207DF7" w:rsidRPr="00151E1A" w:rsidDel="004300DC">
          <w:rPr>
            <w:rFonts w:ascii="Times New Roman" w:eastAsia="Times New Roman" w:hAnsi="Times New Roman" w:cs="Times New Roman"/>
            <w:color w:val="000000"/>
            <w:sz w:val="28"/>
            <w:szCs w:val="28"/>
          </w:rPr>
          <w:delText>ВКонтакте</w:delText>
        </w:r>
      </w:del>
      <w:ins w:id="5" w:author="Валентин" w:date="2019-01-15T17:21:00Z">
        <w:r w:rsidR="004300DC">
          <w:rPr>
            <w:rFonts w:ascii="Times New Roman" w:eastAsia="Times New Roman" w:hAnsi="Times New Roman" w:cs="Times New Roman"/>
            <w:color w:val="000000"/>
            <w:sz w:val="28"/>
            <w:szCs w:val="28"/>
          </w:rPr>
          <w:t>Создание бота для социальной сети ВКонтакте на основе</w:t>
        </w:r>
      </w:ins>
      <w:ins w:id="6" w:author="Валентин" w:date="2019-01-15T17:22:00Z">
        <w:r w:rsidR="004300DC">
          <w:rPr>
            <w:rFonts w:ascii="Times New Roman" w:eastAsia="Times New Roman" w:hAnsi="Times New Roman" w:cs="Times New Roman"/>
            <w:color w:val="000000"/>
            <w:sz w:val="28"/>
            <w:szCs w:val="28"/>
          </w:rPr>
          <w:t xml:space="preserve"> использования технологии </w:t>
        </w:r>
        <w:r w:rsidR="004300DC">
          <w:rPr>
            <w:rFonts w:ascii="Times New Roman" w:eastAsia="Times New Roman" w:hAnsi="Times New Roman" w:cs="Times New Roman"/>
            <w:color w:val="000000"/>
            <w:sz w:val="28"/>
            <w:szCs w:val="28"/>
            <w:lang w:val="en-US"/>
          </w:rPr>
          <w:t>OAuth</w:t>
        </w:r>
        <w:r w:rsidR="004300DC" w:rsidRPr="004300DC">
          <w:rPr>
            <w:rFonts w:ascii="Times New Roman" w:eastAsia="Times New Roman" w:hAnsi="Times New Roman" w:cs="Times New Roman"/>
            <w:color w:val="000000"/>
            <w:sz w:val="28"/>
            <w:szCs w:val="28"/>
            <w:rPrChange w:id="7" w:author="Валентин" w:date="2019-01-15T17:22:00Z">
              <w:rPr>
                <w:rFonts w:ascii="Times New Roman" w:eastAsia="Times New Roman" w:hAnsi="Times New Roman" w:cs="Times New Roman"/>
                <w:color w:val="000000"/>
                <w:sz w:val="28"/>
                <w:szCs w:val="28"/>
                <w:lang w:val="en-US"/>
              </w:rPr>
            </w:rPrChange>
          </w:rPr>
          <w:t>2.0</w:t>
        </w:r>
      </w:ins>
      <w:ins w:id="8" w:author="Валентин" w:date="2019-01-15T17:23:00Z">
        <w:r w:rsidR="006568FA" w:rsidRPr="006568FA">
          <w:rPr>
            <w:rFonts w:ascii="Times New Roman" w:eastAsia="Times New Roman" w:hAnsi="Times New Roman" w:cs="Times New Roman"/>
            <w:color w:val="000000"/>
            <w:sz w:val="28"/>
            <w:szCs w:val="28"/>
            <w:rPrChange w:id="9" w:author="Валентин" w:date="2019-01-15T17:23:00Z">
              <w:rPr>
                <w:rFonts w:ascii="Times New Roman" w:eastAsia="Times New Roman" w:hAnsi="Times New Roman" w:cs="Times New Roman"/>
                <w:color w:val="000000"/>
                <w:sz w:val="28"/>
                <w:szCs w:val="28"/>
                <w:lang w:val="en-US"/>
              </w:rPr>
            </w:rPrChange>
          </w:rPr>
          <w:t xml:space="preserve">, </w:t>
        </w:r>
        <w:r w:rsidR="006568FA" w:rsidRPr="006774F3">
          <w:rPr>
            <w:rFonts w:ascii="Times New Roman" w:hAnsi="Times New Roman" w:cs="Times New Roman"/>
            <w:sz w:val="28"/>
            <w:szCs w:val="28"/>
          </w:rPr>
          <w:t>Implicit Flow</w:t>
        </w:r>
      </w:ins>
      <w:r w:rsidR="00207DF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del w:id="10" w:author="Валентин" w:date="2019-01-14T15:04:00Z">
        <w:r w:rsidDel="00886B02">
          <w:rPr>
            <w:rFonts w:ascii="Times New Roman" w:hAnsi="Times New Roman" w:cs="Times New Roman"/>
            <w:sz w:val="28"/>
            <w:szCs w:val="28"/>
          </w:rPr>
          <w:delText>(ки)</w:delText>
        </w:r>
      </w:del>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77777777" w:rsidR="009065E6" w:rsidRDefault="009065E6"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77777777" w:rsidR="009065E6" w:rsidRDefault="003A51E8" w:rsidP="009065E6">
      <w:pPr>
        <w:spacing w:after="0" w:line="240" w:lineRule="auto"/>
        <w:ind w:firstLine="5954"/>
        <w:rPr>
          <w:rFonts w:ascii="Times New Roman" w:hAnsi="Times New Roman" w:cs="Times New Roman"/>
          <w:i/>
        </w:rPr>
      </w:pPr>
      <w:r>
        <w:rPr>
          <w:rFonts w:ascii="Times New Roman" w:hAnsi="Times New Roman" w:cs="Times New Roman"/>
          <w:i/>
        </w:rPr>
        <w:t>Белаш Виктория Юрьевна</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A485EF9"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ins w:id="11" w:author="Валентин" w:date="2019-01-15T17:20:00Z">
        <w:r w:rsidR="0048533A">
          <w:rPr>
            <w:rFonts w:ascii="Times New Roman" w:hAnsi="Times New Roman" w:cs="Times New Roman"/>
            <w:b/>
          </w:rPr>
          <w:t>9</w:t>
        </w:r>
      </w:ins>
      <w:del w:id="12" w:author="Валентин" w:date="2019-01-15T17:20:00Z">
        <w:r w:rsidDel="0048533A">
          <w:rPr>
            <w:rFonts w:ascii="Times New Roman" w:hAnsi="Times New Roman" w:cs="Times New Roman"/>
            <w:b/>
          </w:rPr>
          <w:delText>8</w:delText>
        </w:r>
      </w:del>
      <w:r>
        <w:rPr>
          <w:rFonts w:ascii="Times New Roman" w:hAnsi="Times New Roman" w:cs="Times New Roman"/>
          <w:b/>
        </w:rPr>
        <w:t xml:space="preserve"> г.</w:t>
      </w:r>
      <w:r>
        <w:rPr>
          <w:rFonts w:ascii="Times New Roman" w:hAnsi="Times New Roman" w:cs="Times New Roman"/>
          <w:b/>
        </w:rPr>
        <w:br w:type="page"/>
      </w:r>
    </w:p>
    <w:p w14:paraId="0FC6A1B6" w14:textId="77777777" w:rsidR="009065E6" w:rsidRPr="004F773E" w:rsidRDefault="009065E6" w:rsidP="009065E6">
      <w:pPr>
        <w:spacing w:line="240" w:lineRule="auto"/>
        <w:jc w:val="center"/>
        <w:rPr>
          <w:rFonts w:ascii="Times New Roman" w:hAnsi="Times New Roman" w:cs="Times New Roman"/>
          <w:b/>
        </w:rPr>
      </w:pPr>
    </w:p>
    <w:p w14:paraId="52367924" w14:textId="77777777"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30E7F280" w14:textId="77777777" w:rsidR="004C1B7F" w:rsidRPr="004C1B7F" w:rsidRDefault="00B21316">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Pr="004C1B7F">
              <w:rPr>
                <w:rFonts w:ascii="Times New Roman" w:hAnsi="Times New Roman" w:cs="Times New Roman"/>
                <w:noProof/>
                <w:webHidden/>
                <w:sz w:val="28"/>
                <w:szCs w:val="28"/>
              </w:rPr>
            </w:r>
            <w:r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Pr="004C1B7F">
              <w:rPr>
                <w:rFonts w:ascii="Times New Roman" w:hAnsi="Times New Roman" w:cs="Times New Roman"/>
                <w:noProof/>
                <w:webHidden/>
                <w:sz w:val="28"/>
                <w:szCs w:val="28"/>
              </w:rPr>
              <w:fldChar w:fldCharType="end"/>
            </w:r>
          </w:hyperlink>
        </w:p>
        <w:p w14:paraId="4D4EF376" w14:textId="77777777" w:rsidR="004C1B7F" w:rsidRPr="004C1B7F" w:rsidRDefault="009E6517">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B21316" w:rsidRPr="004C1B7F">
              <w:rPr>
                <w:rFonts w:ascii="Times New Roman" w:hAnsi="Times New Roman" w:cs="Times New Roman"/>
                <w:noProof/>
                <w:webHidden/>
                <w:sz w:val="28"/>
                <w:szCs w:val="28"/>
              </w:rPr>
              <w:fldChar w:fldCharType="end"/>
            </w:r>
          </w:hyperlink>
        </w:p>
        <w:p w14:paraId="68DEE356" w14:textId="77777777" w:rsidR="004C1B7F" w:rsidRPr="004C1B7F" w:rsidRDefault="009E6517">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B21316" w:rsidRPr="004C1B7F">
              <w:rPr>
                <w:rFonts w:ascii="Times New Roman" w:hAnsi="Times New Roman" w:cs="Times New Roman"/>
                <w:noProof/>
                <w:webHidden/>
                <w:sz w:val="28"/>
                <w:szCs w:val="28"/>
              </w:rPr>
              <w:fldChar w:fldCharType="end"/>
            </w:r>
          </w:hyperlink>
        </w:p>
        <w:p w14:paraId="49C4428B" w14:textId="77777777" w:rsidR="004C1B7F" w:rsidRPr="004C1B7F" w:rsidRDefault="009E6517">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B21316" w:rsidRPr="004C1B7F">
              <w:rPr>
                <w:rFonts w:ascii="Times New Roman" w:hAnsi="Times New Roman" w:cs="Times New Roman"/>
                <w:noProof/>
                <w:webHidden/>
                <w:sz w:val="28"/>
                <w:szCs w:val="28"/>
              </w:rPr>
              <w:fldChar w:fldCharType="end"/>
            </w:r>
          </w:hyperlink>
        </w:p>
        <w:p w14:paraId="0939A258" w14:textId="77777777" w:rsidR="004C1B7F" w:rsidRPr="004C1B7F" w:rsidRDefault="009E6517">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B21316" w:rsidRPr="004C1B7F">
              <w:rPr>
                <w:rFonts w:ascii="Times New Roman" w:hAnsi="Times New Roman" w:cs="Times New Roman"/>
                <w:noProof/>
                <w:webHidden/>
                <w:sz w:val="28"/>
                <w:szCs w:val="28"/>
              </w:rPr>
              <w:fldChar w:fldCharType="end"/>
            </w:r>
          </w:hyperlink>
        </w:p>
        <w:p w14:paraId="0315C744" w14:textId="77777777" w:rsidR="004C1B7F" w:rsidRPr="004C1B7F" w:rsidRDefault="009E6517">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B21316" w:rsidRPr="004C1B7F">
              <w:rPr>
                <w:rFonts w:ascii="Times New Roman" w:hAnsi="Times New Roman" w:cs="Times New Roman"/>
                <w:noProof/>
                <w:webHidden/>
                <w:sz w:val="28"/>
                <w:szCs w:val="28"/>
              </w:rPr>
              <w:fldChar w:fldCharType="end"/>
            </w:r>
          </w:hyperlink>
        </w:p>
        <w:p w14:paraId="758A1F24" w14:textId="77777777" w:rsidR="004C1B7F" w:rsidRPr="004C1B7F" w:rsidRDefault="009E6517">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B21316" w:rsidRPr="004C1B7F">
              <w:rPr>
                <w:rFonts w:ascii="Times New Roman" w:hAnsi="Times New Roman" w:cs="Times New Roman"/>
                <w:noProof/>
                <w:webHidden/>
                <w:sz w:val="28"/>
                <w:szCs w:val="28"/>
              </w:rPr>
              <w:fldChar w:fldCharType="end"/>
            </w:r>
          </w:hyperlink>
        </w:p>
        <w:p w14:paraId="4ED9A50F" w14:textId="77777777" w:rsidR="004C1B7F" w:rsidRPr="004C1B7F" w:rsidRDefault="009E6517">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B21316" w:rsidRPr="004C1B7F">
              <w:rPr>
                <w:rFonts w:ascii="Times New Roman" w:hAnsi="Times New Roman" w:cs="Times New Roman"/>
                <w:noProof/>
                <w:webHidden/>
                <w:sz w:val="28"/>
                <w:szCs w:val="28"/>
              </w:rPr>
              <w:fldChar w:fldCharType="end"/>
            </w:r>
          </w:hyperlink>
        </w:p>
        <w:p w14:paraId="0E9E2078" w14:textId="77777777" w:rsidR="004C1B7F" w:rsidRPr="004C1B7F" w:rsidRDefault="009E6517">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B21316" w:rsidRPr="004C1B7F">
              <w:rPr>
                <w:rFonts w:ascii="Times New Roman" w:hAnsi="Times New Roman" w:cs="Times New Roman"/>
                <w:noProof/>
                <w:webHidden/>
                <w:sz w:val="28"/>
                <w:szCs w:val="28"/>
              </w:rPr>
              <w:fldChar w:fldCharType="end"/>
            </w:r>
          </w:hyperlink>
        </w:p>
        <w:p w14:paraId="63506446" w14:textId="77777777" w:rsidR="004C1B7F" w:rsidRPr="004C1B7F" w:rsidRDefault="009E6517">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B21316" w:rsidRPr="004C1B7F">
              <w:rPr>
                <w:rFonts w:ascii="Times New Roman" w:hAnsi="Times New Roman" w:cs="Times New Roman"/>
                <w:noProof/>
                <w:webHidden/>
                <w:sz w:val="28"/>
                <w:szCs w:val="28"/>
              </w:rPr>
              <w:fldChar w:fldCharType="end"/>
            </w:r>
          </w:hyperlink>
        </w:p>
        <w:p w14:paraId="1E23B29D" w14:textId="77777777" w:rsidR="004C1B7F" w:rsidRPr="004C1B7F" w:rsidRDefault="009E6517">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B21316" w:rsidRPr="004C1B7F">
              <w:rPr>
                <w:rFonts w:ascii="Times New Roman" w:hAnsi="Times New Roman" w:cs="Times New Roman"/>
                <w:noProof/>
                <w:webHidden/>
                <w:sz w:val="28"/>
                <w:szCs w:val="28"/>
              </w:rPr>
              <w:fldChar w:fldCharType="end"/>
            </w:r>
          </w:hyperlink>
        </w:p>
        <w:p w14:paraId="5A87FB10" w14:textId="77777777" w:rsidR="004C1B7F" w:rsidRPr="004C1B7F" w:rsidRDefault="009E6517">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B21316" w:rsidRPr="004C1B7F">
              <w:rPr>
                <w:rFonts w:ascii="Times New Roman" w:hAnsi="Times New Roman" w:cs="Times New Roman"/>
                <w:noProof/>
                <w:webHidden/>
                <w:sz w:val="28"/>
                <w:szCs w:val="28"/>
              </w:rPr>
              <w:fldChar w:fldCharType="end"/>
            </w:r>
          </w:hyperlink>
        </w:p>
        <w:p w14:paraId="2DB78056" w14:textId="77777777" w:rsidR="004C1B7F" w:rsidRDefault="009E6517">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B21316" w:rsidRPr="004C1B7F">
              <w:rPr>
                <w:rFonts w:ascii="Times New Roman" w:hAnsi="Times New Roman" w:cs="Times New Roman"/>
                <w:noProof/>
                <w:webHidden/>
                <w:sz w:val="28"/>
                <w:szCs w:val="28"/>
              </w:rPr>
              <w:fldChar w:fldCharType="end"/>
            </w:r>
          </w:hyperlink>
        </w:p>
        <w:p w14:paraId="73C32FD1" w14:textId="77777777" w:rsidR="003D6763" w:rsidRPr="00DA0AF2" w:rsidRDefault="00B21316"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7777777" w:rsidR="00F3729D" w:rsidRPr="003F0F68" w:rsidRDefault="00F3729D" w:rsidP="00555B9E">
      <w:pPr>
        <w:pStyle w:val="1"/>
        <w:spacing w:before="0" w:line="360" w:lineRule="auto"/>
        <w:jc w:val="center"/>
        <w:rPr>
          <w:rFonts w:ascii="Times New Roman" w:hAnsi="Times New Roman" w:cs="Times New Roman"/>
          <w:color w:val="auto"/>
        </w:rPr>
      </w:pPr>
      <w:bookmarkStart w:id="13" w:name="_Toc534824515"/>
      <w:r w:rsidRPr="003F0F68">
        <w:rPr>
          <w:rFonts w:ascii="Times New Roman" w:hAnsi="Times New Roman" w:cs="Times New Roman"/>
          <w:color w:val="auto"/>
        </w:rPr>
        <w:lastRenderedPageBreak/>
        <w:t>Введение</w:t>
      </w:r>
      <w:bookmarkEnd w:id="13"/>
    </w:p>
    <w:p w14:paraId="2D4440FE" w14:textId="7EC889D0"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del w:id="14" w:author="Валентин" w:date="2019-01-15T17:27:00Z">
        <w:r w:rsidR="00A31EA8" w:rsidDel="0033719E">
          <w:rPr>
            <w:rFonts w:ascii="Times New Roman" w:hAnsi="Times New Roman" w:cs="Times New Roman"/>
            <w:sz w:val="28"/>
            <w:szCs w:val="28"/>
          </w:rPr>
          <w:delText>-</w:delText>
        </w:r>
      </w:del>
      <w:ins w:id="15" w:author="Валентин" w:date="2019-01-15T17:27:00Z">
        <w:r w:rsidR="0033719E">
          <w:rPr>
            <w:rFonts w:ascii="Times New Roman" w:hAnsi="Times New Roman" w:cs="Times New Roman"/>
            <w:sz w:val="28"/>
            <w:szCs w:val="28"/>
          </w:rPr>
          <w:t>–</w:t>
        </w:r>
      </w:ins>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del w:id="16" w:author="Валентин" w:date="2019-01-15T17:27:00Z">
        <w:r w:rsidR="00A31EA8" w:rsidRPr="00A31EA8" w:rsidDel="0033719E">
          <w:rPr>
            <w:rFonts w:ascii="Times New Roman" w:hAnsi="Times New Roman" w:cs="Times New Roman"/>
            <w:sz w:val="28"/>
            <w:szCs w:val="28"/>
          </w:rPr>
          <w:delText>-</w:delText>
        </w:r>
      </w:del>
      <w:ins w:id="17" w:author="Валентин" w:date="2019-01-15T17:27:00Z">
        <w:r w:rsidR="0033719E">
          <w:rPr>
            <w:rFonts w:ascii="Times New Roman" w:hAnsi="Times New Roman" w:cs="Times New Roman"/>
            <w:sz w:val="28"/>
            <w:szCs w:val="28"/>
          </w:rPr>
          <w:t>–</w:t>
        </w:r>
      </w:ins>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ins w:id="18" w:author="Валентин" w:date="2019-01-14T15:11:00Z">
        <w:r w:rsidR="00886B02">
          <w:rPr>
            <w:rFonts w:ascii="Times New Roman" w:hAnsi="Times New Roman" w:cs="Times New Roman"/>
            <w:sz w:val="28"/>
            <w:szCs w:val="28"/>
          </w:rPr>
          <w:t>и</w:t>
        </w:r>
      </w:ins>
      <w:del w:id="19" w:author="Виктория" w:date="2019-01-14T11:34:00Z">
        <w:r w:rsidR="006A3C05" w:rsidDel="00F20C51">
          <w:rPr>
            <w:rFonts w:ascii="Times New Roman" w:hAnsi="Times New Roman" w:cs="Times New Roman"/>
            <w:sz w:val="28"/>
            <w:szCs w:val="28"/>
          </w:rPr>
          <w:delText>е</w:delText>
        </w:r>
      </w:del>
      <w:ins w:id="20" w:author="Виктория" w:date="2019-01-14T11:34:00Z">
        <w:del w:id="21" w:author="Валентин" w:date="2019-01-14T15:12:00Z">
          <w:r w:rsidR="00F20C51" w:rsidDel="00886B02">
            <w:rPr>
              <w:rFonts w:ascii="Times New Roman" w:hAnsi="Times New Roman" w:cs="Times New Roman"/>
              <w:sz w:val="28"/>
              <w:szCs w:val="28"/>
            </w:rPr>
            <w:delText>и</w:delText>
          </w:r>
        </w:del>
      </w:ins>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ins w:id="22" w:author="Валентин" w:date="2019-01-14T15:12:00Z">
        <w:r w:rsidR="00886B02">
          <w:rPr>
            <w:rFonts w:ascii="Times New Roman" w:hAnsi="Times New Roman" w:cs="Times New Roman"/>
            <w:sz w:val="28"/>
            <w:szCs w:val="28"/>
          </w:rPr>
          <w:t>о</w:t>
        </w:r>
      </w:ins>
      <w:del w:id="23" w:author="Виктория" w:date="2019-01-14T11:34:00Z">
        <w:r w:rsidR="007807A5" w:rsidDel="00F20C51">
          <w:rPr>
            <w:rFonts w:ascii="Times New Roman" w:hAnsi="Times New Roman" w:cs="Times New Roman"/>
            <w:sz w:val="28"/>
            <w:szCs w:val="28"/>
          </w:rPr>
          <w:delText>ы</w:delText>
        </w:r>
      </w:del>
      <w:ins w:id="24" w:author="Виктория" w:date="2019-01-14T11:34:00Z">
        <w:del w:id="25" w:author="Валентин" w:date="2019-01-14T15:12:00Z">
          <w:r w:rsidR="00F20C51" w:rsidDel="00886B02">
            <w:rPr>
              <w:rFonts w:ascii="Times New Roman" w:hAnsi="Times New Roman" w:cs="Times New Roman"/>
              <w:sz w:val="28"/>
              <w:szCs w:val="28"/>
            </w:rPr>
            <w:delText>о</w:delText>
          </w:r>
        </w:del>
      </w:ins>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w:t>
      </w:r>
      <w:del w:id="26" w:author="Виктория" w:date="2019-01-14T11:34:00Z">
        <w:r w:rsidR="007807A5" w:rsidDel="00F20C51">
          <w:rPr>
            <w:rFonts w:ascii="Times New Roman" w:hAnsi="Times New Roman" w:cs="Times New Roman"/>
            <w:sz w:val="28"/>
            <w:szCs w:val="28"/>
          </w:rPr>
          <w:delText>и</w:delText>
        </w:r>
      </w:del>
      <w:r w:rsidR="007807A5">
        <w:rPr>
          <w:rFonts w:ascii="Times New Roman" w:hAnsi="Times New Roman" w:cs="Times New Roman"/>
          <w:sz w:val="28"/>
          <w:szCs w:val="28"/>
        </w:rPr>
        <w:t xml:space="preserve"> и не да</w:t>
      </w:r>
      <w:ins w:id="27" w:author="Валентин" w:date="2019-01-14T15:12:00Z">
        <w:r w:rsidR="00886B02">
          <w:rPr>
            <w:rFonts w:ascii="Times New Roman" w:hAnsi="Times New Roman" w:cs="Times New Roman"/>
            <w:sz w:val="28"/>
            <w:szCs w:val="28"/>
          </w:rPr>
          <w:t>ё</w:t>
        </w:r>
      </w:ins>
      <w:del w:id="28" w:author="Виктория" w:date="2019-01-14T11:34:00Z">
        <w:r w:rsidR="007807A5" w:rsidDel="00F20C51">
          <w:rPr>
            <w:rFonts w:ascii="Times New Roman" w:hAnsi="Times New Roman" w:cs="Times New Roman"/>
            <w:sz w:val="28"/>
            <w:szCs w:val="28"/>
          </w:rPr>
          <w:delText>ю</w:delText>
        </w:r>
      </w:del>
      <w:ins w:id="29" w:author="Виктория" w:date="2019-01-14T11:34:00Z">
        <w:del w:id="30" w:author="Валентин" w:date="2019-01-14T15:12:00Z">
          <w:r w:rsidR="00F20C51" w:rsidDel="00886B02">
            <w:rPr>
              <w:rFonts w:ascii="Times New Roman" w:hAnsi="Times New Roman" w:cs="Times New Roman"/>
              <w:sz w:val="28"/>
              <w:szCs w:val="28"/>
            </w:rPr>
            <w:delText>е</w:delText>
          </w:r>
        </w:del>
      </w:ins>
      <w:r w:rsidR="007807A5">
        <w:rPr>
          <w:rFonts w:ascii="Times New Roman" w:hAnsi="Times New Roman" w:cs="Times New Roman"/>
          <w:sz w:val="28"/>
          <w:szCs w:val="28"/>
        </w:rPr>
        <w:t xml:space="preserve">т всех возможностей для пользователя. </w:t>
      </w:r>
    </w:p>
    <w:p w14:paraId="2E7E216C" w14:textId="5536A34C"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del w:id="31" w:author="Валентин" w:date="2019-01-15T17:27:00Z">
        <w:r w:rsidDel="0033719E">
          <w:rPr>
            <w:rFonts w:ascii="Times New Roman" w:hAnsi="Times New Roman" w:cs="Times New Roman"/>
            <w:sz w:val="28"/>
            <w:szCs w:val="28"/>
          </w:rPr>
          <w:delText>-</w:delText>
        </w:r>
      </w:del>
      <w:ins w:id="32" w:author="Валентин" w:date="2019-01-15T17:27:00Z">
        <w:r w:rsidR="0033719E">
          <w:rPr>
            <w:rFonts w:ascii="Times New Roman" w:hAnsi="Times New Roman" w:cs="Times New Roman"/>
            <w:sz w:val="28"/>
            <w:szCs w:val="28"/>
          </w:rPr>
          <w:t>–</w:t>
        </w:r>
      </w:ins>
      <w:r>
        <w:rPr>
          <w:rFonts w:ascii="Times New Roman" w:hAnsi="Times New Roman" w:cs="Times New Roman"/>
          <w:sz w:val="28"/>
          <w:szCs w:val="28"/>
        </w:rPr>
        <w:t>либо в сети интернет: услуга, информация или какая</w:t>
      </w:r>
      <w:del w:id="33" w:author="Валентин" w:date="2019-01-15T17:27:00Z">
        <w:r w:rsidDel="0033719E">
          <w:rPr>
            <w:rFonts w:ascii="Times New Roman" w:hAnsi="Times New Roman" w:cs="Times New Roman"/>
            <w:sz w:val="28"/>
            <w:szCs w:val="28"/>
          </w:rPr>
          <w:delText>-</w:delText>
        </w:r>
      </w:del>
      <w:ins w:id="34" w:author="Валентин" w:date="2019-01-15T17:27:00Z">
        <w:r w:rsidR="0033719E">
          <w:rPr>
            <w:rFonts w:ascii="Times New Roman" w:hAnsi="Times New Roman" w:cs="Times New Roman"/>
            <w:sz w:val="28"/>
            <w:szCs w:val="28"/>
          </w:rPr>
          <w:t>–</w:t>
        </w:r>
      </w:ins>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2C236D8E"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w:t>
      </w:r>
      <w:del w:id="35" w:author="Валентин" w:date="2019-01-15T17:27:00Z">
        <w:r w:rsidR="00ED51B8" w:rsidDel="0033719E">
          <w:rPr>
            <w:rFonts w:ascii="Times New Roman" w:hAnsi="Times New Roman" w:cs="Times New Roman"/>
            <w:sz w:val="28"/>
            <w:szCs w:val="28"/>
          </w:rPr>
          <w:delText>-</w:delText>
        </w:r>
      </w:del>
      <w:ins w:id="36" w:author="Валентин" w:date="2019-01-15T17:27:00Z">
        <w:r w:rsidR="0033719E">
          <w:rPr>
            <w:rFonts w:ascii="Times New Roman" w:hAnsi="Times New Roman" w:cs="Times New Roman"/>
            <w:sz w:val="28"/>
            <w:szCs w:val="28"/>
          </w:rPr>
          <w:t>–</w:t>
        </w:r>
      </w:ins>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14:paraId="00B60B55" w14:textId="64338485"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Задач</w:t>
      </w:r>
      <w:ins w:id="37" w:author="Валентин" w:date="2019-01-14T15:32:00Z">
        <w:r w:rsidR="00B96EB0">
          <w:rPr>
            <w:rFonts w:ascii="Times New Roman" w:hAnsi="Times New Roman" w:cs="Times New Roman"/>
            <w:sz w:val="28"/>
            <w:szCs w:val="28"/>
          </w:rPr>
          <w:t>и</w:t>
        </w:r>
      </w:ins>
      <w:del w:id="38" w:author="Виктория" w:date="2019-01-14T11:35:00Z">
        <w:r w:rsidDel="00F20C51">
          <w:rPr>
            <w:rFonts w:ascii="Times New Roman" w:hAnsi="Times New Roman" w:cs="Times New Roman"/>
            <w:sz w:val="28"/>
            <w:szCs w:val="28"/>
          </w:rPr>
          <w:delText>а</w:delText>
        </w:r>
      </w:del>
      <w:ins w:id="39" w:author="Виктория" w:date="2019-01-14T11:35:00Z">
        <w:del w:id="40" w:author="Валентин" w:date="2019-01-14T15:32:00Z">
          <w:r w:rsidR="00F20C51" w:rsidDel="00B96EB0">
            <w:rPr>
              <w:rFonts w:ascii="Times New Roman" w:hAnsi="Times New Roman" w:cs="Times New Roman"/>
              <w:sz w:val="28"/>
              <w:szCs w:val="28"/>
            </w:rPr>
            <w:delText>и</w:delText>
          </w:r>
        </w:del>
      </w:ins>
      <w:r>
        <w:rPr>
          <w:rFonts w:ascii="Times New Roman" w:hAnsi="Times New Roman" w:cs="Times New Roman"/>
          <w:sz w:val="28"/>
          <w:szCs w:val="28"/>
        </w:rPr>
        <w:t xml:space="preserve"> курсовой </w:t>
      </w:r>
      <w:r w:rsidR="009B20B6">
        <w:rPr>
          <w:rFonts w:ascii="Times New Roman" w:hAnsi="Times New Roman" w:cs="Times New Roman"/>
          <w:sz w:val="28"/>
          <w:szCs w:val="28"/>
        </w:rPr>
        <w:t xml:space="preserve">работы: </w:t>
      </w:r>
    </w:p>
    <w:p w14:paraId="62DD5EA5" w14:textId="77777777" w:rsidR="0002473B" w:rsidRPr="00A23370" w:rsidRDefault="0002473B" w:rsidP="00A23370">
      <w:pPr>
        <w:pStyle w:val="ad"/>
        <w:numPr>
          <w:ilvl w:val="0"/>
          <w:numId w:val="17"/>
        </w:numPr>
        <w:spacing w:line="360" w:lineRule="auto"/>
        <w:rPr>
          <w:sz w:val="28"/>
          <w:szCs w:val="28"/>
          <w:rPrChange w:id="41" w:author="Валентин" w:date="2019-01-15T17:25:00Z">
            <w:rPr/>
          </w:rPrChange>
        </w:rPr>
        <w:pPrChange w:id="42" w:author="Валентин" w:date="2019-01-15T17:25:00Z">
          <w:pPr>
            <w:spacing w:after="0" w:line="360" w:lineRule="auto"/>
            <w:jc w:val="both"/>
          </w:pPr>
        </w:pPrChange>
      </w:pPr>
      <w:r w:rsidRPr="00A23370">
        <w:rPr>
          <w:sz w:val="28"/>
          <w:szCs w:val="28"/>
          <w:rPrChange w:id="43" w:author="Валентин" w:date="2019-01-15T17:25:00Z">
            <w:rPr/>
          </w:rPrChange>
        </w:rPr>
        <w:t>Анализ литературы</w:t>
      </w:r>
      <w:ins w:id="44" w:author="Виктория" w:date="2019-01-14T11:36:00Z">
        <w:r w:rsidR="00F20C51" w:rsidRPr="00A23370">
          <w:rPr>
            <w:sz w:val="28"/>
            <w:szCs w:val="28"/>
            <w:rPrChange w:id="45" w:author="Валентин" w:date="2019-01-15T17:25:00Z">
              <w:rPr/>
            </w:rPrChange>
          </w:rPr>
          <w:t>, посвященной предметной</w:t>
        </w:r>
      </w:ins>
      <w:r w:rsidRPr="00A23370">
        <w:rPr>
          <w:sz w:val="28"/>
          <w:szCs w:val="28"/>
          <w:rPrChange w:id="46" w:author="Валентин" w:date="2019-01-15T17:25:00Z">
            <w:rPr/>
          </w:rPrChange>
        </w:rPr>
        <w:t xml:space="preserve"> </w:t>
      </w:r>
      <w:del w:id="47" w:author="Виктория" w:date="2019-01-14T11:36:00Z">
        <w:r w:rsidRPr="00A23370" w:rsidDel="00F20C51">
          <w:rPr>
            <w:sz w:val="28"/>
            <w:szCs w:val="28"/>
            <w:rPrChange w:id="48" w:author="Валентин" w:date="2019-01-15T17:25:00Z">
              <w:rPr/>
            </w:rPrChange>
          </w:rPr>
          <w:delText>прикладной</w:delText>
        </w:r>
      </w:del>
      <w:r w:rsidRPr="00A23370">
        <w:rPr>
          <w:sz w:val="28"/>
          <w:szCs w:val="28"/>
          <w:rPrChange w:id="49" w:author="Валентин" w:date="2019-01-15T17:25:00Z">
            <w:rPr/>
          </w:rPrChange>
        </w:rPr>
        <w:t xml:space="preserve"> области</w:t>
      </w:r>
      <w:ins w:id="50" w:author="Виктория" w:date="2019-01-14T11:35:00Z">
        <w:r w:rsidR="00F20C51" w:rsidRPr="00A23370">
          <w:rPr>
            <w:sz w:val="28"/>
            <w:szCs w:val="28"/>
            <w:rPrChange w:id="51" w:author="Валентин" w:date="2019-01-15T17:25:00Z">
              <w:rPr/>
            </w:rPrChange>
          </w:rPr>
          <w:t>.</w:t>
        </w:r>
      </w:ins>
    </w:p>
    <w:p w14:paraId="6184C492" w14:textId="77777777" w:rsidR="0002473B" w:rsidRPr="00A23370" w:rsidRDefault="0002473B" w:rsidP="00A23370">
      <w:pPr>
        <w:pStyle w:val="ad"/>
        <w:numPr>
          <w:ilvl w:val="0"/>
          <w:numId w:val="17"/>
        </w:numPr>
        <w:spacing w:line="360" w:lineRule="auto"/>
        <w:rPr>
          <w:sz w:val="28"/>
          <w:szCs w:val="28"/>
          <w:rPrChange w:id="52" w:author="Валентин" w:date="2019-01-15T17:25:00Z">
            <w:rPr/>
          </w:rPrChange>
        </w:rPr>
        <w:pPrChange w:id="53" w:author="Валентин" w:date="2019-01-15T17:25:00Z">
          <w:pPr>
            <w:spacing w:after="0" w:line="360" w:lineRule="auto"/>
            <w:jc w:val="both"/>
          </w:pPr>
        </w:pPrChange>
      </w:pPr>
      <w:r w:rsidRPr="00A23370">
        <w:rPr>
          <w:sz w:val="28"/>
          <w:szCs w:val="28"/>
          <w:rPrChange w:id="54" w:author="Валентин" w:date="2019-01-15T17:25:00Z">
            <w:rPr/>
          </w:rPrChange>
        </w:rPr>
        <w:t>Выбор программных средств разработки</w:t>
      </w:r>
      <w:ins w:id="55" w:author="Виктория" w:date="2019-01-14T11:35:00Z">
        <w:r w:rsidR="00F20C51" w:rsidRPr="00A23370">
          <w:rPr>
            <w:sz w:val="28"/>
            <w:szCs w:val="28"/>
            <w:rPrChange w:id="56" w:author="Валентин" w:date="2019-01-15T17:25:00Z">
              <w:rPr/>
            </w:rPrChange>
          </w:rPr>
          <w:t>.</w:t>
        </w:r>
      </w:ins>
    </w:p>
    <w:p w14:paraId="3D75F82B" w14:textId="77777777" w:rsidR="0002473B" w:rsidRPr="00A23370" w:rsidRDefault="0002473B" w:rsidP="00A23370">
      <w:pPr>
        <w:pStyle w:val="ad"/>
        <w:numPr>
          <w:ilvl w:val="0"/>
          <w:numId w:val="17"/>
        </w:numPr>
        <w:spacing w:line="360" w:lineRule="auto"/>
        <w:rPr>
          <w:sz w:val="28"/>
          <w:szCs w:val="28"/>
          <w:rPrChange w:id="57" w:author="Валентин" w:date="2019-01-15T17:25:00Z">
            <w:rPr/>
          </w:rPrChange>
        </w:rPr>
        <w:pPrChange w:id="58" w:author="Валентин" w:date="2019-01-15T17:25:00Z">
          <w:pPr>
            <w:spacing w:after="0" w:line="360" w:lineRule="auto"/>
            <w:jc w:val="both"/>
          </w:pPr>
        </w:pPrChange>
      </w:pPr>
      <w:r w:rsidRPr="00A23370">
        <w:rPr>
          <w:sz w:val="28"/>
          <w:szCs w:val="28"/>
          <w:rPrChange w:id="59" w:author="Валентин" w:date="2019-01-15T17:25:00Z">
            <w:rPr/>
          </w:rPrChange>
        </w:rPr>
        <w:t>Изучение методов взаимодействия с социальными сетями</w:t>
      </w:r>
      <w:ins w:id="60" w:author="Виктория" w:date="2019-01-14T11:36:00Z">
        <w:r w:rsidR="00F20C51" w:rsidRPr="00A23370">
          <w:rPr>
            <w:sz w:val="28"/>
            <w:szCs w:val="28"/>
            <w:rPrChange w:id="61" w:author="Валентин" w:date="2019-01-15T17:25:00Z">
              <w:rPr/>
            </w:rPrChange>
          </w:rPr>
          <w:t>.</w:t>
        </w:r>
      </w:ins>
    </w:p>
    <w:p w14:paraId="71BE6F5F" w14:textId="77777777" w:rsidR="0002473B" w:rsidRPr="00A23370" w:rsidRDefault="0002473B" w:rsidP="00A23370">
      <w:pPr>
        <w:pStyle w:val="ad"/>
        <w:numPr>
          <w:ilvl w:val="0"/>
          <w:numId w:val="17"/>
        </w:numPr>
        <w:spacing w:line="360" w:lineRule="auto"/>
        <w:rPr>
          <w:sz w:val="28"/>
          <w:szCs w:val="28"/>
          <w:rPrChange w:id="62" w:author="Валентин" w:date="2019-01-15T17:25:00Z">
            <w:rPr/>
          </w:rPrChange>
        </w:rPr>
        <w:pPrChange w:id="63" w:author="Валентин" w:date="2019-01-15T17:25:00Z">
          <w:pPr>
            <w:spacing w:after="0" w:line="360" w:lineRule="auto"/>
            <w:jc w:val="both"/>
          </w:pPr>
        </w:pPrChange>
      </w:pPr>
      <w:r w:rsidRPr="00A23370">
        <w:rPr>
          <w:sz w:val="28"/>
          <w:szCs w:val="28"/>
          <w:rPrChange w:id="64" w:author="Валентин" w:date="2019-01-15T17:25:00Z">
            <w:rPr/>
          </w:rPrChange>
        </w:rPr>
        <w:t>Разработка интерфейса приложения</w:t>
      </w:r>
      <w:ins w:id="65" w:author="Виктория" w:date="2019-01-14T11:36:00Z">
        <w:r w:rsidR="00F20C51" w:rsidRPr="00A23370">
          <w:rPr>
            <w:sz w:val="28"/>
            <w:szCs w:val="28"/>
            <w:rPrChange w:id="66" w:author="Валентин" w:date="2019-01-15T17:25:00Z">
              <w:rPr/>
            </w:rPrChange>
          </w:rPr>
          <w:t>.</w:t>
        </w:r>
      </w:ins>
    </w:p>
    <w:p w14:paraId="13400416" w14:textId="77777777" w:rsidR="00B96EB0" w:rsidRPr="00A23370" w:rsidRDefault="006F5EB8" w:rsidP="00A23370">
      <w:pPr>
        <w:pStyle w:val="ad"/>
        <w:numPr>
          <w:ilvl w:val="0"/>
          <w:numId w:val="17"/>
        </w:numPr>
        <w:spacing w:line="360" w:lineRule="auto"/>
        <w:rPr>
          <w:ins w:id="67" w:author="Валентин" w:date="2019-01-14T15:33:00Z"/>
          <w:sz w:val="28"/>
          <w:szCs w:val="28"/>
          <w:rPrChange w:id="68" w:author="Валентин" w:date="2019-01-15T17:25:00Z">
            <w:rPr>
              <w:ins w:id="69" w:author="Валентин" w:date="2019-01-14T15:33:00Z"/>
              <w:sz w:val="28"/>
              <w:szCs w:val="28"/>
            </w:rPr>
          </w:rPrChange>
        </w:rPr>
        <w:pPrChange w:id="70" w:author="Валентин" w:date="2019-01-15T17:25:00Z">
          <w:pPr>
            <w:spacing w:after="0" w:line="360" w:lineRule="auto"/>
            <w:jc w:val="both"/>
          </w:pPr>
        </w:pPrChange>
      </w:pPr>
      <w:del w:id="71" w:author="Виктория" w:date="2019-01-14T11:36:00Z">
        <w:r w:rsidRPr="00A23370" w:rsidDel="00F20C51">
          <w:rPr>
            <w:sz w:val="28"/>
            <w:szCs w:val="28"/>
            <w:rPrChange w:id="72" w:author="Валентин" w:date="2019-01-15T17:25:00Z">
              <w:rPr/>
            </w:rPrChange>
          </w:rPr>
          <w:delText>Р</w:delText>
        </w:r>
        <w:r w:rsidR="00CA33A9" w:rsidRPr="00A23370" w:rsidDel="00F20C51">
          <w:rPr>
            <w:sz w:val="28"/>
            <w:szCs w:val="28"/>
            <w:rPrChange w:id="73" w:author="Валентин" w:date="2019-01-15T17:25:00Z">
              <w:rPr/>
            </w:rPrChange>
          </w:rPr>
          <w:delText xml:space="preserve">азработать </w:delText>
        </w:r>
      </w:del>
      <w:ins w:id="74" w:author="Виктория" w:date="2019-01-14T11:36:00Z">
        <w:r w:rsidR="00F20C51" w:rsidRPr="00A23370">
          <w:rPr>
            <w:sz w:val="28"/>
            <w:szCs w:val="28"/>
            <w:rPrChange w:id="75" w:author="Валентин" w:date="2019-01-15T17:25:00Z">
              <w:rPr>
                <w:sz w:val="28"/>
                <w:szCs w:val="28"/>
              </w:rPr>
            </w:rPrChange>
          </w:rPr>
          <w:t xml:space="preserve">Создание </w:t>
        </w:r>
      </w:ins>
      <w:r w:rsidR="00CA33A9" w:rsidRPr="00A23370">
        <w:rPr>
          <w:sz w:val="28"/>
          <w:szCs w:val="28"/>
          <w:rPrChange w:id="76" w:author="Валентин" w:date="2019-01-15T17:25:00Z">
            <w:rPr/>
          </w:rPrChange>
        </w:rPr>
        <w:t>программно</w:t>
      </w:r>
      <w:del w:id="77" w:author="Виктория" w:date="2019-01-14T11:36:00Z">
        <w:r w:rsidR="00CA33A9" w:rsidRPr="00A23370" w:rsidDel="00F20C51">
          <w:rPr>
            <w:sz w:val="28"/>
            <w:szCs w:val="28"/>
            <w:rPrChange w:id="78" w:author="Валентин" w:date="2019-01-15T17:25:00Z">
              <w:rPr/>
            </w:rPrChange>
          </w:rPr>
          <w:delText>е</w:delText>
        </w:r>
      </w:del>
      <w:ins w:id="79" w:author="Виктория" w:date="2019-01-14T11:36:00Z">
        <w:r w:rsidR="00F20C51" w:rsidRPr="00A23370">
          <w:rPr>
            <w:sz w:val="28"/>
            <w:szCs w:val="28"/>
            <w:rPrChange w:id="80" w:author="Валентин" w:date="2019-01-15T17:25:00Z">
              <w:rPr>
                <w:sz w:val="28"/>
                <w:szCs w:val="28"/>
              </w:rPr>
            </w:rPrChange>
          </w:rPr>
          <w:t>го</w:t>
        </w:r>
      </w:ins>
      <w:r w:rsidR="00CA33A9" w:rsidRPr="00A23370">
        <w:rPr>
          <w:sz w:val="28"/>
          <w:szCs w:val="28"/>
          <w:rPrChange w:id="81" w:author="Валентин" w:date="2019-01-15T17:25:00Z">
            <w:rPr/>
          </w:rPrChange>
        </w:rPr>
        <w:t xml:space="preserve"> обеспечени</w:t>
      </w:r>
      <w:ins w:id="82" w:author="Виктория" w:date="2019-01-14T11:36:00Z">
        <w:r w:rsidR="00F20C51" w:rsidRPr="00A23370">
          <w:rPr>
            <w:sz w:val="28"/>
            <w:szCs w:val="28"/>
            <w:rPrChange w:id="83" w:author="Валентин" w:date="2019-01-15T17:25:00Z">
              <w:rPr>
                <w:sz w:val="28"/>
                <w:szCs w:val="28"/>
              </w:rPr>
            </w:rPrChange>
          </w:rPr>
          <w:t>я</w:t>
        </w:r>
      </w:ins>
    </w:p>
    <w:p w14:paraId="31C382FA" w14:textId="64FB2ED1" w:rsidR="009B20B6" w:rsidRPr="00F20C51" w:rsidDel="00F20C51" w:rsidRDefault="00CA33A9">
      <w:pPr>
        <w:pStyle w:val="ad"/>
        <w:numPr>
          <w:ilvl w:val="0"/>
          <w:numId w:val="14"/>
        </w:numPr>
        <w:spacing w:line="360" w:lineRule="auto"/>
        <w:rPr>
          <w:del w:id="84" w:author="Виктория" w:date="2019-01-14T11:36:00Z"/>
          <w:sz w:val="28"/>
          <w:szCs w:val="28"/>
          <w:rPrChange w:id="85" w:author="Виктория" w:date="2019-01-14T11:35:00Z">
            <w:rPr>
              <w:del w:id="86" w:author="Виктория" w:date="2019-01-14T11:36:00Z"/>
            </w:rPr>
          </w:rPrChange>
        </w:rPr>
        <w:pPrChange w:id="87" w:author="Виктория" w:date="2019-01-14T11:35:00Z">
          <w:pPr>
            <w:spacing w:after="0" w:line="360" w:lineRule="auto"/>
            <w:jc w:val="both"/>
          </w:pPr>
        </w:pPrChange>
      </w:pPr>
      <w:del w:id="88" w:author="Виктория" w:date="2019-01-14T11:36:00Z">
        <w:r w:rsidRPr="00F20C51" w:rsidDel="00F20C51">
          <w:rPr>
            <w:sz w:val="28"/>
            <w:szCs w:val="28"/>
            <w:rPrChange w:id="89" w:author="Виктория" w:date="2019-01-14T11:35:00Z">
              <w:rPr/>
            </w:rPrChange>
          </w:rPr>
          <w:lastRenderedPageBreak/>
          <w:delText xml:space="preserve">е, </w:delText>
        </w:r>
        <w:r w:rsidR="003D563E" w:rsidRPr="00F20C51" w:rsidDel="00F20C51">
          <w:rPr>
            <w:sz w:val="28"/>
            <w:szCs w:val="28"/>
            <w:rPrChange w:id="90" w:author="Виктория" w:date="2019-01-14T11:35:00Z">
              <w:rPr/>
            </w:rPrChange>
          </w:rPr>
          <w:delText>исследовать новую область знаний и практики.</w:delText>
        </w:r>
      </w:del>
    </w:p>
    <w:p w14:paraId="34848737" w14:textId="77777777" w:rsidR="007807A5" w:rsidRPr="00F20C51" w:rsidRDefault="00A93454">
      <w:pPr>
        <w:spacing w:after="0" w:line="360" w:lineRule="auto"/>
        <w:ind w:firstLine="708"/>
        <w:jc w:val="both"/>
        <w:rPr>
          <w:rFonts w:ascii="Times New Roman" w:hAnsi="Times New Roman" w:cs="Times New Roman"/>
          <w:sz w:val="28"/>
          <w:szCs w:val="28"/>
        </w:rPr>
        <w:pPrChange w:id="91" w:author="Виктория" w:date="2019-01-14T11:37:00Z">
          <w:pPr>
            <w:spacing w:after="0" w:line="360" w:lineRule="auto"/>
            <w:jc w:val="both"/>
          </w:pPr>
        </w:pPrChange>
      </w:pPr>
      <w:r w:rsidRPr="00F20C51">
        <w:rPr>
          <w:rFonts w:ascii="Times New Roman" w:hAnsi="Times New Roman" w:cs="Times New Roman"/>
          <w:sz w:val="28"/>
          <w:szCs w:val="28"/>
          <w:rPrChange w:id="92" w:author="Виктория" w:date="2019-01-14T11:37:00Z">
            <w:rPr/>
          </w:rPrChange>
        </w:rPr>
        <w:t>Работа состоит из</w:t>
      </w:r>
      <w:del w:id="93" w:author="Виктория" w:date="2019-01-14T11:37:00Z">
        <w:r w:rsidRPr="00F20C51" w:rsidDel="00F20C51">
          <w:rPr>
            <w:rFonts w:ascii="Times New Roman" w:hAnsi="Times New Roman" w:cs="Times New Roman"/>
            <w:sz w:val="28"/>
            <w:szCs w:val="28"/>
            <w:rPrChange w:id="94" w:author="Виктория" w:date="2019-01-14T11:37:00Z">
              <w:rPr/>
            </w:rPrChange>
          </w:rPr>
          <w:delText>:</w:delText>
        </w:r>
      </w:del>
      <w:r w:rsidRPr="00F20C51">
        <w:rPr>
          <w:rFonts w:ascii="Times New Roman" w:hAnsi="Times New Roman" w:cs="Times New Roman"/>
          <w:sz w:val="28"/>
          <w:szCs w:val="28"/>
          <w:rPrChange w:id="95" w:author="Виктория" w:date="2019-01-14T11:37:00Z">
            <w:rPr/>
          </w:rPrChange>
        </w:rPr>
        <w:t xml:space="preserve"> </w:t>
      </w:r>
      <w:ins w:id="96" w:author="Виктория" w:date="2019-01-14T11:37:00Z">
        <w:r w:rsidR="00F20C51">
          <w:rPr>
            <w:rFonts w:ascii="Times New Roman" w:hAnsi="Times New Roman" w:cs="Times New Roman"/>
            <w:sz w:val="28"/>
            <w:szCs w:val="28"/>
          </w:rPr>
          <w:t>в</w:t>
        </w:r>
      </w:ins>
      <w:del w:id="97" w:author="Виктория" w:date="2019-01-14T11:37:00Z">
        <w:r w:rsidRPr="00F20C51" w:rsidDel="00F20C51">
          <w:rPr>
            <w:rFonts w:ascii="Times New Roman" w:hAnsi="Times New Roman" w:cs="Times New Roman"/>
            <w:sz w:val="28"/>
            <w:szCs w:val="28"/>
            <w:rPrChange w:id="98" w:author="Виктория" w:date="2019-01-14T11:37:00Z">
              <w:rPr/>
            </w:rPrChange>
          </w:rPr>
          <w:delText>В</w:delText>
        </w:r>
      </w:del>
      <w:r w:rsidRPr="00F20C51">
        <w:rPr>
          <w:rFonts w:ascii="Times New Roman" w:hAnsi="Times New Roman" w:cs="Times New Roman"/>
          <w:sz w:val="28"/>
          <w:szCs w:val="28"/>
          <w:rPrChange w:id="99" w:author="Виктория" w:date="2019-01-14T11:37:00Z">
            <w:rPr/>
          </w:rPrChange>
        </w:rPr>
        <w:t xml:space="preserve">ведения, </w:t>
      </w:r>
      <w:r w:rsidR="009B20B6" w:rsidRPr="00F20C51">
        <w:rPr>
          <w:rFonts w:ascii="Times New Roman" w:hAnsi="Times New Roman" w:cs="Times New Roman"/>
          <w:sz w:val="28"/>
          <w:szCs w:val="28"/>
          <w:rPrChange w:id="100" w:author="Виктория" w:date="2019-01-14T11:37:00Z">
            <w:rPr/>
          </w:rPrChange>
        </w:rPr>
        <w:t>двух глав, з</w:t>
      </w:r>
      <w:r w:rsidRPr="00F20C51">
        <w:rPr>
          <w:rFonts w:ascii="Times New Roman" w:hAnsi="Times New Roman" w:cs="Times New Roman"/>
          <w:sz w:val="28"/>
          <w:szCs w:val="28"/>
          <w:rPrChange w:id="101" w:author="Виктория" w:date="2019-01-14T11:37:00Z">
            <w:rPr/>
          </w:rPrChange>
        </w:rPr>
        <w:t>аключения</w:t>
      </w:r>
      <w:ins w:id="102" w:author="Виктория" w:date="2019-01-14T11:37:00Z">
        <w:r w:rsidR="00F20C51">
          <w:rPr>
            <w:rFonts w:ascii="Times New Roman" w:hAnsi="Times New Roman" w:cs="Times New Roman"/>
            <w:sz w:val="28"/>
            <w:szCs w:val="28"/>
          </w:rPr>
          <w:t>,</w:t>
        </w:r>
      </w:ins>
      <w:del w:id="103" w:author="Виктория" w:date="2019-01-14T11:37:00Z">
        <w:r w:rsidRPr="00F20C51" w:rsidDel="00F20C51">
          <w:rPr>
            <w:rFonts w:ascii="Times New Roman" w:hAnsi="Times New Roman" w:cs="Times New Roman"/>
            <w:sz w:val="28"/>
            <w:szCs w:val="28"/>
            <w:rPrChange w:id="104" w:author="Виктория" w:date="2019-01-14T11:37:00Z">
              <w:rPr/>
            </w:rPrChange>
          </w:rPr>
          <w:delText xml:space="preserve"> и</w:delText>
        </w:r>
      </w:del>
      <w:r w:rsidRPr="00F20C51">
        <w:rPr>
          <w:rFonts w:ascii="Times New Roman" w:hAnsi="Times New Roman" w:cs="Times New Roman"/>
          <w:sz w:val="28"/>
          <w:szCs w:val="28"/>
          <w:rPrChange w:id="105" w:author="Виктория" w:date="2019-01-14T11:37:00Z">
            <w:rPr/>
          </w:rPrChange>
        </w:rPr>
        <w:t xml:space="preserve"> </w:t>
      </w:r>
      <w:r w:rsidR="009B20B6" w:rsidRPr="00F20C51">
        <w:rPr>
          <w:rFonts w:ascii="Times New Roman" w:hAnsi="Times New Roman" w:cs="Times New Roman"/>
          <w:sz w:val="28"/>
          <w:szCs w:val="28"/>
          <w:rPrChange w:id="106" w:author="Виктория" w:date="2019-01-14T11:37:00Z">
            <w:rPr/>
          </w:rPrChange>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B20B6" w:rsidRPr="00F20C51">
        <w:rPr>
          <w:rFonts w:ascii="Times New Roman" w:hAnsi="Times New Roman" w:cs="Times New Roman"/>
          <w:sz w:val="28"/>
          <w:szCs w:val="28"/>
        </w:rPr>
        <w:t xml:space="preserve"> и приложений</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5CB42998" w14:textId="77777777" w:rsidR="00CB6725" w:rsidRPr="007B3AF7" w:rsidRDefault="00CB6725" w:rsidP="00555B9E">
      <w:pPr>
        <w:pStyle w:val="1"/>
        <w:spacing w:before="0" w:line="360" w:lineRule="auto"/>
        <w:jc w:val="center"/>
        <w:rPr>
          <w:rFonts w:ascii="Times New Roman" w:hAnsi="Times New Roman" w:cs="Times New Roman"/>
          <w:color w:val="auto"/>
        </w:rPr>
      </w:pPr>
      <w:bookmarkStart w:id="107" w:name="_Toc534824516"/>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07"/>
    </w:p>
    <w:p w14:paraId="06AC8F94" w14:textId="77777777" w:rsidR="005D3033" w:rsidRPr="003F0F68" w:rsidRDefault="00876D9C" w:rsidP="00555B9E">
      <w:pPr>
        <w:pStyle w:val="1"/>
        <w:spacing w:before="0" w:line="360" w:lineRule="auto"/>
        <w:jc w:val="center"/>
        <w:rPr>
          <w:rFonts w:ascii="Times New Roman" w:hAnsi="Times New Roman" w:cs="Times New Roman"/>
          <w:color w:val="auto"/>
        </w:rPr>
      </w:pPr>
      <w:bookmarkStart w:id="108"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108"/>
    </w:p>
    <w:p w14:paraId="250CCEB3" w14:textId="6D933A41" w:rsidR="00341F87" w:rsidRPr="001B7C73" w:rsidDel="00B92560" w:rsidRDefault="00441339" w:rsidP="00C812B7">
      <w:pPr>
        <w:spacing w:line="360" w:lineRule="auto"/>
        <w:ind w:firstLine="708"/>
        <w:jc w:val="both"/>
        <w:rPr>
          <w:del w:id="109" w:author="Валентин" w:date="2019-01-14T18:54:00Z"/>
          <w:rFonts w:ascii="Times New Roman" w:hAnsi="Times New Roman" w:cs="Times New Roman"/>
          <w:sz w:val="28"/>
          <w:szCs w:val="28"/>
          <w:rPrChange w:id="110" w:author="Валентин" w:date="2019-01-15T12:14:00Z">
            <w:rPr>
              <w:del w:id="111" w:author="Валентин" w:date="2019-01-14T18:54:00Z"/>
              <w:sz w:val="28"/>
              <w:szCs w:val="28"/>
            </w:rPr>
          </w:rPrChange>
        </w:rPr>
      </w:pPr>
      <w:ins w:id="112" w:author="Валентин" w:date="2019-01-14T18:27:00Z">
        <w:r w:rsidRPr="001B7C73">
          <w:rPr>
            <w:rFonts w:ascii="Times New Roman" w:hAnsi="Times New Roman" w:cs="Times New Roman"/>
            <w:sz w:val="28"/>
            <w:szCs w:val="28"/>
            <w:rPrChange w:id="113" w:author="Валентин" w:date="2019-01-15T12:14:00Z">
              <w:rPr>
                <w:sz w:val="28"/>
                <w:szCs w:val="28"/>
              </w:rPr>
            </w:rPrChange>
          </w:rPr>
          <w:t>Сфера разработки</w:t>
        </w:r>
      </w:ins>
      <w:ins w:id="114" w:author="Валентин" w:date="2019-01-14T18:28:00Z">
        <w:r w:rsidRPr="001B7C73">
          <w:rPr>
            <w:rFonts w:ascii="Times New Roman" w:hAnsi="Times New Roman" w:cs="Times New Roman"/>
            <w:sz w:val="28"/>
            <w:szCs w:val="28"/>
            <w:rPrChange w:id="115" w:author="Валентин" w:date="2019-01-15T12:14:00Z">
              <w:rPr>
                <w:sz w:val="28"/>
                <w:szCs w:val="28"/>
              </w:rPr>
            </w:rPrChange>
          </w:rPr>
          <w:t xml:space="preserve"> програм</w:t>
        </w:r>
      </w:ins>
      <w:ins w:id="116" w:author="Валентин" w:date="2019-01-14T18:29:00Z">
        <w:r w:rsidRPr="001B7C73">
          <w:rPr>
            <w:rFonts w:ascii="Times New Roman" w:hAnsi="Times New Roman" w:cs="Times New Roman"/>
            <w:sz w:val="28"/>
            <w:szCs w:val="28"/>
            <w:rPrChange w:id="117" w:author="Валентин" w:date="2019-01-15T12:14:00Z">
              <w:rPr>
                <w:sz w:val="28"/>
                <w:szCs w:val="28"/>
              </w:rPr>
            </w:rPrChange>
          </w:rPr>
          <w:t>м</w:t>
        </w:r>
      </w:ins>
      <w:ins w:id="118" w:author="Валентин" w:date="2019-01-14T18:28:00Z">
        <w:r w:rsidRPr="001B7C73">
          <w:rPr>
            <w:rFonts w:ascii="Times New Roman" w:hAnsi="Times New Roman" w:cs="Times New Roman"/>
            <w:sz w:val="28"/>
            <w:szCs w:val="28"/>
            <w:rPrChange w:id="119" w:author="Валентин" w:date="2019-01-15T12:14:00Z">
              <w:rPr>
                <w:sz w:val="28"/>
                <w:szCs w:val="28"/>
              </w:rPr>
            </w:rPrChange>
          </w:rPr>
          <w:t>ных продуктов для социальных сетей</w:t>
        </w:r>
      </w:ins>
      <w:ins w:id="120" w:author="Валентин" w:date="2019-01-14T18:30:00Z">
        <w:r w:rsidRPr="001B7C73">
          <w:rPr>
            <w:rFonts w:ascii="Times New Roman" w:hAnsi="Times New Roman" w:cs="Times New Roman"/>
            <w:sz w:val="28"/>
            <w:szCs w:val="28"/>
            <w:rPrChange w:id="121" w:author="Валентин" w:date="2019-01-15T12:14:00Z">
              <w:rPr>
                <w:sz w:val="28"/>
                <w:szCs w:val="28"/>
              </w:rPr>
            </w:rPrChange>
          </w:rPr>
          <w:t xml:space="preserve"> активно развивается</w:t>
        </w:r>
      </w:ins>
      <w:ins w:id="122" w:author="Валентин" w:date="2019-01-14T18:44:00Z">
        <w:r w:rsidR="00CC65D4" w:rsidRPr="001B7C73">
          <w:rPr>
            <w:rFonts w:ascii="Times New Roman" w:hAnsi="Times New Roman" w:cs="Times New Roman"/>
            <w:sz w:val="28"/>
            <w:szCs w:val="28"/>
            <w:rPrChange w:id="123" w:author="Валентин" w:date="2019-01-15T12:14:00Z">
              <w:rPr>
                <w:sz w:val="28"/>
                <w:szCs w:val="28"/>
              </w:rPr>
            </w:rPrChange>
          </w:rPr>
          <w:t>. Связано это с расширением аудитории и их потребностей</w:t>
        </w:r>
      </w:ins>
      <w:ins w:id="124" w:author="Валентин" w:date="2019-01-14T18:45:00Z">
        <w:r w:rsidR="00CC65D4" w:rsidRPr="001B7C73">
          <w:rPr>
            <w:rFonts w:ascii="Times New Roman" w:hAnsi="Times New Roman" w:cs="Times New Roman"/>
            <w:sz w:val="28"/>
            <w:szCs w:val="28"/>
            <w:rPrChange w:id="125" w:author="Валентин" w:date="2019-01-15T12:14:00Z">
              <w:rPr>
                <w:sz w:val="28"/>
                <w:szCs w:val="28"/>
              </w:rPr>
            </w:rPrChange>
          </w:rPr>
          <w:t xml:space="preserve"> внутри </w:t>
        </w:r>
      </w:ins>
      <w:ins w:id="126" w:author="Валентин" w:date="2019-01-14T18:48:00Z">
        <w:r w:rsidR="00CB6CE0" w:rsidRPr="001B7C73">
          <w:rPr>
            <w:rFonts w:ascii="Times New Roman" w:hAnsi="Times New Roman" w:cs="Times New Roman"/>
            <w:sz w:val="28"/>
            <w:szCs w:val="28"/>
            <w:rPrChange w:id="127" w:author="Валентин" w:date="2019-01-15T12:14:00Z">
              <w:rPr>
                <w:sz w:val="28"/>
                <w:szCs w:val="28"/>
              </w:rPr>
            </w:rPrChange>
          </w:rPr>
          <w:t xml:space="preserve">социальной. </w:t>
        </w:r>
      </w:ins>
      <w:ins w:id="128" w:author="Валентин" w:date="2019-01-14T18:50:00Z">
        <w:r w:rsidR="00CB6CE0" w:rsidRPr="001B7C73">
          <w:rPr>
            <w:rFonts w:ascii="Times New Roman" w:hAnsi="Times New Roman" w:cs="Times New Roman"/>
            <w:sz w:val="28"/>
            <w:szCs w:val="28"/>
            <w:rPrChange w:id="129" w:author="Валентин" w:date="2019-01-15T12:14:00Z">
              <w:rPr>
                <w:sz w:val="28"/>
                <w:szCs w:val="28"/>
              </w:rPr>
            </w:rPrChange>
          </w:rPr>
          <w:t>Индустрия представляется совокупностью различных крупных компаний и самостоятельных разработчиков, а также технологий и процессов, которые в совокупности своей образуют полный цикл производства приложений, начиная от разработки и заканчивая выпуском готового проекта.</w:t>
        </w:r>
      </w:ins>
      <w:ins w:id="130" w:author="Валентин" w:date="2019-01-14T18:51:00Z">
        <w:r w:rsidR="00CB6CE0" w:rsidRPr="001B7C73">
          <w:rPr>
            <w:rFonts w:ascii="Times New Roman" w:hAnsi="Times New Roman" w:cs="Times New Roman"/>
            <w:sz w:val="28"/>
            <w:szCs w:val="28"/>
            <w:rPrChange w:id="131" w:author="Валентин" w:date="2019-01-15T12:14:00Z">
              <w:rPr>
                <w:sz w:val="28"/>
                <w:szCs w:val="28"/>
              </w:rPr>
            </w:rPrChange>
          </w:rPr>
          <w:t xml:space="preserve"> Основная проблема, с которой, как правило, сталкиваются начинающие разработчики </w:t>
        </w:r>
        <w:r w:rsidR="00B92560" w:rsidRPr="001B7C73">
          <w:rPr>
            <w:rFonts w:ascii="Times New Roman" w:hAnsi="Times New Roman" w:cs="Times New Roman"/>
            <w:sz w:val="28"/>
            <w:szCs w:val="28"/>
            <w:rPrChange w:id="132" w:author="Валентин" w:date="2019-01-15T12:14:00Z">
              <w:rPr>
                <w:sz w:val="28"/>
                <w:szCs w:val="28"/>
              </w:rPr>
            </w:rPrChange>
          </w:rPr>
          <w:t>приложений</w:t>
        </w:r>
      </w:ins>
      <w:ins w:id="133" w:author="Валентин" w:date="2019-01-14T18:52:00Z">
        <w:r w:rsidR="00B92560" w:rsidRPr="001B7C73">
          <w:rPr>
            <w:rFonts w:ascii="Times New Roman" w:hAnsi="Times New Roman" w:cs="Times New Roman"/>
            <w:sz w:val="28"/>
            <w:szCs w:val="28"/>
            <w:rPrChange w:id="134" w:author="Валентин" w:date="2019-01-15T12:14:00Z">
              <w:rPr>
                <w:sz w:val="28"/>
                <w:szCs w:val="28"/>
              </w:rPr>
            </w:rPrChange>
          </w:rPr>
          <w:t xml:space="preserve">, </w:t>
        </w:r>
      </w:ins>
      <w:ins w:id="135" w:author="Валентин" w:date="2019-01-14T18:51:00Z">
        <w:r w:rsidR="00CB6CE0" w:rsidRPr="001B7C73">
          <w:rPr>
            <w:rFonts w:ascii="Times New Roman" w:hAnsi="Times New Roman" w:cs="Times New Roman"/>
            <w:sz w:val="28"/>
            <w:szCs w:val="28"/>
            <w:rPrChange w:id="136" w:author="Валентин" w:date="2019-01-15T12:14:00Z">
              <w:rPr>
                <w:sz w:val="28"/>
                <w:szCs w:val="28"/>
              </w:rPr>
            </w:rPrChange>
          </w:rPr>
          <w:t>это не только нехватка опыта, но и длительный период разработки программы с нуля, тем более если создание происходит в одиночку.</w:t>
        </w:r>
      </w:ins>
      <w:ins w:id="137" w:author="Валентин" w:date="2019-01-14T18:53:00Z">
        <w:r w:rsidR="00B92560" w:rsidRPr="001B7C73">
          <w:rPr>
            <w:rFonts w:ascii="Times New Roman" w:hAnsi="Times New Roman" w:cs="Times New Roman"/>
            <w:sz w:val="28"/>
            <w:szCs w:val="28"/>
            <w:rPrChange w:id="138" w:author="Валентин" w:date="2019-01-15T12:14:00Z">
              <w:rPr>
                <w:sz w:val="28"/>
                <w:szCs w:val="28"/>
              </w:rPr>
            </w:rPrChange>
          </w:rPr>
          <w:t xml:space="preserve"> Разработка приложения </w:t>
        </w:r>
      </w:ins>
      <w:ins w:id="139" w:author="Валентин" w:date="2019-01-15T17:27:00Z">
        <w:r w:rsidR="0033719E">
          <w:rPr>
            <w:rFonts w:ascii="Times New Roman" w:hAnsi="Times New Roman" w:cs="Times New Roman"/>
            <w:sz w:val="28"/>
            <w:szCs w:val="28"/>
          </w:rPr>
          <w:t>–</w:t>
        </w:r>
      </w:ins>
      <w:ins w:id="140" w:author="Валентин" w:date="2019-01-14T18:53:00Z">
        <w:r w:rsidR="00B92560" w:rsidRPr="001B7C73">
          <w:rPr>
            <w:rFonts w:ascii="Times New Roman" w:hAnsi="Times New Roman" w:cs="Times New Roman"/>
            <w:sz w:val="28"/>
            <w:szCs w:val="28"/>
            <w:rPrChange w:id="141" w:author="Валентин" w:date="2019-01-15T12:14:00Z">
              <w:rPr>
                <w:sz w:val="28"/>
                <w:szCs w:val="28"/>
              </w:rPr>
            </w:rPrChange>
          </w:rPr>
          <w:t xml:space="preserve"> это продолжительный и трудоемкий процесс, и необходимы общие знания всех ее этапов: программирование, графическая часть, тестирование на предмет ошибок, выпуск готового продукта и другие стадии в зависимости от задумки разработчика.</w:t>
        </w:r>
      </w:ins>
      <w:ins w:id="142" w:author="Валентин" w:date="2019-01-14T18:54:00Z">
        <w:r w:rsidR="00B92560" w:rsidRPr="001B7C73">
          <w:rPr>
            <w:rFonts w:ascii="Times New Roman" w:hAnsi="Times New Roman" w:cs="Times New Roman"/>
            <w:sz w:val="28"/>
            <w:szCs w:val="28"/>
            <w:rPrChange w:id="143" w:author="Валентин" w:date="2019-01-15T12:14:00Z">
              <w:rPr>
                <w:sz w:val="28"/>
                <w:szCs w:val="28"/>
              </w:rPr>
            </w:rPrChange>
          </w:rPr>
          <w:t xml:space="preserve"> </w:t>
        </w:r>
      </w:ins>
      <w:r w:rsidR="00341F87" w:rsidRPr="001B7C73">
        <w:rPr>
          <w:rFonts w:ascii="Times New Roman" w:hAnsi="Times New Roman" w:cs="Times New Roman"/>
          <w:sz w:val="28"/>
          <w:szCs w:val="28"/>
          <w:rPrChange w:id="144" w:author="Валентин" w:date="2019-01-15T12:14:00Z">
            <w:rPr>
              <w:sz w:val="28"/>
              <w:szCs w:val="28"/>
            </w:rPr>
          </w:rPrChange>
        </w:rPr>
        <w:t>Программный продукт будет использоваться в первую очередь людьми без знаний программирования для автоматизации рутинных действий и сбора</w:t>
      </w:r>
      <w:del w:id="145" w:author="Валентин" w:date="2019-01-15T17:27:00Z">
        <w:r w:rsidR="00522F74" w:rsidRPr="001B7C73" w:rsidDel="0033719E">
          <w:rPr>
            <w:rFonts w:ascii="Times New Roman" w:hAnsi="Times New Roman" w:cs="Times New Roman"/>
            <w:sz w:val="28"/>
            <w:szCs w:val="28"/>
            <w:rPrChange w:id="146" w:author="Валентин" w:date="2019-01-15T12:14:00Z">
              <w:rPr>
                <w:sz w:val="28"/>
                <w:szCs w:val="28"/>
              </w:rPr>
            </w:rPrChange>
          </w:rPr>
          <w:delText>-</w:delText>
        </w:r>
      </w:del>
      <w:ins w:id="147" w:author="Валентин" w:date="2019-01-15T17:27:00Z">
        <w:r w:rsidR="0033719E">
          <w:rPr>
            <w:rFonts w:ascii="Times New Roman" w:hAnsi="Times New Roman" w:cs="Times New Roman"/>
            <w:sz w:val="28"/>
            <w:szCs w:val="28"/>
          </w:rPr>
          <w:t>–</w:t>
        </w:r>
      </w:ins>
      <w:r w:rsidR="00522F74" w:rsidRPr="001B7C73">
        <w:rPr>
          <w:rFonts w:ascii="Times New Roman" w:hAnsi="Times New Roman" w:cs="Times New Roman"/>
          <w:sz w:val="28"/>
          <w:szCs w:val="28"/>
          <w:rPrChange w:id="148" w:author="Валентин" w:date="2019-01-15T12:14:00Z">
            <w:rPr>
              <w:sz w:val="28"/>
              <w:szCs w:val="28"/>
            </w:rPr>
          </w:rPrChange>
        </w:rPr>
        <w:t>получения</w:t>
      </w:r>
      <w:r w:rsidR="00341F87" w:rsidRPr="001B7C73">
        <w:rPr>
          <w:rFonts w:ascii="Times New Roman" w:hAnsi="Times New Roman" w:cs="Times New Roman"/>
          <w:sz w:val="28"/>
          <w:szCs w:val="28"/>
          <w:rPrChange w:id="149" w:author="Валентин" w:date="2019-01-15T12:14:00Z">
            <w:rPr>
              <w:sz w:val="28"/>
              <w:szCs w:val="28"/>
            </w:rPr>
          </w:rPrChange>
        </w:rPr>
        <w:t xml:space="preserve"> информации в социальной сети ВКонтакте</w:t>
      </w:r>
      <w:r w:rsidR="00FF34A3" w:rsidRPr="001B7C73">
        <w:rPr>
          <w:rFonts w:ascii="Times New Roman" w:hAnsi="Times New Roman" w:cs="Times New Roman"/>
          <w:sz w:val="28"/>
          <w:szCs w:val="28"/>
          <w:rPrChange w:id="150" w:author="Валентин" w:date="2019-01-15T12:14:00Z">
            <w:rPr>
              <w:sz w:val="28"/>
              <w:szCs w:val="28"/>
            </w:rPr>
          </w:rPrChange>
        </w:rPr>
        <w:t>(ВК)</w:t>
      </w:r>
      <w:r w:rsidR="00341F87" w:rsidRPr="001B7C73">
        <w:rPr>
          <w:rFonts w:ascii="Times New Roman" w:hAnsi="Times New Roman" w:cs="Times New Roman"/>
          <w:sz w:val="28"/>
          <w:szCs w:val="28"/>
          <w:rPrChange w:id="151" w:author="Валентин" w:date="2019-01-15T12:14:00Z">
            <w:rPr>
              <w:sz w:val="28"/>
              <w:szCs w:val="28"/>
            </w:rPr>
          </w:rPrChange>
        </w:rPr>
        <w:t xml:space="preserve">. </w:t>
      </w:r>
    </w:p>
    <w:p w14:paraId="776269C3" w14:textId="442EB717" w:rsidR="001F2282" w:rsidRPr="001B7C73" w:rsidDel="00B92560" w:rsidRDefault="001F2282" w:rsidP="00F248E9">
      <w:pPr>
        <w:spacing w:line="360" w:lineRule="auto"/>
        <w:ind w:firstLine="708"/>
        <w:jc w:val="both"/>
        <w:rPr>
          <w:del w:id="152" w:author="Валентин" w:date="2019-01-14T18:54:00Z"/>
          <w:rFonts w:ascii="Times New Roman" w:hAnsi="Times New Roman" w:cs="Times New Roman"/>
          <w:sz w:val="28"/>
          <w:szCs w:val="28"/>
          <w:rPrChange w:id="153" w:author="Валентин" w:date="2019-01-15T12:14:00Z">
            <w:rPr>
              <w:del w:id="154" w:author="Валентин" w:date="2019-01-14T18:54:00Z"/>
              <w:sz w:val="28"/>
              <w:szCs w:val="28"/>
            </w:rPr>
          </w:rPrChange>
        </w:rPr>
      </w:pPr>
      <w:r w:rsidRPr="001B7C73">
        <w:rPr>
          <w:rFonts w:ascii="Times New Roman" w:hAnsi="Times New Roman" w:cs="Times New Roman"/>
          <w:sz w:val="28"/>
          <w:szCs w:val="28"/>
          <w:rPrChange w:id="155" w:author="Валентин" w:date="2019-01-15T12:14:00Z">
            <w:rPr>
              <w:sz w:val="28"/>
              <w:szCs w:val="28"/>
            </w:rPr>
          </w:rPrChange>
        </w:rPr>
        <w:t>Приложение будет полезно потому</w:t>
      </w:r>
      <w:del w:id="156" w:author="Валентин" w:date="2019-01-15T17:27:00Z">
        <w:r w:rsidRPr="001B7C73" w:rsidDel="0033719E">
          <w:rPr>
            <w:rFonts w:ascii="Times New Roman" w:hAnsi="Times New Roman" w:cs="Times New Roman"/>
            <w:sz w:val="28"/>
            <w:szCs w:val="28"/>
            <w:rPrChange w:id="157" w:author="Валентин" w:date="2019-01-15T12:14:00Z">
              <w:rPr>
                <w:sz w:val="28"/>
                <w:szCs w:val="28"/>
              </w:rPr>
            </w:rPrChange>
          </w:rPr>
          <w:delText>-</w:delText>
        </w:r>
      </w:del>
      <w:ins w:id="158" w:author="Валентин" w:date="2019-01-15T17:27:00Z">
        <w:r w:rsidR="0033719E">
          <w:rPr>
            <w:rFonts w:ascii="Times New Roman" w:hAnsi="Times New Roman" w:cs="Times New Roman"/>
            <w:sz w:val="28"/>
            <w:szCs w:val="28"/>
          </w:rPr>
          <w:t>–</w:t>
        </w:r>
      </w:ins>
      <w:r w:rsidRPr="001B7C73">
        <w:rPr>
          <w:rFonts w:ascii="Times New Roman" w:hAnsi="Times New Roman" w:cs="Times New Roman"/>
          <w:sz w:val="28"/>
          <w:szCs w:val="28"/>
          <w:rPrChange w:id="159" w:author="Валентин" w:date="2019-01-15T12:14:00Z">
            <w:rPr>
              <w:sz w:val="28"/>
              <w:szCs w:val="28"/>
            </w:rPr>
          </w:rPrChange>
        </w:rPr>
        <w:t xml:space="preserve">что позволяет </w:t>
      </w:r>
      <w:r w:rsidR="00B80B4F" w:rsidRPr="001B7C73">
        <w:rPr>
          <w:rFonts w:ascii="Times New Roman" w:hAnsi="Times New Roman" w:cs="Times New Roman"/>
          <w:sz w:val="28"/>
          <w:szCs w:val="28"/>
          <w:rPrChange w:id="160" w:author="Валентин" w:date="2019-01-15T12:14:00Z">
            <w:rPr>
              <w:sz w:val="28"/>
              <w:szCs w:val="28"/>
            </w:rPr>
          </w:rPrChange>
        </w:rPr>
        <w:t>пользователям</w:t>
      </w:r>
      <w:r w:rsidRPr="001B7C73">
        <w:rPr>
          <w:rFonts w:ascii="Times New Roman" w:hAnsi="Times New Roman" w:cs="Times New Roman"/>
          <w:sz w:val="28"/>
          <w:szCs w:val="28"/>
          <w:rPrChange w:id="161" w:author="Валентин" w:date="2019-01-15T12:14:00Z">
            <w:rPr>
              <w:sz w:val="28"/>
              <w:szCs w:val="28"/>
            </w:rPr>
          </w:rPrChange>
        </w:rPr>
        <w:t xml:space="preserve"> не вникая в внутренности работы социальной сети взаимодействовать с нею в удобном формате</w:t>
      </w:r>
      <w:r w:rsidR="00B80B4F" w:rsidRPr="001B7C73">
        <w:rPr>
          <w:rFonts w:ascii="Times New Roman" w:hAnsi="Times New Roman" w:cs="Times New Roman"/>
          <w:sz w:val="28"/>
          <w:szCs w:val="28"/>
          <w:rPrChange w:id="162" w:author="Валентин" w:date="2019-01-15T12:14:00Z">
            <w:rPr>
              <w:sz w:val="28"/>
              <w:szCs w:val="28"/>
            </w:rPr>
          </w:rPrChange>
        </w:rPr>
        <w:t>.</w:t>
      </w:r>
    </w:p>
    <w:p w14:paraId="15805BA6" w14:textId="78FC6635" w:rsidR="00DD7804" w:rsidRPr="001B7C73" w:rsidDel="00B92560" w:rsidRDefault="00B92560" w:rsidP="00F248E9">
      <w:pPr>
        <w:spacing w:line="360" w:lineRule="auto"/>
        <w:ind w:firstLine="708"/>
        <w:jc w:val="both"/>
        <w:rPr>
          <w:ins w:id="163" w:author="Виктория" w:date="2019-01-14T11:37:00Z"/>
          <w:del w:id="164" w:author="Валентин" w:date="2019-01-14T18:54:00Z"/>
          <w:rFonts w:ascii="Times New Roman" w:hAnsi="Times New Roman" w:cs="Times New Roman"/>
          <w:sz w:val="28"/>
          <w:szCs w:val="28"/>
          <w:rPrChange w:id="165" w:author="Валентин" w:date="2019-01-15T12:14:00Z">
            <w:rPr>
              <w:ins w:id="166" w:author="Виктория" w:date="2019-01-14T11:37:00Z"/>
              <w:del w:id="167" w:author="Валентин" w:date="2019-01-14T18:54:00Z"/>
              <w:sz w:val="28"/>
              <w:szCs w:val="28"/>
            </w:rPr>
          </w:rPrChange>
        </w:rPr>
      </w:pPr>
      <w:ins w:id="168" w:author="Валентин" w:date="2019-01-14T18:54:00Z">
        <w:r w:rsidRPr="001B7C73">
          <w:rPr>
            <w:rFonts w:ascii="Times New Roman" w:hAnsi="Times New Roman" w:cs="Times New Roman"/>
            <w:sz w:val="28"/>
            <w:szCs w:val="28"/>
            <w:rPrChange w:id="169" w:author="Валентин" w:date="2019-01-15T12:14:00Z">
              <w:rPr>
                <w:sz w:val="28"/>
                <w:szCs w:val="28"/>
              </w:rPr>
            </w:rPrChange>
          </w:rPr>
          <w:t xml:space="preserve"> </w:t>
        </w:r>
      </w:ins>
      <w:r w:rsidR="00292204" w:rsidRPr="001B7C73">
        <w:rPr>
          <w:rFonts w:ascii="Times New Roman" w:hAnsi="Times New Roman" w:cs="Times New Roman"/>
          <w:sz w:val="28"/>
          <w:szCs w:val="28"/>
          <w:rPrChange w:id="170" w:author="Валентин" w:date="2019-01-15T12:14:00Z">
            <w:rPr>
              <w:sz w:val="28"/>
              <w:szCs w:val="28"/>
            </w:rPr>
          </w:rPrChange>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14:paraId="7848A1E1" w14:textId="05E9FB57" w:rsidR="00F20C51" w:rsidRPr="001B7C73" w:rsidRDefault="00F20C51" w:rsidP="003E2F1C">
      <w:pPr>
        <w:spacing w:line="360" w:lineRule="auto"/>
        <w:ind w:firstLine="708"/>
        <w:jc w:val="both"/>
        <w:rPr>
          <w:rFonts w:ascii="Times New Roman" w:hAnsi="Times New Roman" w:cs="Times New Roman"/>
          <w:sz w:val="28"/>
          <w:szCs w:val="28"/>
          <w:rPrChange w:id="171" w:author="Валентин" w:date="2019-01-15T12:14:00Z">
            <w:rPr>
              <w:sz w:val="28"/>
              <w:szCs w:val="28"/>
            </w:rPr>
          </w:rPrChange>
        </w:rPr>
      </w:pPr>
      <w:ins w:id="172" w:author="Виктория" w:date="2019-01-14T11:37:00Z">
        <w:del w:id="173" w:author="Валентин" w:date="2019-01-14T18:54:00Z">
          <w:r w:rsidRPr="001B7C73" w:rsidDel="00B92560">
            <w:rPr>
              <w:rFonts w:ascii="Times New Roman" w:hAnsi="Times New Roman" w:cs="Times New Roman"/>
              <w:sz w:val="28"/>
              <w:szCs w:val="28"/>
              <w:rPrChange w:id="174" w:author="Валентин" w:date="2019-01-15T12:14:00Z">
                <w:rPr>
                  <w:sz w:val="28"/>
                  <w:szCs w:val="28"/>
                </w:rPr>
              </w:rPrChange>
            </w:rPr>
            <w:delText>Дополнить до целой страницы, отформатировать</w:delText>
          </w:r>
        </w:del>
      </w:ins>
    </w:p>
    <w:p w14:paraId="157725E2" w14:textId="77777777"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77777777" w:rsidR="00586DA5" w:rsidRDefault="0005558F" w:rsidP="00555B9E">
      <w:pPr>
        <w:pStyle w:val="1"/>
        <w:spacing w:before="0" w:line="360" w:lineRule="auto"/>
        <w:jc w:val="center"/>
        <w:rPr>
          <w:rFonts w:ascii="Times New Roman" w:hAnsi="Times New Roman" w:cs="Times New Roman"/>
          <w:color w:val="auto"/>
        </w:rPr>
      </w:pPr>
      <w:bookmarkStart w:id="175"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 xml:space="preserve">Установление требований к </w:t>
      </w:r>
      <w:commentRangeStart w:id="176"/>
      <w:r w:rsidR="00586DA5" w:rsidRPr="003F0F68">
        <w:rPr>
          <w:rFonts w:ascii="Times New Roman" w:hAnsi="Times New Roman" w:cs="Times New Roman"/>
          <w:color w:val="auto"/>
        </w:rPr>
        <w:t>разрабатываемой</w:t>
      </w:r>
      <w:commentRangeEnd w:id="176"/>
      <w:r w:rsidR="00F20C51">
        <w:rPr>
          <w:rStyle w:val="af3"/>
          <w:rFonts w:asciiTheme="minorHAnsi" w:eastAsiaTheme="minorEastAsia" w:hAnsiTheme="minorHAnsi" w:cstheme="minorBidi"/>
          <w:b w:val="0"/>
          <w:bCs w:val="0"/>
          <w:color w:val="auto"/>
        </w:rPr>
        <w:commentReference w:id="176"/>
      </w:r>
      <w:r w:rsidR="00586DA5" w:rsidRPr="003F0F68">
        <w:rPr>
          <w:rFonts w:ascii="Times New Roman" w:hAnsi="Times New Roman" w:cs="Times New Roman"/>
          <w:color w:val="auto"/>
        </w:rPr>
        <w:t xml:space="preserve"> системе</w:t>
      </w:r>
      <w:bookmarkEnd w:id="175"/>
    </w:p>
    <w:p w14:paraId="520EA6D0" w14:textId="77777777" w:rsidR="00441089" w:rsidDel="00F20C51" w:rsidRDefault="00544A56" w:rsidP="00CC65D4">
      <w:pPr>
        <w:spacing w:line="360" w:lineRule="auto"/>
        <w:ind w:firstLine="708"/>
        <w:jc w:val="both"/>
        <w:rPr>
          <w:del w:id="177" w:author="Виктория" w:date="2019-01-14T11:37:00Z"/>
          <w:rFonts w:ascii="Times New Roman" w:hAnsi="Times New Roman" w:cs="Times New Roman"/>
          <w:sz w:val="28"/>
          <w:szCs w:val="28"/>
        </w:rPr>
      </w:pPr>
      <w:del w:id="178" w:author="Виктория" w:date="2019-01-14T11:37:00Z">
        <w:r w:rsidRPr="00544A56" w:rsidDel="00F20C51">
          <w:rPr>
            <w:rFonts w:ascii="Times New Roman" w:hAnsi="Times New Roman" w:cs="Times New Roman"/>
            <w:sz w:val="28"/>
            <w:szCs w:val="28"/>
          </w:rPr>
          <w:delText xml:space="preserve">Для создания веб приложения был выбран язык </w:delText>
        </w:r>
        <w:r w:rsidRPr="00544A56" w:rsidDel="00F20C51">
          <w:rPr>
            <w:rFonts w:ascii="Times New Roman" w:hAnsi="Times New Roman" w:cs="Times New Roman"/>
            <w:sz w:val="28"/>
            <w:szCs w:val="28"/>
            <w:lang w:val="en-US"/>
          </w:rPr>
          <w:delText>php</w:delText>
        </w:r>
        <w:r w:rsidRPr="00544A56" w:rsidDel="00F20C51">
          <w:rPr>
            <w:rFonts w:ascii="Times New Roman" w:hAnsi="Times New Roman" w:cs="Times New Roman"/>
            <w:sz w:val="28"/>
            <w:szCs w:val="28"/>
          </w:rPr>
          <w:delText>. Он позволит создать приложение для</w:delText>
        </w:r>
        <w:r w:rsidR="00441089" w:rsidDel="00F20C51">
          <w:rPr>
            <w:rFonts w:ascii="Times New Roman" w:hAnsi="Times New Roman" w:cs="Times New Roman"/>
            <w:sz w:val="28"/>
            <w:szCs w:val="28"/>
          </w:rPr>
          <w:delText xml:space="preserve"> </w:delText>
        </w:r>
        <w:r w:rsidRPr="00544A56" w:rsidDel="00F20C51">
          <w:rPr>
            <w:rFonts w:ascii="Times New Roman" w:hAnsi="Times New Roman" w:cs="Times New Roman"/>
            <w:sz w:val="28"/>
            <w:szCs w:val="28"/>
          </w:rPr>
          <w:delText xml:space="preserve">ПК через </w:delText>
        </w:r>
        <w:r w:rsidRPr="00544A56" w:rsidDel="00F20C51">
          <w:rPr>
            <w:rFonts w:ascii="Times New Roman" w:hAnsi="Times New Roman" w:cs="Times New Roman"/>
            <w:sz w:val="28"/>
            <w:szCs w:val="28"/>
            <w:lang w:val="en-US"/>
          </w:rPr>
          <w:delText>DevelStudio</w:delText>
        </w:r>
        <w:r w:rsidRPr="00544A56" w:rsidDel="00F20C51">
          <w:rPr>
            <w:rFonts w:ascii="Times New Roman" w:hAnsi="Times New Roman" w:cs="Times New Roman"/>
            <w:sz w:val="28"/>
            <w:szCs w:val="28"/>
          </w:rPr>
          <w:delText>. Так в дальнейшем можно будет с небольшими изменениями использовать наработки в серверной части.</w:delText>
        </w:r>
        <w:r w:rsidR="00441089" w:rsidDel="00F20C51">
          <w:rPr>
            <w:rFonts w:ascii="Times New Roman" w:hAnsi="Times New Roman" w:cs="Times New Roman"/>
            <w:sz w:val="28"/>
            <w:szCs w:val="28"/>
          </w:rPr>
          <w:delText xml:space="preserve"> </w:delText>
        </w:r>
      </w:del>
    </w:p>
    <w:p w14:paraId="17226756" w14:textId="57AFD445" w:rsidR="00544A56" w:rsidDel="00CC65D4" w:rsidRDefault="000A3A87" w:rsidP="00CB6CE0">
      <w:pPr>
        <w:spacing w:line="360" w:lineRule="auto"/>
        <w:ind w:firstLine="708"/>
        <w:jc w:val="both"/>
        <w:rPr>
          <w:del w:id="179" w:author="Валентин" w:date="2019-01-14T18:46:00Z"/>
          <w:rFonts w:ascii="Times New Roman" w:eastAsia="Times New Roman" w:hAnsi="Times New Roman" w:cs="Times New Roman"/>
          <w:color w:val="000000"/>
          <w:sz w:val="28"/>
          <w:szCs w:val="28"/>
        </w:rPr>
      </w:pPr>
      <w:del w:id="180" w:author="Виктория" w:date="2019-01-14T11:38:00Z">
        <w:r w:rsidRPr="003F0F68" w:rsidDel="00F20C51">
          <w:rPr>
            <w:rFonts w:ascii="Times New Roman" w:eastAsia="Times New Roman" w:hAnsi="Times New Roman" w:cs="Times New Roman"/>
            <w:color w:val="000000"/>
            <w:sz w:val="28"/>
            <w:szCs w:val="28"/>
          </w:rPr>
          <w:delText>Разраб</w:delText>
        </w:r>
        <w:r w:rsidR="00DE7B3E" w:rsidRPr="003F0F68" w:rsidDel="00F20C51">
          <w:rPr>
            <w:rFonts w:ascii="Times New Roman" w:eastAsia="Times New Roman" w:hAnsi="Times New Roman" w:cs="Times New Roman"/>
            <w:color w:val="000000"/>
            <w:sz w:val="28"/>
            <w:szCs w:val="28"/>
          </w:rPr>
          <w:delText>отанный</w:delText>
        </w:r>
        <w:r w:rsidRPr="003F0F68" w:rsidDel="00F20C51">
          <w:rPr>
            <w:rFonts w:ascii="Times New Roman" w:eastAsia="Times New Roman" w:hAnsi="Times New Roman" w:cs="Times New Roman"/>
            <w:color w:val="000000"/>
            <w:sz w:val="28"/>
            <w:szCs w:val="28"/>
          </w:rPr>
          <w:delText xml:space="preserve"> </w:delText>
        </w:r>
      </w:del>
      <w:ins w:id="181" w:author="Виктория" w:date="2019-01-14T11:38:00Z">
        <w:r w:rsidR="00F20C51">
          <w:rPr>
            <w:rFonts w:ascii="Times New Roman" w:eastAsia="Times New Roman" w:hAnsi="Times New Roman" w:cs="Times New Roman"/>
            <w:color w:val="000000"/>
            <w:sz w:val="28"/>
            <w:szCs w:val="28"/>
          </w:rPr>
          <w:t xml:space="preserve">Разрабатываемый </w:t>
        </w:r>
      </w:ins>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del w:id="182" w:author="Виктория" w:date="2019-01-14T11:38:00Z">
        <w:r w:rsidR="00441089" w:rsidDel="00F20C51">
          <w:rPr>
            <w:rFonts w:ascii="Times New Roman" w:eastAsia="Times New Roman" w:hAnsi="Times New Roman" w:cs="Times New Roman"/>
            <w:color w:val="000000"/>
            <w:sz w:val="28"/>
            <w:szCs w:val="28"/>
          </w:rPr>
          <w:delText>,</w:delText>
        </w:r>
      </w:del>
      <w:ins w:id="183" w:author="Виктория" w:date="2019-01-14T11:38:00Z">
        <w:r w:rsidR="00F20C51">
          <w:rPr>
            <w:rFonts w:ascii="Times New Roman" w:eastAsia="Times New Roman" w:hAnsi="Times New Roman" w:cs="Times New Roman"/>
            <w:color w:val="000000"/>
            <w:sz w:val="28"/>
            <w:szCs w:val="28"/>
          </w:rPr>
          <w:t xml:space="preserve"> </w:t>
        </w:r>
        <w:del w:id="184" w:author="Валентин" w:date="2019-01-15T17:27:00Z">
          <w:r w:rsidR="00F20C51" w:rsidDel="0033719E">
            <w:rPr>
              <w:rFonts w:ascii="Times New Roman" w:eastAsia="Times New Roman" w:hAnsi="Times New Roman" w:cs="Times New Roman"/>
              <w:color w:val="000000"/>
              <w:sz w:val="28"/>
              <w:szCs w:val="28"/>
            </w:rPr>
            <w:delText>-</w:delText>
          </w:r>
        </w:del>
      </w:ins>
      <w:ins w:id="185" w:author="Валентин" w:date="2019-01-15T17:27:00Z">
        <w:r w:rsidR="0033719E">
          <w:rPr>
            <w:rFonts w:ascii="Times New Roman" w:eastAsia="Times New Roman" w:hAnsi="Times New Roman" w:cs="Times New Roman"/>
            <w:color w:val="000000"/>
            <w:sz w:val="28"/>
            <w:szCs w:val="28"/>
          </w:rPr>
          <w:t>–</w:t>
        </w:r>
      </w:ins>
      <w:r w:rsidR="00441089">
        <w:rPr>
          <w:rFonts w:ascii="Times New Roman" w:eastAsia="Times New Roman" w:hAnsi="Times New Roman" w:cs="Times New Roman"/>
          <w:color w:val="000000"/>
          <w:sz w:val="28"/>
          <w:szCs w:val="28"/>
        </w:rPr>
        <w:t xml:space="preserve"> </w:t>
      </w:r>
      <w:del w:id="186" w:author="Валентин" w:date="2019-01-14T20:17:00Z">
        <w:r w:rsidR="00441089" w:rsidRPr="00F20C51" w:rsidDel="00552D06">
          <w:rPr>
            <w:rFonts w:ascii="Times New Roman" w:eastAsia="Times New Roman" w:hAnsi="Times New Roman" w:cs="Times New Roman"/>
            <w:color w:val="000000"/>
            <w:sz w:val="28"/>
            <w:szCs w:val="28"/>
            <w:highlight w:val="yellow"/>
            <w:rPrChange w:id="187" w:author="Виктория" w:date="2019-01-14T11:39:00Z">
              <w:rPr>
                <w:rFonts w:ascii="Times New Roman" w:eastAsia="Times New Roman" w:hAnsi="Times New Roman" w:cs="Times New Roman"/>
                <w:color w:val="000000"/>
                <w:sz w:val="28"/>
                <w:szCs w:val="28"/>
              </w:rPr>
            </w:rPrChange>
          </w:rPr>
          <w:delText>реализация</w:delText>
        </w:r>
        <w:r w:rsidR="00441089" w:rsidDel="00552D06">
          <w:rPr>
            <w:rFonts w:ascii="Times New Roman" w:eastAsia="Times New Roman" w:hAnsi="Times New Roman" w:cs="Times New Roman"/>
            <w:color w:val="000000"/>
            <w:sz w:val="28"/>
            <w:szCs w:val="28"/>
          </w:rPr>
          <w:delText xml:space="preserve"> </w:delText>
        </w:r>
      </w:del>
      <w:ins w:id="188" w:author="Валентин" w:date="2019-01-14T20:17:00Z">
        <w:r w:rsidR="00552D06">
          <w:rPr>
            <w:rFonts w:ascii="Times New Roman" w:eastAsia="Times New Roman" w:hAnsi="Times New Roman" w:cs="Times New Roman"/>
            <w:color w:val="000000"/>
            <w:sz w:val="28"/>
            <w:szCs w:val="28"/>
          </w:rPr>
          <w:t xml:space="preserve">применение </w:t>
        </w:r>
      </w:ins>
      <w:r w:rsidR="00441089">
        <w:rPr>
          <w:rFonts w:ascii="Times New Roman" w:eastAsia="Times New Roman" w:hAnsi="Times New Roman" w:cs="Times New Roman"/>
          <w:color w:val="000000"/>
          <w:sz w:val="28"/>
          <w:szCs w:val="28"/>
        </w:rPr>
        <w:t>авторизации</w:t>
      </w:r>
      <w:r w:rsidR="00FF34A3">
        <w:rPr>
          <w:rFonts w:ascii="Times New Roman" w:eastAsia="Times New Roman" w:hAnsi="Times New Roman" w:cs="Times New Roman"/>
          <w:color w:val="000000"/>
          <w:sz w:val="28"/>
          <w:szCs w:val="28"/>
        </w:rPr>
        <w:t xml:space="preserve"> </w:t>
      </w:r>
      <w:del w:id="189" w:author="Валентин" w:date="2019-01-14T20:16:00Z">
        <w:r w:rsidR="00441089" w:rsidDel="00552D06">
          <w:rPr>
            <w:rFonts w:ascii="Times New Roman" w:eastAsia="Times New Roman" w:hAnsi="Times New Roman" w:cs="Times New Roman"/>
            <w:color w:val="000000"/>
            <w:sz w:val="28"/>
            <w:szCs w:val="28"/>
          </w:rPr>
          <w:delText xml:space="preserve"> </w:delText>
        </w:r>
      </w:del>
      <w:r w:rsidR="00441089">
        <w:rPr>
          <w:rFonts w:ascii="Times New Roman" w:eastAsia="Times New Roman" w:hAnsi="Times New Roman" w:cs="Times New Roman"/>
          <w:color w:val="000000"/>
          <w:sz w:val="28"/>
          <w:szCs w:val="28"/>
        </w:rPr>
        <w:t>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w:t>
      </w:r>
      <w:commentRangeStart w:id="190"/>
      <w:r w:rsidR="00441089">
        <w:rPr>
          <w:rFonts w:ascii="Times New Roman" w:eastAsia="Times New Roman" w:hAnsi="Times New Roman" w:cs="Times New Roman"/>
          <w:color w:val="000000"/>
          <w:sz w:val="28"/>
          <w:szCs w:val="28"/>
        </w:rPr>
        <w:t xml:space="preserve">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commentRangeEnd w:id="190"/>
      <w:r w:rsidR="00F20C51">
        <w:rPr>
          <w:rStyle w:val="af3"/>
        </w:rPr>
        <w:commentReference w:id="190"/>
      </w:r>
      <w:ins w:id="191" w:author="Валентин" w:date="2019-01-14T20:15:00Z">
        <w:r w:rsidR="00552D06">
          <w:rPr>
            <w:rFonts w:ascii="Times New Roman" w:eastAsia="Times New Roman" w:hAnsi="Times New Roman" w:cs="Times New Roman"/>
            <w:color w:val="000000"/>
            <w:sz w:val="28"/>
            <w:szCs w:val="28"/>
          </w:rPr>
          <w:t>– требование является обязательным для всех приложений социальной сети ВКонтакте</w:t>
        </w:r>
      </w:ins>
      <w:r w:rsidR="00441089">
        <w:rPr>
          <w:rFonts w:ascii="Times New Roman" w:eastAsia="Times New Roman" w:hAnsi="Times New Roman" w:cs="Times New Roman"/>
          <w:color w:val="000000"/>
          <w:sz w:val="28"/>
          <w:szCs w:val="28"/>
        </w:rPr>
        <w:t>,</w:t>
      </w:r>
      <w:ins w:id="192" w:author="Валентин" w:date="2019-01-14T20:16:00Z">
        <w:r w:rsidR="00552D06">
          <w:rPr>
            <w:rFonts w:ascii="Times New Roman" w:eastAsia="Times New Roman" w:hAnsi="Times New Roman" w:cs="Times New Roman"/>
            <w:color w:val="000000"/>
            <w:sz w:val="28"/>
            <w:szCs w:val="28"/>
          </w:rPr>
          <w:t xml:space="preserve"> служит стандартом для защиты информации и аккаунта пользователя</w:t>
        </w:r>
      </w:ins>
      <w:ins w:id="193" w:author="Валентин" w:date="2019-01-14T20:17:00Z">
        <w:r w:rsidR="00552D06">
          <w:rPr>
            <w:rFonts w:ascii="Times New Roman" w:eastAsia="Times New Roman" w:hAnsi="Times New Roman" w:cs="Times New Roman"/>
            <w:color w:val="000000"/>
            <w:sz w:val="28"/>
            <w:szCs w:val="28"/>
          </w:rPr>
          <w:t>.</w:t>
        </w:r>
      </w:ins>
      <w:ins w:id="194" w:author="Валентин" w:date="2019-01-14T20:16:00Z">
        <w:r w:rsidR="00552D06">
          <w:rPr>
            <w:rFonts w:ascii="Times New Roman" w:eastAsia="Times New Roman" w:hAnsi="Times New Roman" w:cs="Times New Roman"/>
            <w:color w:val="000000"/>
            <w:sz w:val="28"/>
            <w:szCs w:val="28"/>
          </w:rPr>
          <w:t xml:space="preserve"> </w:t>
        </w:r>
      </w:ins>
      <w:del w:id="195" w:author="Валентин" w:date="2019-01-14T20:16:00Z">
        <w:r w:rsidR="00FF34A3" w:rsidDel="00552D06">
          <w:rPr>
            <w:rFonts w:ascii="Times New Roman" w:eastAsia="Times New Roman" w:hAnsi="Times New Roman" w:cs="Times New Roman"/>
            <w:color w:val="000000"/>
            <w:sz w:val="28"/>
            <w:szCs w:val="28"/>
          </w:rPr>
          <w:delText xml:space="preserve"> </w:delText>
        </w:r>
      </w:del>
      <w:del w:id="196" w:author="Валентин" w:date="2019-01-14T18:47:00Z">
        <w:r w:rsidR="00441089" w:rsidDel="00CC65D4">
          <w:rPr>
            <w:rFonts w:ascii="Times New Roman" w:eastAsia="Times New Roman" w:hAnsi="Times New Roman" w:cs="Times New Roman"/>
            <w:color w:val="000000"/>
            <w:sz w:val="28"/>
            <w:szCs w:val="28"/>
          </w:rPr>
          <w:delText xml:space="preserve"> </w:delText>
        </w:r>
      </w:del>
      <w:del w:id="197" w:author="Валентин" w:date="2019-01-14T20:16:00Z">
        <w:r w:rsidR="00441089" w:rsidDel="00552D06">
          <w:rPr>
            <w:rFonts w:ascii="Times New Roman" w:eastAsia="Times New Roman" w:hAnsi="Times New Roman" w:cs="Times New Roman"/>
            <w:color w:val="000000"/>
            <w:sz w:val="28"/>
            <w:szCs w:val="28"/>
          </w:rPr>
          <w:delText>которая</w:delText>
        </w:r>
      </w:del>
      <w:ins w:id="198" w:author="Валентин" w:date="2019-01-14T20:17:00Z">
        <w:r w:rsidR="00552D06">
          <w:rPr>
            <w:rFonts w:ascii="Times New Roman" w:eastAsia="Times New Roman" w:hAnsi="Times New Roman" w:cs="Times New Roman"/>
            <w:color w:val="000000"/>
            <w:sz w:val="28"/>
            <w:szCs w:val="28"/>
          </w:rPr>
          <w:t xml:space="preserve">Её </w:t>
        </w:r>
      </w:ins>
      <w:del w:id="199" w:author="Валентин" w:date="2019-01-14T20:17:00Z">
        <w:r w:rsidR="00441089" w:rsidDel="00552D06">
          <w:rPr>
            <w:rFonts w:ascii="Times New Roman" w:eastAsia="Times New Roman" w:hAnsi="Times New Roman" w:cs="Times New Roman"/>
            <w:color w:val="000000"/>
            <w:sz w:val="28"/>
            <w:szCs w:val="28"/>
          </w:rPr>
          <w:delText xml:space="preserve"> </w:delText>
        </w:r>
      </w:del>
      <w:r w:rsidR="00441089" w:rsidRPr="00552D06">
        <w:rPr>
          <w:rFonts w:ascii="Times New Roman" w:eastAsia="Times New Roman" w:hAnsi="Times New Roman" w:cs="Times New Roman"/>
          <w:color w:val="000000"/>
          <w:sz w:val="28"/>
          <w:szCs w:val="28"/>
        </w:rPr>
        <w:t>реали</w:t>
      </w:r>
      <w:r w:rsidR="00FF34A3" w:rsidRPr="00552D06">
        <w:rPr>
          <w:rFonts w:ascii="Times New Roman" w:eastAsia="Times New Roman" w:hAnsi="Times New Roman" w:cs="Times New Roman"/>
          <w:color w:val="000000"/>
          <w:sz w:val="28"/>
          <w:szCs w:val="28"/>
        </w:rPr>
        <w:t>зова</w:t>
      </w:r>
      <w:ins w:id="200" w:author="Валентин" w:date="2019-01-14T20:17:00Z">
        <w:r w:rsidR="00552D06" w:rsidRPr="00552D06">
          <w:rPr>
            <w:rFonts w:ascii="Times New Roman" w:eastAsia="Times New Roman" w:hAnsi="Times New Roman" w:cs="Times New Roman"/>
            <w:color w:val="000000"/>
            <w:sz w:val="28"/>
            <w:szCs w:val="28"/>
            <w:rPrChange w:id="201" w:author="Валентин" w:date="2019-01-14T20:18:00Z">
              <w:rPr>
                <w:rFonts w:ascii="Times New Roman" w:eastAsia="Times New Roman" w:hAnsi="Times New Roman" w:cs="Times New Roman"/>
                <w:color w:val="000000"/>
                <w:sz w:val="28"/>
                <w:szCs w:val="28"/>
                <w:highlight w:val="yellow"/>
              </w:rPr>
            </w:rPrChange>
          </w:rPr>
          <w:t>л</w:t>
        </w:r>
      </w:ins>
      <w:del w:id="202" w:author="Валентин" w:date="2019-01-14T20:17:00Z">
        <w:r w:rsidR="00FF34A3" w:rsidRPr="00552D06" w:rsidDel="00552D06">
          <w:rPr>
            <w:rFonts w:ascii="Times New Roman" w:eastAsia="Times New Roman" w:hAnsi="Times New Roman" w:cs="Times New Roman"/>
            <w:color w:val="000000"/>
            <w:sz w:val="28"/>
            <w:szCs w:val="28"/>
          </w:rPr>
          <w:delText>н</w:delText>
        </w:r>
      </w:del>
      <w:r w:rsidR="00FF34A3" w:rsidRP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команд</w:t>
      </w:r>
      <w:ins w:id="203" w:author="Валентин" w:date="2019-01-14T20:18:00Z">
        <w:r w:rsidR="00552D06">
          <w:rPr>
            <w:rFonts w:ascii="Times New Roman" w:eastAsia="Times New Roman" w:hAnsi="Times New Roman" w:cs="Times New Roman"/>
            <w:color w:val="000000"/>
            <w:sz w:val="28"/>
            <w:szCs w:val="28"/>
          </w:rPr>
          <w:t>а</w:t>
        </w:r>
      </w:ins>
      <w:del w:id="204" w:author="Валентин" w:date="2019-01-14T20:18:00Z">
        <w:r w:rsidR="00FF34A3" w:rsidDel="00552D06">
          <w:rPr>
            <w:rFonts w:ascii="Times New Roman" w:eastAsia="Times New Roman" w:hAnsi="Times New Roman" w:cs="Times New Roman"/>
            <w:color w:val="000000"/>
            <w:sz w:val="28"/>
            <w:szCs w:val="28"/>
          </w:rPr>
          <w:delText>ой</w:delText>
        </w:r>
      </w:del>
      <w:r w:rsidR="00FF34A3">
        <w:rPr>
          <w:rFonts w:ascii="Times New Roman" w:eastAsia="Times New Roman" w:hAnsi="Times New Roman" w:cs="Times New Roman"/>
          <w:color w:val="000000"/>
          <w:sz w:val="28"/>
          <w:szCs w:val="28"/>
        </w:rPr>
        <w:t xml:space="preserve">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w:t>
      </w:r>
      <w:ins w:id="205" w:author="Валентин" w:date="2019-01-14T18:55:00Z">
        <w:r w:rsidR="00C812B7">
          <w:rPr>
            <w:rFonts w:ascii="Times New Roman" w:eastAsia="Times New Roman" w:hAnsi="Times New Roman" w:cs="Times New Roman"/>
            <w:color w:val="000000"/>
            <w:sz w:val="28"/>
            <w:szCs w:val="28"/>
          </w:rPr>
          <w:t xml:space="preserve"> Метод </w:t>
        </w:r>
        <w:r w:rsidR="00C812B7">
          <w:rPr>
            <w:rFonts w:ascii="Times New Roman" w:eastAsia="Times New Roman" w:hAnsi="Times New Roman" w:cs="Times New Roman"/>
            <w:color w:val="000000"/>
            <w:sz w:val="28"/>
            <w:szCs w:val="28"/>
            <w:lang w:val="en-US"/>
          </w:rPr>
          <w:t>OAuth</w:t>
        </w:r>
        <w:r w:rsidR="00C812B7" w:rsidRPr="00441089">
          <w:rPr>
            <w:rFonts w:ascii="Times New Roman" w:eastAsia="Times New Roman" w:hAnsi="Times New Roman" w:cs="Times New Roman"/>
            <w:color w:val="000000"/>
            <w:sz w:val="28"/>
            <w:szCs w:val="28"/>
          </w:rPr>
          <w:t xml:space="preserve"> </w:t>
        </w:r>
        <w:r w:rsidR="00C812B7">
          <w:rPr>
            <w:rFonts w:ascii="Times New Roman" w:eastAsia="Times New Roman" w:hAnsi="Times New Roman" w:cs="Times New Roman"/>
            <w:color w:val="000000"/>
            <w:sz w:val="28"/>
            <w:szCs w:val="28"/>
          </w:rPr>
          <w:t>2.0</w:t>
        </w:r>
        <w:r w:rsidR="00C812B7">
          <w:rPr>
            <w:rStyle w:val="af3"/>
          </w:rPr>
          <w:commentReference w:id="206"/>
        </w:r>
        <w:r w:rsidR="00C812B7">
          <w:rPr>
            <w:rFonts w:ascii="Times New Roman" w:eastAsia="Times New Roman" w:hAnsi="Times New Roman" w:cs="Times New Roman"/>
            <w:color w:val="000000"/>
            <w:sz w:val="28"/>
            <w:szCs w:val="28"/>
          </w:rPr>
          <w:t xml:space="preserve"> </w:t>
        </w:r>
      </w:ins>
      <w:ins w:id="207" w:author="Валентин" w:date="2019-01-15T17:27:00Z">
        <w:r w:rsidR="0033719E">
          <w:rPr>
            <w:rFonts w:ascii="Times New Roman" w:eastAsia="Times New Roman" w:hAnsi="Times New Roman" w:cs="Times New Roman"/>
            <w:color w:val="000000"/>
            <w:sz w:val="28"/>
            <w:szCs w:val="28"/>
          </w:rPr>
          <w:t>–</w:t>
        </w:r>
      </w:ins>
      <w:ins w:id="208" w:author="Валентин" w:date="2019-01-14T18:55:00Z">
        <w:r w:rsidR="00C812B7">
          <w:rPr>
            <w:rFonts w:ascii="Times New Roman" w:eastAsia="Times New Roman" w:hAnsi="Times New Roman" w:cs="Times New Roman"/>
            <w:color w:val="000000"/>
            <w:sz w:val="28"/>
            <w:szCs w:val="28"/>
          </w:rPr>
          <w:t xml:space="preserve"> </w:t>
        </w:r>
      </w:ins>
      <w:ins w:id="209" w:author="Валентин" w:date="2019-01-14T18:56:00Z">
        <w:r w:rsidR="00C812B7" w:rsidRPr="00C812B7">
          <w:rPr>
            <w:rFonts w:ascii="Times New Roman" w:eastAsia="Times New Roman" w:hAnsi="Times New Roman" w:cs="Times New Roman"/>
            <w:color w:val="000000"/>
            <w:sz w:val="28"/>
            <w:szCs w:val="28"/>
          </w:rPr>
          <w:t>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r w:rsidR="00C812B7">
          <w:rPr>
            <w:rFonts w:ascii="Times New Roman" w:eastAsia="Times New Roman" w:hAnsi="Times New Roman" w:cs="Times New Roman"/>
            <w:color w:val="000000"/>
            <w:sz w:val="28"/>
            <w:szCs w:val="28"/>
          </w:rPr>
          <w:t xml:space="preserve"> </w:t>
        </w:r>
      </w:ins>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w:t>
      </w:r>
      <w:commentRangeStart w:id="210"/>
      <w:r w:rsidR="00FF34A3">
        <w:rPr>
          <w:rFonts w:ascii="Times New Roman" w:eastAsia="Times New Roman" w:hAnsi="Times New Roman" w:cs="Times New Roman"/>
          <w:color w:val="000000"/>
          <w:sz w:val="28"/>
          <w:szCs w:val="28"/>
        </w:rPr>
        <w:t>оптимизированными способами</w:t>
      </w:r>
      <w:commentRangeEnd w:id="210"/>
      <w:ins w:id="211" w:author="Валентин" w:date="2019-01-14T19:01:00Z">
        <w:r w:rsidR="008C1CBE">
          <w:rPr>
            <w:rFonts w:ascii="Times New Roman" w:eastAsia="Times New Roman" w:hAnsi="Times New Roman" w:cs="Times New Roman"/>
            <w:color w:val="000000"/>
            <w:sz w:val="28"/>
            <w:szCs w:val="28"/>
          </w:rPr>
          <w:t xml:space="preserve"> </w:t>
        </w:r>
      </w:ins>
      <w:r w:rsidR="00F20C51">
        <w:rPr>
          <w:rStyle w:val="af3"/>
        </w:rPr>
        <w:commentReference w:id="210"/>
      </w:r>
      <w:ins w:id="212" w:author="Валентин" w:date="2019-01-15T17:27:00Z">
        <w:r w:rsidR="0033719E">
          <w:rPr>
            <w:rFonts w:ascii="Times New Roman" w:eastAsia="Times New Roman" w:hAnsi="Times New Roman" w:cs="Times New Roman"/>
            <w:color w:val="000000"/>
            <w:sz w:val="28"/>
            <w:szCs w:val="28"/>
          </w:rPr>
          <w:t>–</w:t>
        </w:r>
      </w:ins>
      <w:ins w:id="213" w:author="Валентин" w:date="2019-01-14T19:01:00Z">
        <w:r w:rsidR="008C1CBE">
          <w:rPr>
            <w:rFonts w:ascii="Times New Roman" w:eastAsia="Times New Roman" w:hAnsi="Times New Roman" w:cs="Times New Roman"/>
            <w:color w:val="000000"/>
            <w:sz w:val="28"/>
            <w:szCs w:val="28"/>
          </w:rPr>
          <w:t xml:space="preserve"> уменьшено количество переходов</w:t>
        </w:r>
      </w:ins>
      <w:ins w:id="214" w:author="Валентин" w:date="2019-01-14T19:02:00Z">
        <w:r w:rsidR="008C1CBE">
          <w:rPr>
            <w:rFonts w:ascii="Times New Roman" w:eastAsia="Times New Roman" w:hAnsi="Times New Roman" w:cs="Times New Roman"/>
            <w:color w:val="000000"/>
            <w:sz w:val="28"/>
            <w:szCs w:val="28"/>
          </w:rPr>
          <w:t xml:space="preserve"> между элементами</w:t>
        </w:r>
      </w:ins>
      <w:ins w:id="215" w:author="Валентин" w:date="2019-01-14T19:01:00Z">
        <w:r w:rsidR="008C1CBE">
          <w:rPr>
            <w:rFonts w:ascii="Times New Roman" w:eastAsia="Times New Roman" w:hAnsi="Times New Roman" w:cs="Times New Roman"/>
            <w:color w:val="000000"/>
            <w:sz w:val="28"/>
            <w:szCs w:val="28"/>
          </w:rPr>
          <w:t>, соответс</w:t>
        </w:r>
      </w:ins>
      <w:ins w:id="216" w:author="Валентин" w:date="2019-01-14T19:02:00Z">
        <w:r w:rsidR="008C1CBE">
          <w:rPr>
            <w:rFonts w:ascii="Times New Roman" w:eastAsia="Times New Roman" w:hAnsi="Times New Roman" w:cs="Times New Roman"/>
            <w:color w:val="000000"/>
            <w:sz w:val="28"/>
            <w:szCs w:val="28"/>
          </w:rPr>
          <w:t>т</w:t>
        </w:r>
      </w:ins>
      <w:ins w:id="217" w:author="Валентин" w:date="2019-01-14T19:01:00Z">
        <w:r w:rsidR="008C1CBE">
          <w:rPr>
            <w:rFonts w:ascii="Times New Roman" w:eastAsia="Times New Roman" w:hAnsi="Times New Roman" w:cs="Times New Roman"/>
            <w:color w:val="000000"/>
            <w:sz w:val="28"/>
            <w:szCs w:val="28"/>
          </w:rPr>
          <w:t>венно тратится меньше времени</w:t>
        </w:r>
      </w:ins>
      <w:ins w:id="218" w:author="Валентин" w:date="2019-01-14T19:13:00Z">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ins>
      <w:r w:rsidR="00FF34A3">
        <w:rPr>
          <w:rFonts w:ascii="Times New Roman" w:eastAsia="Times New Roman" w:hAnsi="Times New Roman" w:cs="Times New Roman"/>
          <w:color w:val="000000"/>
          <w:sz w:val="28"/>
          <w:szCs w:val="28"/>
        </w:rPr>
        <w:t>.</w:t>
      </w:r>
    </w:p>
    <w:p w14:paraId="1DE305B1" w14:textId="06362A84" w:rsidR="00657242" w:rsidRPr="003F0F68" w:rsidRDefault="00CC65D4">
      <w:pPr>
        <w:spacing w:line="360" w:lineRule="auto"/>
        <w:ind w:firstLine="708"/>
        <w:jc w:val="both"/>
        <w:rPr>
          <w:rFonts w:ascii="Times New Roman" w:eastAsia="Times New Roman" w:hAnsi="Times New Roman" w:cs="Times New Roman"/>
          <w:sz w:val="28"/>
          <w:szCs w:val="28"/>
        </w:rPr>
        <w:pPrChange w:id="219" w:author="Валентин" w:date="2019-01-14T18:46:00Z">
          <w:pPr>
            <w:spacing w:line="360" w:lineRule="auto"/>
            <w:ind w:firstLine="567"/>
            <w:jc w:val="both"/>
          </w:pPr>
        </w:pPrChange>
      </w:pPr>
      <w:ins w:id="220" w:author="Валентин" w:date="2019-01-14T18:46:00Z">
        <w:r>
          <w:rPr>
            <w:rFonts w:ascii="Times New Roman" w:eastAsia="Times New Roman" w:hAnsi="Times New Roman" w:cs="Times New Roman"/>
            <w:color w:val="000000"/>
            <w:sz w:val="28"/>
            <w:szCs w:val="28"/>
          </w:rPr>
          <w:t xml:space="preserve"> </w:t>
        </w:r>
      </w:ins>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pPr>
        <w:pStyle w:val="TNR"/>
        <w:ind w:firstLine="0"/>
        <w:pPrChange w:id="221" w:author="Валентин" w:date="2019-01-15T12:18:00Z">
          <w:pPr>
            <w:pStyle w:val="TNR"/>
            <w:ind w:firstLine="567"/>
          </w:pPr>
        </w:pPrChange>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C97D9C">
      <w:pPr>
        <w:pStyle w:val="TNR"/>
        <w:numPr>
          <w:ilvl w:val="0"/>
          <w:numId w:val="19"/>
        </w:numPr>
        <w:pPrChange w:id="222" w:author="Валентин" w:date="2019-01-15T18:19:00Z">
          <w:pPr>
            <w:pStyle w:val="TNR"/>
            <w:numPr>
              <w:numId w:val="12"/>
            </w:numPr>
            <w:ind w:left="720" w:hanging="360"/>
          </w:pPr>
        </w:pPrChange>
      </w:pPr>
      <w:r>
        <w:t>Структурированная информация</w:t>
      </w:r>
    </w:p>
    <w:p w14:paraId="7E689EF0" w14:textId="77777777" w:rsidR="00C34124" w:rsidRPr="003F0F68" w:rsidRDefault="00C34124" w:rsidP="00C97D9C">
      <w:pPr>
        <w:pStyle w:val="TNR"/>
        <w:numPr>
          <w:ilvl w:val="0"/>
          <w:numId w:val="19"/>
        </w:numPr>
        <w:pPrChange w:id="223" w:author="Валентин" w:date="2019-01-15T18:19:00Z">
          <w:pPr>
            <w:pStyle w:val="TNR"/>
            <w:numPr>
              <w:numId w:val="12"/>
            </w:numPr>
            <w:ind w:left="720" w:hanging="360"/>
          </w:pPr>
        </w:pPrChange>
      </w:pPr>
      <w:r>
        <w:t>Эргономика</w:t>
      </w:r>
    </w:p>
    <w:p w14:paraId="0EA6547A" w14:textId="77777777" w:rsidR="00DE7B3E" w:rsidRDefault="00C34124" w:rsidP="00C97D9C">
      <w:pPr>
        <w:pStyle w:val="TNR"/>
        <w:numPr>
          <w:ilvl w:val="0"/>
          <w:numId w:val="19"/>
        </w:numPr>
        <w:pPrChange w:id="224" w:author="Валентин" w:date="2019-01-15T18:19:00Z">
          <w:pPr>
            <w:pStyle w:val="TNR"/>
            <w:numPr>
              <w:numId w:val="12"/>
            </w:numPr>
            <w:ind w:left="720" w:hanging="360"/>
          </w:pPr>
        </w:pPrChange>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77777777" w:rsidR="00473169" w:rsidRDefault="00473169" w:rsidP="00361AE4">
      <w:pPr>
        <w:spacing w:after="0" w:line="360" w:lineRule="auto"/>
        <w:jc w:val="both"/>
        <w:rPr>
          <w:rFonts w:ascii="Times New Roman" w:hAnsi="Times New Roman" w:cs="Times New Roman"/>
          <w:sz w:val="28"/>
          <w:szCs w:val="28"/>
        </w:rPr>
        <w:pPrChange w:id="225" w:author="Валентин" w:date="2019-01-15T18:30:00Z">
          <w:pPr>
            <w:spacing w:after="0" w:line="360" w:lineRule="auto"/>
            <w:ind w:firstLine="709"/>
            <w:jc w:val="both"/>
          </w:pPr>
        </w:pPrChange>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14:paraId="3955E66D" w14:textId="77777777" w:rsidR="00C34124" w:rsidRPr="00361AE4" w:rsidRDefault="00C34124" w:rsidP="00361AE4">
      <w:pPr>
        <w:pStyle w:val="ad"/>
        <w:numPr>
          <w:ilvl w:val="0"/>
          <w:numId w:val="23"/>
        </w:numPr>
        <w:spacing w:line="360" w:lineRule="auto"/>
        <w:rPr>
          <w:sz w:val="28"/>
          <w:szCs w:val="28"/>
          <w:rPrChange w:id="226" w:author="Валентин" w:date="2019-01-15T18:30:00Z">
            <w:rPr/>
          </w:rPrChange>
        </w:rPr>
        <w:pPrChange w:id="227" w:author="Валентин" w:date="2019-01-15T18:30:00Z">
          <w:pPr>
            <w:spacing w:after="0" w:line="360" w:lineRule="auto"/>
            <w:ind w:firstLine="709"/>
            <w:jc w:val="both"/>
          </w:pPr>
        </w:pPrChange>
      </w:pPr>
      <w:commentRangeStart w:id="228"/>
      <w:r w:rsidRPr="00361AE4">
        <w:rPr>
          <w:sz w:val="28"/>
          <w:szCs w:val="28"/>
          <w:rPrChange w:id="229" w:author="Валентин" w:date="2019-01-15T18:30:00Z">
            <w:rPr/>
          </w:rPrChange>
        </w:rPr>
        <w:t xml:space="preserve">Работа с </w:t>
      </w:r>
      <w:r w:rsidRPr="00361AE4">
        <w:rPr>
          <w:sz w:val="28"/>
          <w:szCs w:val="28"/>
          <w:lang w:val="en-US"/>
          <w:rPrChange w:id="230" w:author="Валентин" w:date="2019-01-15T18:30:00Z">
            <w:rPr>
              <w:lang w:val="en-US"/>
            </w:rPr>
          </w:rPrChange>
        </w:rPr>
        <w:t>vk</w:t>
      </w:r>
      <w:r w:rsidRPr="00361AE4">
        <w:rPr>
          <w:sz w:val="28"/>
          <w:szCs w:val="28"/>
          <w:rPrChange w:id="231" w:author="Валентин" w:date="2019-01-15T18:30:00Z">
            <w:rPr/>
          </w:rPrChange>
        </w:rPr>
        <w:t xml:space="preserve"> </w:t>
      </w:r>
      <w:r w:rsidRPr="00361AE4">
        <w:rPr>
          <w:sz w:val="28"/>
          <w:szCs w:val="28"/>
          <w:lang w:val="en-US"/>
          <w:rPrChange w:id="232" w:author="Валентин" w:date="2019-01-15T18:30:00Z">
            <w:rPr>
              <w:lang w:val="en-US"/>
            </w:rPr>
          </w:rPrChange>
        </w:rPr>
        <w:t>api</w:t>
      </w:r>
      <w:r w:rsidRPr="00361AE4">
        <w:rPr>
          <w:sz w:val="28"/>
          <w:szCs w:val="28"/>
          <w:rPrChange w:id="233" w:author="Валентин" w:date="2019-01-15T18:30:00Z">
            <w:rPr/>
          </w:rPrChange>
        </w:rPr>
        <w:t xml:space="preserve"> не ниже 5 версии</w:t>
      </w:r>
    </w:p>
    <w:p w14:paraId="2F75AC6E" w14:textId="525E8127" w:rsidR="00C34124" w:rsidRPr="00361AE4" w:rsidRDefault="00C34124" w:rsidP="00361AE4">
      <w:pPr>
        <w:pStyle w:val="ad"/>
        <w:numPr>
          <w:ilvl w:val="0"/>
          <w:numId w:val="23"/>
        </w:numPr>
        <w:spacing w:line="360" w:lineRule="auto"/>
        <w:rPr>
          <w:sz w:val="28"/>
          <w:szCs w:val="28"/>
          <w:rPrChange w:id="234" w:author="Валентин" w:date="2019-01-15T18:30:00Z">
            <w:rPr/>
          </w:rPrChange>
        </w:rPr>
        <w:pPrChange w:id="235" w:author="Валентин" w:date="2019-01-15T18:30:00Z">
          <w:pPr>
            <w:spacing w:after="0" w:line="360" w:lineRule="auto"/>
            <w:ind w:firstLine="709"/>
            <w:jc w:val="both"/>
          </w:pPr>
        </w:pPrChange>
      </w:pPr>
      <w:r w:rsidRPr="00361AE4">
        <w:rPr>
          <w:sz w:val="28"/>
          <w:szCs w:val="28"/>
          <w:rPrChange w:id="236" w:author="Валентин" w:date="2019-01-15T18:30:00Z">
            <w:rPr/>
          </w:rPrChange>
        </w:rPr>
        <w:t xml:space="preserve">Написание приложения на версии </w:t>
      </w:r>
      <w:r w:rsidRPr="00361AE4">
        <w:rPr>
          <w:sz w:val="28"/>
          <w:szCs w:val="28"/>
          <w:lang w:val="en-US"/>
          <w:rPrChange w:id="237" w:author="Валентин" w:date="2019-01-15T18:30:00Z">
            <w:rPr>
              <w:lang w:val="en-US"/>
            </w:rPr>
          </w:rPrChange>
        </w:rPr>
        <w:t>PHP</w:t>
      </w:r>
      <w:r w:rsidRPr="00361AE4">
        <w:rPr>
          <w:sz w:val="28"/>
          <w:szCs w:val="28"/>
          <w:rPrChange w:id="238" w:author="Валентин" w:date="2019-01-15T18:30:00Z">
            <w:rPr/>
          </w:rPrChange>
        </w:rPr>
        <w:t xml:space="preserve"> не ниже 7</w:t>
      </w:r>
    </w:p>
    <w:p w14:paraId="028ECAA6" w14:textId="77777777" w:rsidR="00C97D9C" w:rsidRPr="00361AE4" w:rsidRDefault="00376551" w:rsidP="00361AE4">
      <w:pPr>
        <w:pStyle w:val="ad"/>
        <w:numPr>
          <w:ilvl w:val="0"/>
          <w:numId w:val="23"/>
        </w:numPr>
        <w:spacing w:line="360" w:lineRule="auto"/>
        <w:rPr>
          <w:ins w:id="239" w:author="Валентин" w:date="2019-01-15T18:19:00Z"/>
          <w:rFonts w:eastAsia="Times New Roman"/>
          <w:sz w:val="28"/>
          <w:szCs w:val="28"/>
          <w:rPrChange w:id="240" w:author="Валентин" w:date="2019-01-15T18:30:00Z">
            <w:rPr>
              <w:ins w:id="241" w:author="Валентин" w:date="2019-01-15T18:19:00Z"/>
              <w:rFonts w:eastAsia="Times New Roman"/>
            </w:rPr>
          </w:rPrChange>
        </w:rPr>
        <w:pPrChange w:id="242" w:author="Валентин" w:date="2019-01-15T18:30:00Z">
          <w:pPr>
            <w:spacing w:line="360" w:lineRule="auto"/>
            <w:ind w:firstLine="708"/>
          </w:pPr>
        </w:pPrChange>
      </w:pPr>
      <w:r w:rsidRPr="00361AE4">
        <w:rPr>
          <w:rFonts w:eastAsia="Times New Roman"/>
          <w:sz w:val="28"/>
          <w:szCs w:val="28"/>
          <w:rPrChange w:id="243" w:author="Валентин" w:date="2019-01-15T18:30:00Z">
            <w:rPr>
              <w:rFonts w:eastAsia="Times New Roman"/>
            </w:rPr>
          </w:rPrChange>
        </w:rPr>
        <w:t>Возможность модернизации</w:t>
      </w:r>
    </w:p>
    <w:p w14:paraId="5064C0B7" w14:textId="45AFC113" w:rsidR="00A874BE" w:rsidRPr="00361AE4" w:rsidRDefault="00376551" w:rsidP="00361AE4">
      <w:pPr>
        <w:pStyle w:val="ad"/>
        <w:numPr>
          <w:ilvl w:val="0"/>
          <w:numId w:val="23"/>
        </w:numPr>
        <w:spacing w:line="360" w:lineRule="auto"/>
        <w:rPr>
          <w:rFonts w:eastAsia="Times New Roman"/>
          <w:sz w:val="28"/>
          <w:szCs w:val="28"/>
          <w:rPrChange w:id="244" w:author="Валентин" w:date="2019-01-15T18:30:00Z">
            <w:rPr>
              <w:rFonts w:eastAsia="Times New Roman"/>
            </w:rPr>
          </w:rPrChange>
        </w:rPr>
        <w:pPrChange w:id="245" w:author="Валентин" w:date="2019-01-15T18:30:00Z">
          <w:pPr>
            <w:spacing w:line="360" w:lineRule="auto"/>
            <w:ind w:firstLine="708"/>
          </w:pPr>
        </w:pPrChange>
      </w:pPr>
      <w:del w:id="246" w:author="Валентин" w:date="2019-01-15T18:19:00Z">
        <w:r w:rsidRPr="00361AE4" w:rsidDel="00C97D9C">
          <w:rPr>
            <w:rFonts w:eastAsia="Times New Roman"/>
            <w:sz w:val="28"/>
            <w:szCs w:val="28"/>
            <w:rPrChange w:id="247" w:author="Валентин" w:date="2019-01-15T18:30:00Z">
              <w:rPr>
                <w:rFonts w:eastAsia="Times New Roman"/>
              </w:rPr>
            </w:rPrChange>
          </w:rPr>
          <w:br/>
        </w:r>
        <w:r w:rsidRPr="00361AE4" w:rsidDel="00C97D9C">
          <w:rPr>
            <w:rFonts w:eastAsia="Times New Roman"/>
            <w:sz w:val="28"/>
            <w:szCs w:val="28"/>
            <w:rPrChange w:id="248" w:author="Валентин" w:date="2019-01-15T18:30:00Z">
              <w:rPr>
                <w:rFonts w:eastAsia="Times New Roman"/>
              </w:rPr>
            </w:rPrChange>
          </w:rPr>
          <w:tab/>
        </w:r>
      </w:del>
      <w:r w:rsidRPr="00361AE4">
        <w:rPr>
          <w:rFonts w:eastAsia="Times New Roman"/>
          <w:sz w:val="28"/>
          <w:szCs w:val="28"/>
          <w:rPrChange w:id="249" w:author="Валентин" w:date="2019-01-15T18:30:00Z">
            <w:rPr>
              <w:rFonts w:eastAsia="Times New Roman"/>
            </w:rPr>
          </w:rPrChange>
        </w:rPr>
        <w:t>Возможность открытия браузера и работы с БД</w:t>
      </w:r>
    </w:p>
    <w:commentRangeEnd w:id="228"/>
    <w:p w14:paraId="444214A1" w14:textId="06E3B244" w:rsidR="000E7D5A" w:rsidDel="00414390" w:rsidRDefault="00F20C51" w:rsidP="003F0F68">
      <w:pPr>
        <w:spacing w:line="360" w:lineRule="auto"/>
        <w:ind w:firstLine="708"/>
        <w:rPr>
          <w:del w:id="250" w:author="Валентин" w:date="2019-01-14T20:18:00Z"/>
          <w:rFonts w:ascii="Times New Roman" w:eastAsia="Times New Roman" w:hAnsi="Times New Roman" w:cs="Times New Roman"/>
          <w:sz w:val="28"/>
          <w:szCs w:val="28"/>
        </w:rPr>
      </w:pPr>
      <w:r>
        <w:rPr>
          <w:rStyle w:val="af3"/>
        </w:rPr>
        <w:commentReference w:id="228"/>
      </w:r>
    </w:p>
    <w:p w14:paraId="361E50C3" w14:textId="77777777" w:rsidR="000E7D5A" w:rsidRPr="00C34124" w:rsidRDefault="000E7D5A">
      <w:pPr>
        <w:spacing w:line="360" w:lineRule="auto"/>
        <w:ind w:firstLine="708"/>
        <w:rPr>
          <w:rFonts w:ascii="Times New Roman" w:eastAsia="Times New Roman" w:hAnsi="Times New Roman" w:cs="Times New Roman"/>
          <w:sz w:val="28"/>
          <w:szCs w:val="28"/>
        </w:rPr>
        <w:pPrChange w:id="251" w:author="Валентин" w:date="2019-01-14T20:18:00Z">
          <w:pPr/>
        </w:pPrChange>
      </w:pPr>
      <w:r>
        <w:rPr>
          <w:rFonts w:ascii="Times New Roman" w:eastAsia="Times New Roman" w:hAnsi="Times New Roman" w:cs="Times New Roman"/>
          <w:sz w:val="28"/>
          <w:szCs w:val="28"/>
        </w:rPr>
        <w:br w:type="page"/>
      </w:r>
    </w:p>
    <w:p w14:paraId="440D0E60" w14:textId="77777777" w:rsidR="0080575F" w:rsidRDefault="00B82D2F" w:rsidP="00555B9E">
      <w:pPr>
        <w:pStyle w:val="1"/>
        <w:spacing w:before="0" w:line="360" w:lineRule="auto"/>
        <w:jc w:val="center"/>
        <w:rPr>
          <w:rFonts w:ascii="Times New Roman" w:hAnsi="Times New Roman" w:cs="Times New Roman"/>
          <w:color w:val="auto"/>
        </w:rPr>
      </w:pPr>
      <w:bookmarkStart w:id="252"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252"/>
    </w:p>
    <w:p w14:paraId="43ED41EE" w14:textId="49A77A8C" w:rsidR="00F20C51" w:rsidRDefault="00F20C51" w:rsidP="00F43881">
      <w:pPr>
        <w:pStyle w:val="TNR"/>
        <w:rPr>
          <w:ins w:id="253" w:author="Валентин" w:date="2019-01-15T18:16:00Z"/>
        </w:rPr>
        <w:pPrChange w:id="254" w:author="Валентин" w:date="2019-01-15T18:05:00Z">
          <w:pPr>
            <w:pStyle w:val="TNR"/>
            <w:jc w:val="center"/>
          </w:pPr>
        </w:pPrChange>
      </w:pPr>
      <w:ins w:id="255" w:author="Виктория" w:date="2019-01-14T11:40:00Z">
        <w:del w:id="256" w:author="Валентин" w:date="2019-01-15T17:44:00Z">
          <w:r w:rsidDel="007454A7">
            <w:delText>Нужно поясняющее предложение – что будет рассмотрено и зачем</w:delText>
          </w:r>
        </w:del>
      </w:ins>
      <w:ins w:id="257" w:author="Валентин" w:date="2019-01-15T18:00:00Z">
        <w:r w:rsidR="00B63EFB">
          <w:t>В ходе исследования рынка программных средств</w:t>
        </w:r>
      </w:ins>
      <w:ins w:id="258" w:author="Валентин" w:date="2019-01-15T18:03:00Z">
        <w:r w:rsidR="00B63EFB">
          <w:t>, которые занимаются созданием ботов и сбором статистики</w:t>
        </w:r>
      </w:ins>
      <w:ins w:id="259" w:author="Валентин" w:date="2019-01-15T18:04:00Z">
        <w:r w:rsidR="00B63EFB">
          <w:t>,</w:t>
        </w:r>
      </w:ins>
      <w:ins w:id="260" w:author="Валентин" w:date="2019-01-15T18:03:00Z">
        <w:r w:rsidR="00B63EFB">
          <w:t xml:space="preserve"> были найдены следу</w:t>
        </w:r>
      </w:ins>
      <w:ins w:id="261" w:author="Валентин" w:date="2019-01-15T18:04:00Z">
        <w:r w:rsidR="00B63EFB">
          <w:t>ю</w:t>
        </w:r>
      </w:ins>
      <w:ins w:id="262" w:author="Валентин" w:date="2019-01-15T18:03:00Z">
        <w:r w:rsidR="00B63EFB">
          <w:t>щие:</w:t>
        </w:r>
      </w:ins>
    </w:p>
    <w:p w14:paraId="39153B14" w14:textId="7AEB1617" w:rsidR="00713AAB" w:rsidRPr="00713AAB" w:rsidRDefault="00713AAB" w:rsidP="00316C0F">
      <w:pPr>
        <w:pStyle w:val="2"/>
        <w:spacing w:line="360" w:lineRule="auto"/>
        <w:jc w:val="center"/>
        <w:rPr>
          <w:ins w:id="263" w:author="Виктория" w:date="2019-01-14T11:40:00Z"/>
          <w:color w:val="auto"/>
          <w:rPrChange w:id="264" w:author="Валентин" w:date="2019-01-15T18:16:00Z">
            <w:rPr>
              <w:ins w:id="265" w:author="Виктория" w:date="2019-01-14T11:40:00Z"/>
            </w:rPr>
          </w:rPrChange>
        </w:rPr>
        <w:pPrChange w:id="266" w:author="Валентин" w:date="2019-01-15T18:18:00Z">
          <w:pPr>
            <w:pStyle w:val="TNR"/>
            <w:jc w:val="center"/>
          </w:pPr>
        </w:pPrChange>
      </w:pPr>
      <w:ins w:id="267" w:author="Валентин" w:date="2019-01-15T18:16:00Z">
        <w:r w:rsidRPr="00713AAB">
          <w:rPr>
            <w:color w:val="auto"/>
            <w:lang w:val="en-US"/>
            <w:rPrChange w:id="268" w:author="Валентин" w:date="2019-01-15T18:16:00Z">
              <w:rPr>
                <w:lang w:val="en-US"/>
              </w:rPr>
            </w:rPrChange>
          </w:rPr>
          <w:t>Kuku</w:t>
        </w:r>
      </w:ins>
    </w:p>
    <w:p w14:paraId="00072520" w14:textId="350F642F" w:rsidR="003E5A28" w:rsidRPr="003E5A28" w:rsidDel="009E6517" w:rsidRDefault="00361AE4" w:rsidP="00316C0F">
      <w:pPr>
        <w:pStyle w:val="TNR"/>
        <w:ind w:firstLine="0"/>
        <w:jc w:val="center"/>
        <w:rPr>
          <w:del w:id="269" w:author="Валентин" w:date="2019-01-15T17:29:00Z"/>
        </w:rPr>
        <w:pPrChange w:id="270" w:author="Валентин" w:date="2019-01-15T18:18:00Z">
          <w:pPr>
            <w:pStyle w:val="TNR"/>
            <w:jc w:val="center"/>
          </w:pPr>
        </w:pPrChange>
      </w:pPr>
      <w:ins w:id="271" w:author="Валентин" w:date="2019-01-15T18:22:00Z">
        <w:r>
          <w:rPr>
            <w:lang w:val="en-US"/>
          </w:rPr>
          <w:tab/>
        </w:r>
      </w:ins>
      <w:del w:id="272" w:author="Валентин" w:date="2019-01-15T17:29:00Z">
        <w:r w:rsidR="003E5A28" w:rsidRPr="001B289F" w:rsidDel="009E6517">
          <w:rPr>
            <w:lang w:val="en-US"/>
          </w:rPr>
          <w:delText>Kuku</w:delText>
        </w:r>
      </w:del>
    </w:p>
    <w:p w14:paraId="2D27F20D" w14:textId="3D063C56" w:rsidR="009D4B29" w:rsidRDefault="009D4B29" w:rsidP="00316C0F">
      <w:pPr>
        <w:spacing w:line="360" w:lineRule="auto"/>
        <w:jc w:val="both"/>
        <w:rPr>
          <w:rFonts w:ascii="Times New Roman" w:hAnsi="Times New Roman" w:cs="Times New Roman"/>
          <w:color w:val="222222"/>
          <w:sz w:val="28"/>
          <w:szCs w:val="28"/>
          <w:shd w:val="clear" w:color="auto" w:fill="FFFFFF"/>
        </w:rPr>
        <w:pPrChange w:id="273" w:author="Валентин" w:date="2019-01-15T18:18:00Z">
          <w:pPr>
            <w:spacing w:line="360" w:lineRule="auto"/>
            <w:ind w:firstLine="708"/>
            <w:jc w:val="both"/>
          </w:pPr>
        </w:pPrChange>
      </w:pPr>
      <w:r w:rsidRPr="001B289F">
        <w:rPr>
          <w:rFonts w:ascii="Times New Roman" w:hAnsi="Times New Roman" w:cs="Times New Roman"/>
          <w:sz w:val="28"/>
          <w:szCs w:val="28"/>
          <w:lang w:val="en-US"/>
        </w:rPr>
        <w:t>Kuku</w:t>
      </w:r>
      <w:ins w:id="274" w:author="Валентин" w:date="2019-01-14T18:23:00Z">
        <w:r w:rsidR="00441339">
          <w:rPr>
            <w:rFonts w:ascii="Times New Roman" w:hAnsi="Times New Roman" w:cs="Times New Roman"/>
            <w:sz w:val="28"/>
            <w:szCs w:val="28"/>
          </w:rPr>
          <w:t xml:space="preserve"> </w:t>
        </w:r>
      </w:ins>
      <w:ins w:id="275" w:author="Валентин" w:date="2019-01-15T17:27:00Z">
        <w:r w:rsidR="00B63EFB">
          <w:rPr>
            <w:rFonts w:ascii="Times New Roman" w:hAnsi="Times New Roman" w:cs="Times New Roman"/>
            <w:sz w:val="28"/>
            <w:szCs w:val="28"/>
          </w:rPr>
          <w:t>–</w:t>
        </w:r>
      </w:ins>
      <w:ins w:id="276" w:author="Валентин" w:date="2019-01-14T18:23:00Z">
        <w:r w:rsidR="00441339">
          <w:rPr>
            <w:rFonts w:ascii="Times New Roman" w:hAnsi="Times New Roman" w:cs="Times New Roman"/>
            <w:sz w:val="28"/>
            <w:szCs w:val="28"/>
          </w:rPr>
          <w:t xml:space="preserve"> </w:t>
        </w:r>
      </w:ins>
      <w:del w:id="277" w:author="Валентин" w:date="2019-01-14T18:22:00Z">
        <w:r w:rsidRPr="001B289F" w:rsidDel="00441339">
          <w:rPr>
            <w:rFonts w:ascii="Times New Roman" w:hAnsi="Times New Roman" w:cs="Times New Roman"/>
            <w:sz w:val="28"/>
            <w:szCs w:val="28"/>
          </w:rPr>
          <w:delText xml:space="preserve"> </w:delText>
        </w:r>
        <w:commentRangeStart w:id="278"/>
        <w:r w:rsidRPr="001B289F" w:rsidDel="00441339">
          <w:rPr>
            <w:rFonts w:ascii="Times New Roman" w:hAnsi="Times New Roman" w:cs="Times New Roman"/>
            <w:sz w:val="28"/>
            <w:szCs w:val="28"/>
          </w:rPr>
          <w:delText>-</w:delText>
        </w:r>
        <w:commentRangeEnd w:id="278"/>
        <w:r w:rsidR="007B3CB1" w:rsidDel="00441339">
          <w:rPr>
            <w:rStyle w:val="af3"/>
          </w:rPr>
          <w:commentReference w:id="278"/>
        </w:r>
        <w:r w:rsidRPr="001B289F" w:rsidDel="00441339">
          <w:rPr>
            <w:rFonts w:ascii="Times New Roman" w:hAnsi="Times New Roman" w:cs="Times New Roman"/>
            <w:sz w:val="28"/>
            <w:szCs w:val="28"/>
          </w:rPr>
          <w:delText xml:space="preserve"> </w:delText>
        </w:r>
      </w:del>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del w:id="279" w:author="Валентин" w:date="2019-01-15T17:27:00Z">
        <w:r w:rsidRPr="001B289F" w:rsidDel="0033719E">
          <w:rPr>
            <w:rFonts w:ascii="Times New Roman" w:hAnsi="Times New Roman" w:cs="Times New Roman"/>
            <w:color w:val="222222"/>
            <w:sz w:val="28"/>
            <w:szCs w:val="28"/>
            <w:shd w:val="clear" w:color="auto" w:fill="FFFFFF"/>
          </w:rPr>
          <w:delText>-</w:delText>
        </w:r>
      </w:del>
      <w:ins w:id="280" w:author="Валентин" w:date="2019-01-15T17:27:00Z">
        <w:r w:rsidR="0033719E">
          <w:rPr>
            <w:rFonts w:ascii="Times New Roman" w:hAnsi="Times New Roman" w:cs="Times New Roman"/>
            <w:color w:val="222222"/>
            <w:sz w:val="28"/>
            <w:szCs w:val="28"/>
            <w:shd w:val="clear" w:color="auto" w:fill="FFFFFF"/>
          </w:rPr>
          <w:t>–</w:t>
        </w:r>
      </w:ins>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707DA3C1" w14:textId="09DE28B2" w:rsidR="002011F8" w:rsidDel="00F248E9" w:rsidRDefault="004F3888" w:rsidP="00A06F75">
      <w:pPr>
        <w:spacing w:line="240" w:lineRule="auto"/>
        <w:jc w:val="center"/>
        <w:rPr>
          <w:del w:id="281" w:author="Валентин" w:date="2019-01-14T19:25:00Z"/>
          <w:rFonts w:ascii="Times New Roman" w:hAnsi="Times New Roman" w:cs="Times New Roman"/>
          <w:sz w:val="28"/>
          <w:szCs w:val="28"/>
        </w:rPr>
        <w:pPrChange w:id="282" w:author="Валентин" w:date="2019-01-15T18:05:00Z">
          <w:pPr>
            <w:spacing w:line="360" w:lineRule="auto"/>
            <w:jc w:val="both"/>
          </w:pPr>
        </w:pPrChange>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14:paraId="1F001216" w14:textId="14B3224A" w:rsidR="001B289F" w:rsidRPr="001B289F" w:rsidDel="00F248E9" w:rsidRDefault="008A6F0D" w:rsidP="00A06F75">
      <w:pPr>
        <w:spacing w:line="240" w:lineRule="auto"/>
        <w:jc w:val="center"/>
        <w:rPr>
          <w:del w:id="283" w:author="Валентин" w:date="2019-01-14T19:25:00Z"/>
          <w:rFonts w:ascii="Times New Roman" w:hAnsi="Times New Roman" w:cs="Times New Roman"/>
          <w:sz w:val="28"/>
          <w:szCs w:val="28"/>
        </w:rPr>
        <w:pPrChange w:id="284" w:author="Валентин" w:date="2019-01-15T18:05:00Z">
          <w:pPr>
            <w:tabs>
              <w:tab w:val="center" w:pos="5031"/>
              <w:tab w:val="left" w:pos="6751"/>
            </w:tabs>
            <w:spacing w:line="360" w:lineRule="auto"/>
            <w:ind w:firstLine="708"/>
          </w:pPr>
        </w:pPrChange>
      </w:pPr>
      <w:commentRangeStart w:id="285"/>
      <w:r>
        <w:rPr>
          <w:rFonts w:ascii="Times New Roman" w:hAnsi="Times New Roman" w:cs="Times New Roman"/>
          <w:sz w:val="28"/>
          <w:szCs w:val="28"/>
        </w:rPr>
        <w:t>Рис 1</w:t>
      </w:r>
      <w:ins w:id="286" w:author="Виктория" w:date="2019-01-14T11:40:00Z">
        <w:r w:rsidR="00F20C51">
          <w:rPr>
            <w:rFonts w:ascii="Times New Roman" w:hAnsi="Times New Roman" w:cs="Times New Roman"/>
            <w:sz w:val="28"/>
            <w:szCs w:val="28"/>
          </w:rPr>
          <w:t>.</w:t>
        </w:r>
      </w:ins>
      <w:commentRangeStart w:id="287"/>
      <w:r w:rsidR="001B289F">
        <w:rPr>
          <w:rFonts w:ascii="Times New Roman" w:hAnsi="Times New Roman" w:cs="Times New Roman"/>
          <w:sz w:val="28"/>
          <w:szCs w:val="28"/>
        </w:rPr>
        <w:t xml:space="preserve"> </w:t>
      </w:r>
      <w:del w:id="288" w:author="Валентин" w:date="2019-01-14T19:23:00Z">
        <w:r w:rsidR="001B289F" w:rsidDel="00F248E9">
          <w:rPr>
            <w:rFonts w:ascii="Times New Roman" w:hAnsi="Times New Roman" w:cs="Times New Roman"/>
            <w:sz w:val="28"/>
            <w:szCs w:val="28"/>
          </w:rPr>
          <w:delText xml:space="preserve">– </w:delText>
        </w:r>
      </w:del>
      <w:commentRangeEnd w:id="287"/>
      <w:r w:rsidR="00F20C51">
        <w:rPr>
          <w:rStyle w:val="af3"/>
        </w:rPr>
        <w:commentReference w:id="287"/>
      </w:r>
      <w:ins w:id="289" w:author="Валентин" w:date="2019-01-14T20:04:00Z">
        <w:r w:rsidR="004144F5">
          <w:rPr>
            <w:rFonts w:ascii="Times New Roman" w:hAnsi="Times New Roman" w:cs="Times New Roman"/>
            <w:sz w:val="28"/>
            <w:szCs w:val="28"/>
          </w:rPr>
          <w:t>Г</w:t>
        </w:r>
      </w:ins>
      <w:del w:id="290" w:author="Валентин" w:date="2019-01-14T20:04:00Z">
        <w:r w:rsidR="00511053" w:rsidDel="004144F5">
          <w:rPr>
            <w:rFonts w:ascii="Times New Roman" w:hAnsi="Times New Roman" w:cs="Times New Roman"/>
            <w:sz w:val="28"/>
            <w:szCs w:val="28"/>
          </w:rPr>
          <w:delText>г</w:delText>
        </w:r>
      </w:del>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ins w:id="291" w:author="Виктория" w:date="2019-01-14T11:41:00Z">
        <w:r w:rsidR="00F20C51">
          <w:rPr>
            <w:rFonts w:ascii="Times New Roman" w:hAnsi="Times New Roman" w:cs="Times New Roman"/>
            <w:sz w:val="28"/>
            <w:szCs w:val="28"/>
          </w:rPr>
          <w:t>.</w:t>
        </w:r>
      </w:ins>
    </w:p>
    <w:p w14:paraId="5FD8FFD1" w14:textId="77777777" w:rsidR="00F248E9" w:rsidRDefault="00F248E9" w:rsidP="00A06F75">
      <w:pPr>
        <w:tabs>
          <w:tab w:val="center" w:pos="5031"/>
          <w:tab w:val="left" w:pos="6751"/>
        </w:tabs>
        <w:spacing w:line="240" w:lineRule="auto"/>
        <w:ind w:firstLine="708"/>
        <w:jc w:val="center"/>
        <w:rPr>
          <w:ins w:id="292" w:author="Валентин" w:date="2019-01-14T19:25:00Z"/>
          <w:rFonts w:ascii="Times New Roman" w:hAnsi="Times New Roman" w:cs="Times New Roman"/>
          <w:sz w:val="28"/>
          <w:szCs w:val="28"/>
        </w:rPr>
        <w:pPrChange w:id="293" w:author="Валентин" w:date="2019-01-15T18:05:00Z">
          <w:pPr>
            <w:spacing w:line="360" w:lineRule="auto"/>
            <w:jc w:val="both"/>
          </w:pPr>
        </w:pPrChange>
      </w:pPr>
    </w:p>
    <w:p w14:paraId="60C289EA" w14:textId="6636E970" w:rsidR="001B289F" w:rsidRPr="00F248E9" w:rsidDel="00B63EFB" w:rsidRDefault="006F507C">
      <w:pPr>
        <w:tabs>
          <w:tab w:val="center" w:pos="5031"/>
          <w:tab w:val="left" w:pos="6751"/>
        </w:tabs>
        <w:spacing w:line="360" w:lineRule="auto"/>
        <w:jc w:val="both"/>
        <w:rPr>
          <w:del w:id="294" w:author="Валентин" w:date="2019-01-15T18:01:00Z"/>
          <w:rFonts w:ascii="Times New Roman" w:hAnsi="Times New Roman" w:cs="Times New Roman"/>
          <w:sz w:val="28"/>
          <w:szCs w:val="28"/>
        </w:rPr>
        <w:pPrChange w:id="295" w:author="Валентин" w:date="2019-01-14T19:26:00Z">
          <w:pPr>
            <w:spacing w:line="360" w:lineRule="auto"/>
            <w:jc w:val="both"/>
          </w:pPr>
        </w:pPrChange>
      </w:pPr>
      <w:commentRangeStart w:id="296"/>
      <w:r w:rsidRPr="00F248E9">
        <w:rPr>
          <w:rFonts w:ascii="Times New Roman" w:hAnsi="Times New Roman" w:cs="Times New Roman"/>
          <w:sz w:val="28"/>
          <w:szCs w:val="28"/>
        </w:rPr>
        <w:t xml:space="preserve">Плюсы: </w:t>
      </w:r>
    </w:p>
    <w:p w14:paraId="6045789F" w14:textId="77777777" w:rsidR="00B63EFB" w:rsidRDefault="00B63EFB" w:rsidP="00B63EFB">
      <w:pPr>
        <w:tabs>
          <w:tab w:val="center" w:pos="5031"/>
          <w:tab w:val="left" w:pos="6751"/>
        </w:tabs>
        <w:spacing w:line="360" w:lineRule="auto"/>
        <w:jc w:val="both"/>
        <w:rPr>
          <w:ins w:id="297" w:author="Валентин" w:date="2019-01-15T18:01:00Z"/>
          <w:rFonts w:ascii="Times New Roman" w:hAnsi="Times New Roman" w:cs="Times New Roman"/>
          <w:color w:val="222222"/>
          <w:sz w:val="28"/>
          <w:szCs w:val="28"/>
          <w:shd w:val="clear" w:color="auto" w:fill="FFFFFF"/>
        </w:rPr>
        <w:pPrChange w:id="298" w:author="Валентин" w:date="2019-01-15T18:01:00Z">
          <w:pPr>
            <w:spacing w:line="360" w:lineRule="auto"/>
            <w:jc w:val="both"/>
          </w:pPr>
        </w:pPrChange>
      </w:pPr>
    </w:p>
    <w:p w14:paraId="2231D17E" w14:textId="19A8154A" w:rsidR="006F507C" w:rsidRPr="00F248E9" w:rsidRDefault="006F507C" w:rsidP="00B63EFB">
      <w:pPr>
        <w:tabs>
          <w:tab w:val="center" w:pos="5031"/>
          <w:tab w:val="left" w:pos="6751"/>
        </w:tabs>
        <w:spacing w:line="360" w:lineRule="auto"/>
        <w:jc w:val="both"/>
        <w:rPr>
          <w:rFonts w:ascii="Times New Roman" w:hAnsi="Times New Roman" w:cs="Times New Roman"/>
          <w:color w:val="222222"/>
          <w:sz w:val="28"/>
          <w:szCs w:val="28"/>
          <w:shd w:val="clear" w:color="auto" w:fill="FFFFFF"/>
        </w:rPr>
        <w:pPrChange w:id="299" w:author="Валентин" w:date="2019-01-15T18:01:00Z">
          <w:pPr>
            <w:spacing w:line="360" w:lineRule="auto"/>
            <w:jc w:val="both"/>
          </w:pPr>
        </w:pPrChange>
      </w:pPr>
      <w:r w:rsidRPr="00F248E9">
        <w:rPr>
          <w:rFonts w:ascii="Times New Roman" w:hAnsi="Times New Roman" w:cs="Times New Roman"/>
          <w:color w:val="222222"/>
          <w:sz w:val="28"/>
          <w:szCs w:val="28"/>
          <w:shd w:val="clear" w:color="auto" w:fill="FFFFFF"/>
        </w:rPr>
        <w:t>Есть бесплатный 14</w:t>
      </w:r>
      <w:del w:id="300" w:author="Валентин" w:date="2019-01-15T17:27:00Z">
        <w:r w:rsidRPr="00F248E9" w:rsidDel="0033719E">
          <w:rPr>
            <w:rFonts w:ascii="Times New Roman" w:hAnsi="Times New Roman" w:cs="Times New Roman"/>
            <w:color w:val="222222"/>
            <w:sz w:val="28"/>
            <w:szCs w:val="28"/>
            <w:shd w:val="clear" w:color="auto" w:fill="FFFFFF"/>
          </w:rPr>
          <w:delText>-</w:delText>
        </w:r>
      </w:del>
      <w:ins w:id="301" w:author="Валентин" w:date="2019-01-15T17:27:00Z">
        <w:r w:rsidR="0033719E">
          <w:rPr>
            <w:rFonts w:ascii="Times New Roman" w:hAnsi="Times New Roman" w:cs="Times New Roman"/>
            <w:color w:val="222222"/>
            <w:sz w:val="28"/>
            <w:szCs w:val="28"/>
            <w:shd w:val="clear" w:color="auto" w:fill="FFFFFF"/>
          </w:rPr>
          <w:t>–</w:t>
        </w:r>
      </w:ins>
      <w:r w:rsidRPr="00F248E9">
        <w:rPr>
          <w:rFonts w:ascii="Times New Roman" w:hAnsi="Times New Roman" w:cs="Times New Roman"/>
          <w:color w:val="222222"/>
          <w:sz w:val="28"/>
          <w:szCs w:val="28"/>
          <w:shd w:val="clear" w:color="auto" w:fill="FFFFFF"/>
        </w:rPr>
        <w:t>дневный пробный период.</w:t>
      </w:r>
    </w:p>
    <w:p w14:paraId="6C3E8F6F" w14:textId="2C5545EA" w:rsidR="000D4E40" w:rsidRPr="00E43A43" w:rsidDel="00B63EFB" w:rsidRDefault="000D4E40" w:rsidP="00F248E9">
      <w:pPr>
        <w:spacing w:line="360" w:lineRule="auto"/>
        <w:jc w:val="both"/>
        <w:rPr>
          <w:del w:id="302" w:author="Валентин" w:date="2019-01-15T18:01:00Z"/>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6B1D1ED5" w14:textId="77777777" w:rsidR="00B63EFB" w:rsidRDefault="00B63EFB" w:rsidP="003E2F1C">
      <w:pPr>
        <w:spacing w:line="360" w:lineRule="auto"/>
        <w:jc w:val="both"/>
        <w:rPr>
          <w:ins w:id="303" w:author="Валентин" w:date="2019-01-15T18:01:00Z"/>
          <w:rFonts w:ascii="Times New Roman" w:hAnsi="Times New Roman" w:cs="Times New Roman"/>
          <w:color w:val="222222"/>
          <w:sz w:val="28"/>
          <w:szCs w:val="28"/>
          <w:shd w:val="clear" w:color="auto" w:fill="FFFFFF"/>
        </w:rPr>
      </w:pPr>
    </w:p>
    <w:p w14:paraId="37118C29" w14:textId="51F2CFDC"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commentRangeEnd w:id="285"/>
      <w:r w:rsidR="00F20C51" w:rsidRPr="00F248E9">
        <w:rPr>
          <w:rStyle w:val="af3"/>
          <w:rFonts w:ascii="Times New Roman" w:hAnsi="Times New Roman" w:cs="Times New Roman"/>
          <w:sz w:val="28"/>
          <w:szCs w:val="28"/>
          <w:rPrChange w:id="304" w:author="Валентин" w:date="2019-01-14T19:26:00Z">
            <w:rPr>
              <w:rStyle w:val="af3"/>
            </w:rPr>
          </w:rPrChange>
        </w:rPr>
        <w:commentReference w:id="285"/>
      </w:r>
      <w:r w:rsidR="00AA50E2" w:rsidRPr="00F248E9">
        <w:rPr>
          <w:rFonts w:ascii="Times New Roman" w:hAnsi="Times New Roman" w:cs="Times New Roman"/>
          <w:color w:val="222222"/>
          <w:sz w:val="28"/>
          <w:szCs w:val="28"/>
          <w:shd w:val="clear" w:color="auto" w:fill="FFFFFF"/>
        </w:rPr>
        <w:br w:type="page"/>
      </w:r>
    </w:p>
    <w:commentRangeEnd w:id="296"/>
    <w:p w14:paraId="06AF4B06" w14:textId="1D41502A" w:rsidR="00713AAB" w:rsidRPr="00713AAB" w:rsidRDefault="00F20C51" w:rsidP="00316C0F">
      <w:pPr>
        <w:pStyle w:val="1"/>
        <w:spacing w:line="360" w:lineRule="auto"/>
        <w:jc w:val="center"/>
        <w:rPr>
          <w:ins w:id="305" w:author="Валентин" w:date="2019-01-15T18:17:00Z"/>
          <w:color w:val="auto"/>
          <w:rPrChange w:id="306" w:author="Валентин" w:date="2019-01-15T18:17:00Z">
            <w:rPr>
              <w:ins w:id="307" w:author="Валентин" w:date="2019-01-15T18:17:00Z"/>
            </w:rPr>
          </w:rPrChange>
        </w:rPr>
        <w:pPrChange w:id="308" w:author="Валентин" w:date="2019-01-15T18:17:00Z">
          <w:pPr>
            <w:spacing w:line="360" w:lineRule="auto"/>
            <w:jc w:val="both"/>
          </w:pPr>
        </w:pPrChange>
      </w:pPr>
      <w:r>
        <w:rPr>
          <w:rStyle w:val="af3"/>
          <w:rFonts w:asciiTheme="minorHAnsi" w:eastAsiaTheme="minorEastAsia" w:hAnsiTheme="minorHAnsi" w:cstheme="minorBidi"/>
        </w:rPr>
        <w:lastRenderedPageBreak/>
        <w:commentReference w:id="296"/>
      </w:r>
      <w:ins w:id="309" w:author="Валентин" w:date="2019-01-15T18:17:00Z">
        <w:r w:rsidR="00713AAB" w:rsidRPr="00713AAB">
          <w:rPr>
            <w:color w:val="auto"/>
            <w:rPrChange w:id="310" w:author="Валентин" w:date="2019-01-15T18:17:00Z">
              <w:rPr/>
            </w:rPrChange>
          </w:rPr>
          <w:t xml:space="preserve"> </w:t>
        </w:r>
        <w:r w:rsidR="00713AAB" w:rsidRPr="00713AAB">
          <w:rPr>
            <w:color w:val="auto"/>
            <w:rPrChange w:id="311" w:author="Валентин" w:date="2019-01-15T18:17:00Z">
              <w:rPr/>
            </w:rPrChange>
          </w:rPr>
          <w:t>TargetHunter</w:t>
        </w:r>
      </w:ins>
    </w:p>
    <w:p w14:paraId="373ADE08" w14:textId="563F8E0A" w:rsidR="005876A2" w:rsidRPr="003E5A28" w:rsidDel="009E6517" w:rsidRDefault="00361AE4" w:rsidP="00316C0F">
      <w:pPr>
        <w:pStyle w:val="TNR"/>
        <w:ind w:firstLine="0"/>
        <w:rPr>
          <w:del w:id="312" w:author="Валентин" w:date="2019-01-15T17:29:00Z"/>
        </w:rPr>
        <w:pPrChange w:id="313" w:author="Валентин" w:date="2019-01-15T18:17:00Z">
          <w:pPr>
            <w:pStyle w:val="TNR"/>
            <w:jc w:val="center"/>
          </w:pPr>
        </w:pPrChange>
      </w:pPr>
      <w:ins w:id="314" w:author="Валентин" w:date="2019-01-15T18:22:00Z">
        <w:r>
          <w:tab/>
        </w:r>
      </w:ins>
      <w:del w:id="315" w:author="Валентин" w:date="2019-01-15T17:29:00Z">
        <w:r w:rsidR="005876A2" w:rsidRPr="003E5A28" w:rsidDel="009E6517">
          <w:delText>TargetHunter</w:delText>
        </w:r>
      </w:del>
    </w:p>
    <w:p w14:paraId="6864AA47" w14:textId="612C6DBC" w:rsidR="0015471B" w:rsidRPr="0015471B" w:rsidRDefault="00511053" w:rsidP="00316C0F">
      <w:pPr>
        <w:pStyle w:val="TNR"/>
        <w:ind w:firstLine="0"/>
        <w:pPrChange w:id="316" w:author="Валентин" w:date="2019-01-15T18:17:00Z">
          <w:pPr>
            <w:spacing w:line="360" w:lineRule="auto"/>
            <w:jc w:val="both"/>
          </w:pPr>
        </w:pPrChange>
      </w:pPr>
      <w:r>
        <w:t xml:space="preserve">Програмный продукт </w:t>
      </w:r>
      <w:del w:id="317" w:author="Валентин" w:date="2019-01-15T17:27:00Z">
        <w:r w:rsidDel="0033719E">
          <w:delText>-</w:delText>
        </w:r>
      </w:del>
      <w:ins w:id="318" w:author="Валентин" w:date="2019-01-15T17:27:00Z">
        <w:r w:rsidR="0033719E">
          <w:t>–</w:t>
        </w:r>
      </w:ins>
      <w:r>
        <w:t xml:space="preserve"> TargetHunter </w:t>
      </w:r>
      <w:ins w:id="319" w:author="Валентин" w:date="2019-01-14T19:23:00Z">
        <w:r w:rsidR="00F248E9">
          <w:t xml:space="preserve">– </w:t>
        </w:r>
      </w:ins>
      <w:commentRangeStart w:id="320"/>
      <w:del w:id="321" w:author="Валентин" w:date="2019-01-14T19:23:00Z">
        <w:r w:rsidDel="00F248E9">
          <w:delText>—</w:delText>
        </w:r>
        <w:commentRangeEnd w:id="320"/>
        <w:r w:rsidR="007B3CB1" w:rsidDel="00F248E9">
          <w:rPr>
            <w:rStyle w:val="af3"/>
          </w:rPr>
          <w:commentReference w:id="320"/>
        </w:r>
        <w:r w:rsidDel="00F248E9">
          <w:delText xml:space="preserve"> </w:delText>
        </w:r>
      </w:del>
      <w:r>
        <w:t>п</w:t>
      </w:r>
      <w:r w:rsidR="0015471B" w:rsidRPr="0015471B">
        <w:t>редоставляет современные инструменты для анализа и подбора активной целевой аудитории ВКонтакте. С</w:t>
      </w:r>
      <w:r w:rsidR="0052512A">
        <w:t>ервис позволя</w:t>
      </w:r>
      <w:r w:rsidR="0015471B" w:rsidRPr="0015471B">
        <w:t>ет значительно снизить рекламные расходы</w:t>
      </w:r>
      <w:r w:rsidR="0052512A">
        <w:t>, за счет проработанных алгоритмов</w:t>
      </w:r>
      <w:r w:rsidR="0015471B" w:rsidRPr="0015471B">
        <w:t>.</w:t>
      </w:r>
    </w:p>
    <w:p w14:paraId="78E549AB" w14:textId="4F46B6F3" w:rsidR="002011F8" w:rsidDel="007454A7" w:rsidRDefault="00C14DBD" w:rsidP="007454A7">
      <w:pPr>
        <w:spacing w:line="360" w:lineRule="auto"/>
        <w:jc w:val="center"/>
        <w:rPr>
          <w:del w:id="322" w:author="Валентин" w:date="2019-01-15T17:46:00Z"/>
          <w:rFonts w:ascii="Times New Roman" w:hAnsi="Times New Roman" w:cs="Times New Roman"/>
          <w:sz w:val="28"/>
          <w:szCs w:val="28"/>
          <w:lang w:val="en-US"/>
        </w:rPr>
        <w:pPrChange w:id="323" w:author="Валентин" w:date="2019-01-15T17:46:00Z">
          <w:pPr>
            <w:spacing w:line="360" w:lineRule="auto"/>
            <w:jc w:val="both"/>
          </w:pPr>
        </w:pPrChange>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0F482A32" w14:textId="3A3C1E0F" w:rsidR="004F3888" w:rsidRPr="00B63DF4" w:rsidRDefault="004F3888" w:rsidP="007454A7">
      <w:pPr>
        <w:spacing w:line="360" w:lineRule="auto"/>
        <w:jc w:val="center"/>
        <w:rPr>
          <w:rFonts w:ascii="Times New Roman" w:hAnsi="Times New Roman" w:cs="Times New Roman"/>
          <w:sz w:val="28"/>
          <w:szCs w:val="28"/>
        </w:rPr>
        <w:pPrChange w:id="324" w:author="Валентин" w:date="2019-01-15T17:46:00Z">
          <w:pPr>
            <w:spacing w:line="360" w:lineRule="auto"/>
            <w:jc w:val="center"/>
          </w:pPr>
        </w:pPrChange>
      </w:pPr>
      <w:del w:id="325" w:author="Валентин" w:date="2019-01-15T17:46:00Z">
        <w:r w:rsidDel="007454A7">
          <w:rPr>
            <w:rFonts w:ascii="Times New Roman" w:hAnsi="Times New Roman" w:cs="Times New Roman"/>
            <w:sz w:val="28"/>
            <w:szCs w:val="28"/>
          </w:rPr>
          <w:delText>Р</w:delText>
        </w:r>
      </w:del>
      <w:ins w:id="326" w:author="Валентин" w:date="2019-01-15T17:46:00Z">
        <w:r w:rsidR="007454A7">
          <w:rPr>
            <w:rFonts w:ascii="Times New Roman" w:hAnsi="Times New Roman" w:cs="Times New Roman"/>
            <w:sz w:val="28"/>
            <w:szCs w:val="28"/>
          </w:rPr>
          <w:t>Р</w:t>
        </w:r>
      </w:ins>
      <w:r>
        <w:rPr>
          <w:rFonts w:ascii="Times New Roman" w:hAnsi="Times New Roman" w:cs="Times New Roman"/>
          <w:sz w:val="28"/>
          <w:szCs w:val="28"/>
        </w:rPr>
        <w:t xml:space="preserve">ис </w:t>
      </w:r>
      <w:r w:rsidRPr="00B63DF4">
        <w:rPr>
          <w:rFonts w:ascii="Times New Roman" w:hAnsi="Times New Roman" w:cs="Times New Roman"/>
          <w:sz w:val="28"/>
          <w:szCs w:val="28"/>
        </w:rPr>
        <w:t>2</w:t>
      </w:r>
      <w:ins w:id="327" w:author="Валентин" w:date="2019-01-14T19:27:00Z">
        <w:r w:rsidR="00E43A43">
          <w:rPr>
            <w:rFonts w:ascii="Times New Roman" w:hAnsi="Times New Roman" w:cs="Times New Roman"/>
            <w:sz w:val="28"/>
            <w:szCs w:val="28"/>
          </w:rPr>
          <w:t>.</w:t>
        </w:r>
      </w:ins>
      <w:del w:id="328" w:author="Валентин" w:date="2019-01-14T19:27:00Z">
        <w:r w:rsidDel="00E43A43">
          <w:rPr>
            <w:rFonts w:ascii="Times New Roman" w:hAnsi="Times New Roman" w:cs="Times New Roman"/>
            <w:sz w:val="28"/>
            <w:szCs w:val="28"/>
          </w:rPr>
          <w:delText xml:space="preserve"> –</w:delText>
        </w:r>
      </w:del>
      <w:r>
        <w:rPr>
          <w:rFonts w:ascii="Times New Roman" w:hAnsi="Times New Roman" w:cs="Times New Roman"/>
          <w:sz w:val="28"/>
          <w:szCs w:val="28"/>
        </w:rPr>
        <w:t xml:space="preserve"> </w:t>
      </w:r>
      <w:ins w:id="329" w:author="Валентин" w:date="2019-01-14T20:04:00Z">
        <w:r w:rsidR="004144F5">
          <w:rPr>
            <w:rFonts w:ascii="Times New Roman" w:hAnsi="Times New Roman" w:cs="Times New Roman"/>
            <w:sz w:val="28"/>
            <w:szCs w:val="28"/>
          </w:rPr>
          <w:t>О</w:t>
        </w:r>
      </w:ins>
      <w:del w:id="330" w:author="Валентин" w:date="2019-01-14T20:04:00Z">
        <w:r w:rsidR="00511053" w:rsidDel="004144F5">
          <w:rPr>
            <w:rFonts w:ascii="Times New Roman" w:hAnsi="Times New Roman" w:cs="Times New Roman"/>
            <w:sz w:val="28"/>
            <w:szCs w:val="28"/>
          </w:rPr>
          <w:delText>о</w:delText>
        </w:r>
      </w:del>
      <w:r w:rsidR="00511053">
        <w:rPr>
          <w:rFonts w:ascii="Times New Roman" w:hAnsi="Times New Roman" w:cs="Times New Roman"/>
          <w:sz w:val="28"/>
          <w:szCs w:val="28"/>
        </w:rPr>
        <w:t xml:space="preserve">кно запроса </w:t>
      </w:r>
      <w:r>
        <w:rPr>
          <w:rFonts w:ascii="Times New Roman" w:hAnsi="Times New Roman" w:cs="Times New Roman"/>
          <w:sz w:val="28"/>
          <w:szCs w:val="28"/>
        </w:rPr>
        <w:t>«TargetHunter»</w:t>
      </w: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14:paraId="51F073C3"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14:paraId="1095E778" w14:textId="4947AC7A" w:rsidR="00AA50E2" w:rsidRDefault="002011F8" w:rsidP="00B17081">
      <w:pPr>
        <w:spacing w:line="360" w:lineRule="auto"/>
        <w:jc w:val="both"/>
        <w:rPr>
          <w:ins w:id="331" w:author="Валентин" w:date="2019-01-15T18:17:00Z"/>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14:paraId="5DB09C36" w14:textId="27F0FE6B" w:rsidR="00316C0F" w:rsidRPr="00316C0F" w:rsidRDefault="00316C0F" w:rsidP="00316C0F">
      <w:pPr>
        <w:pStyle w:val="1"/>
        <w:spacing w:line="360" w:lineRule="auto"/>
        <w:jc w:val="center"/>
        <w:rPr>
          <w:color w:val="auto"/>
          <w:shd w:val="clear" w:color="auto" w:fill="FFFFFF"/>
          <w:rPrChange w:id="332" w:author="Валентин" w:date="2019-01-15T18:17:00Z">
            <w:rPr>
              <w:shd w:val="clear" w:color="auto" w:fill="FFFFFF"/>
            </w:rPr>
          </w:rPrChange>
        </w:rPr>
        <w:pPrChange w:id="333" w:author="Валентин" w:date="2019-01-15T18:17:00Z">
          <w:pPr>
            <w:spacing w:line="360" w:lineRule="auto"/>
            <w:jc w:val="both"/>
          </w:pPr>
        </w:pPrChange>
      </w:pPr>
      <w:ins w:id="334" w:author="Валентин" w:date="2019-01-15T18:17:00Z">
        <w:r w:rsidRPr="00316C0F">
          <w:rPr>
            <w:color w:val="auto"/>
            <w:shd w:val="clear" w:color="auto" w:fill="FFFFFF"/>
            <w:rPrChange w:id="335" w:author="Валентин" w:date="2019-01-15T18:17:00Z">
              <w:rPr>
                <w:shd w:val="clear" w:color="auto" w:fill="FFFFFF"/>
              </w:rPr>
            </w:rPrChange>
          </w:rPr>
          <w:t>YouScan</w:t>
        </w:r>
      </w:ins>
    </w:p>
    <w:p w14:paraId="61DDA216" w14:textId="1D425922" w:rsidR="00BC5BD2" w:rsidRPr="003E5A28" w:rsidDel="007454A7" w:rsidRDefault="00361AE4" w:rsidP="00316C0F">
      <w:pPr>
        <w:pStyle w:val="TNR"/>
        <w:ind w:firstLine="0"/>
        <w:jc w:val="center"/>
        <w:rPr>
          <w:del w:id="336" w:author="Валентин" w:date="2019-01-15T17:47:00Z"/>
          <w:shd w:val="clear" w:color="auto" w:fill="FFFFFF"/>
        </w:rPr>
        <w:pPrChange w:id="337" w:author="Валентин" w:date="2019-01-15T18:17:00Z">
          <w:pPr>
            <w:pStyle w:val="TNR"/>
            <w:jc w:val="center"/>
          </w:pPr>
        </w:pPrChange>
      </w:pPr>
      <w:ins w:id="338" w:author="Валентин" w:date="2019-01-15T18:22:00Z">
        <w:r>
          <w:rPr>
            <w:shd w:val="clear" w:color="auto" w:fill="FFFFFF"/>
          </w:rPr>
          <w:tab/>
        </w:r>
      </w:ins>
      <w:del w:id="339" w:author="Валентин" w:date="2019-01-15T17:47:00Z">
        <w:r w:rsidR="00BC5BD2" w:rsidRPr="003E5A28" w:rsidDel="007454A7">
          <w:rPr>
            <w:shd w:val="clear" w:color="auto" w:fill="FFFFFF"/>
          </w:rPr>
          <w:delText>YouScan</w:delText>
        </w:r>
      </w:del>
    </w:p>
    <w:p w14:paraId="0EA00860" w14:textId="77777777" w:rsidR="009C4CA3" w:rsidRPr="00B63DF4" w:rsidRDefault="00514934" w:rsidP="00316C0F">
      <w:pPr>
        <w:spacing w:line="360" w:lineRule="auto"/>
        <w:jc w:val="both"/>
        <w:rPr>
          <w:rFonts w:ascii="Times New Roman" w:hAnsi="Times New Roman" w:cs="Times New Roman"/>
          <w:color w:val="222222"/>
          <w:sz w:val="28"/>
          <w:szCs w:val="28"/>
          <w:shd w:val="clear" w:color="auto" w:fill="FFFFFF"/>
        </w:rPr>
        <w:pPrChange w:id="340" w:author="Валентин" w:date="2019-01-15T18:17:00Z">
          <w:pPr>
            <w:spacing w:line="360" w:lineRule="auto"/>
            <w:jc w:val="both"/>
          </w:pPr>
        </w:pPrChange>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2C6E114F" w14:textId="584FB612" w:rsidR="00BC5BD2" w:rsidDel="007454A7" w:rsidRDefault="00646BCE" w:rsidP="007454A7">
      <w:pPr>
        <w:spacing w:line="360" w:lineRule="auto"/>
        <w:jc w:val="center"/>
        <w:rPr>
          <w:del w:id="341" w:author="Валентин" w:date="2019-01-15T17:47:00Z"/>
          <w:rFonts w:ascii="Times New Roman" w:hAnsi="Times New Roman" w:cs="Times New Roman"/>
          <w:color w:val="222222"/>
          <w:sz w:val="28"/>
          <w:szCs w:val="28"/>
          <w:shd w:val="clear" w:color="auto" w:fill="FFFFFF"/>
        </w:rPr>
        <w:pPrChange w:id="342" w:author="Валентин" w:date="2019-01-15T17:47:00Z">
          <w:pPr>
            <w:spacing w:line="360" w:lineRule="auto"/>
            <w:jc w:val="both"/>
          </w:pPr>
        </w:pPrChange>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159AD3A7" w14:textId="409A8359" w:rsidR="009F46B1" w:rsidRPr="00B63DF4" w:rsidRDefault="009F46B1" w:rsidP="007454A7">
      <w:pPr>
        <w:spacing w:line="360" w:lineRule="auto"/>
        <w:jc w:val="center"/>
        <w:rPr>
          <w:rFonts w:ascii="Times New Roman" w:hAnsi="Times New Roman" w:cs="Times New Roman"/>
          <w:sz w:val="28"/>
          <w:szCs w:val="28"/>
        </w:rPr>
        <w:pPrChange w:id="343" w:author="Валентин" w:date="2019-01-15T17:47:00Z">
          <w:pPr>
            <w:spacing w:line="360" w:lineRule="auto"/>
            <w:jc w:val="center"/>
          </w:pPr>
        </w:pPrChange>
      </w:pPr>
      <w:r>
        <w:rPr>
          <w:rFonts w:ascii="Times New Roman" w:hAnsi="Times New Roman" w:cs="Times New Roman"/>
          <w:sz w:val="28"/>
          <w:szCs w:val="28"/>
        </w:rPr>
        <w:t>Рис 3</w:t>
      </w:r>
      <w:ins w:id="344" w:author="Валентин" w:date="2019-01-14T19:26:00Z">
        <w:r w:rsidR="00E43A43">
          <w:rPr>
            <w:rFonts w:ascii="Times New Roman" w:hAnsi="Times New Roman" w:cs="Times New Roman"/>
            <w:sz w:val="28"/>
            <w:szCs w:val="28"/>
          </w:rPr>
          <w:t>.</w:t>
        </w:r>
      </w:ins>
      <w:del w:id="345" w:author="Валентин" w:date="2019-01-14T19:26:00Z">
        <w:r w:rsidDel="00E43A43">
          <w:rPr>
            <w:rFonts w:ascii="Times New Roman" w:hAnsi="Times New Roman" w:cs="Times New Roman"/>
            <w:sz w:val="28"/>
            <w:szCs w:val="28"/>
          </w:rPr>
          <w:delText xml:space="preserve"> –</w:delText>
        </w:r>
      </w:del>
      <w:r>
        <w:rPr>
          <w:rFonts w:ascii="Times New Roman" w:hAnsi="Times New Roman" w:cs="Times New Roman"/>
          <w:sz w:val="28"/>
          <w:szCs w:val="28"/>
        </w:rPr>
        <w:t xml:space="preserve"> </w:t>
      </w:r>
      <w:del w:id="346" w:author="Валентин" w:date="2019-01-14T20:04:00Z">
        <w:r w:rsidR="00511053" w:rsidDel="004144F5">
          <w:rPr>
            <w:rFonts w:ascii="Times New Roman" w:hAnsi="Times New Roman" w:cs="Times New Roman"/>
            <w:sz w:val="28"/>
            <w:szCs w:val="28"/>
          </w:rPr>
          <w:delText>о</w:delText>
        </w:r>
      </w:del>
      <w:ins w:id="347" w:author="Валентин" w:date="2019-01-14T20:04:00Z">
        <w:r w:rsidR="004144F5">
          <w:rPr>
            <w:rFonts w:ascii="Times New Roman" w:hAnsi="Times New Roman" w:cs="Times New Roman"/>
            <w:sz w:val="28"/>
            <w:szCs w:val="28"/>
          </w:rPr>
          <w:t>О</w:t>
        </w:r>
      </w:ins>
      <w:r w:rsidR="00511053">
        <w:rPr>
          <w:rFonts w:ascii="Times New Roman" w:hAnsi="Times New Roman" w:cs="Times New Roman"/>
          <w:sz w:val="28"/>
          <w:szCs w:val="28"/>
        </w:rPr>
        <w:t xml:space="preserve">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0FCEFB07" w14:textId="0460664C" w:rsidR="00316C0F" w:rsidRPr="00316C0F" w:rsidRDefault="00316C0F" w:rsidP="00316C0F">
      <w:pPr>
        <w:pStyle w:val="1"/>
        <w:jc w:val="center"/>
        <w:rPr>
          <w:ins w:id="348" w:author="Валентин" w:date="2019-01-15T18:18:00Z"/>
          <w:noProof/>
          <w:color w:val="auto"/>
          <w:lang w:val="en-US"/>
          <w:rPrChange w:id="349" w:author="Валентин" w:date="2019-01-15T18:18:00Z">
            <w:rPr>
              <w:ins w:id="350" w:author="Валентин" w:date="2019-01-15T18:18:00Z"/>
              <w:noProof/>
              <w:lang w:val="en-US"/>
            </w:rPr>
          </w:rPrChange>
        </w:rPr>
        <w:pPrChange w:id="351" w:author="Валентин" w:date="2019-01-15T18:18:00Z">
          <w:pPr>
            <w:spacing w:line="360" w:lineRule="auto"/>
            <w:jc w:val="both"/>
          </w:pPr>
        </w:pPrChange>
      </w:pPr>
      <w:ins w:id="352" w:author="Валентин" w:date="2019-01-15T18:18:00Z">
        <w:r w:rsidRPr="00316C0F">
          <w:rPr>
            <w:noProof/>
            <w:color w:val="auto"/>
            <w:rPrChange w:id="353" w:author="Валентин" w:date="2019-01-15T18:18:00Z">
              <w:rPr>
                <w:noProof/>
              </w:rPr>
            </w:rPrChange>
          </w:rPr>
          <w:t>Sobot</w:t>
        </w:r>
      </w:ins>
    </w:p>
    <w:p w14:paraId="7DF7EE8C" w14:textId="6CD2279D" w:rsidR="00AD070E" w:rsidRPr="005A1A26" w:rsidDel="007454A7" w:rsidRDefault="00361AE4" w:rsidP="00316C0F">
      <w:pPr>
        <w:pStyle w:val="TNR"/>
        <w:ind w:firstLine="0"/>
        <w:jc w:val="center"/>
        <w:rPr>
          <w:del w:id="354" w:author="Валентин" w:date="2019-01-15T17:47:00Z"/>
          <w:noProof/>
        </w:rPr>
        <w:pPrChange w:id="355" w:author="Валентин" w:date="2019-01-15T18:18:00Z">
          <w:pPr>
            <w:pStyle w:val="TNR"/>
            <w:jc w:val="center"/>
          </w:pPr>
        </w:pPrChange>
      </w:pPr>
      <w:ins w:id="356" w:author="Валентин" w:date="2019-01-15T18:22:00Z">
        <w:r>
          <w:rPr>
            <w:noProof/>
            <w:lang w:val="en-US"/>
          </w:rPr>
          <w:tab/>
        </w:r>
      </w:ins>
      <w:del w:id="357" w:author="Валентин" w:date="2019-01-15T17:47:00Z">
        <w:r w:rsidR="00AD070E" w:rsidDel="007454A7">
          <w:rPr>
            <w:noProof/>
            <w:lang w:val="en-US"/>
          </w:rPr>
          <w:delText>Sobot</w:delText>
        </w:r>
      </w:del>
    </w:p>
    <w:p w14:paraId="2B876E37" w14:textId="0F31C908" w:rsidR="00AD070E" w:rsidRPr="00AD070E" w:rsidDel="00C851AB" w:rsidRDefault="00AD070E" w:rsidP="00316C0F">
      <w:pPr>
        <w:spacing w:line="360" w:lineRule="auto"/>
        <w:jc w:val="both"/>
        <w:rPr>
          <w:del w:id="358" w:author="Валентин" w:date="2019-01-15T17:49:00Z"/>
          <w:rFonts w:ascii="Times New Roman" w:hAnsi="Times New Roman" w:cs="Times New Roman"/>
          <w:noProof/>
          <w:sz w:val="28"/>
          <w:szCs w:val="28"/>
        </w:rPr>
        <w:pPrChange w:id="359" w:author="Валентин" w:date="2019-01-15T18:18:00Z">
          <w:pPr>
            <w:spacing w:line="360" w:lineRule="auto"/>
            <w:ind w:firstLine="708"/>
            <w:jc w:val="both"/>
          </w:pPr>
        </w:pPrChange>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14:paraId="059C097A" w14:textId="6D6D2164" w:rsidR="00AD070E" w:rsidRPr="00AD070E" w:rsidRDefault="00C851AB" w:rsidP="00316C0F">
      <w:pPr>
        <w:spacing w:line="360" w:lineRule="auto"/>
        <w:jc w:val="both"/>
        <w:rPr>
          <w:rFonts w:ascii="Times New Roman" w:hAnsi="Times New Roman" w:cs="Times New Roman"/>
          <w:noProof/>
          <w:sz w:val="28"/>
          <w:szCs w:val="28"/>
        </w:rPr>
        <w:pPrChange w:id="360" w:author="Валентин" w:date="2019-01-15T18:18:00Z">
          <w:pPr>
            <w:spacing w:line="360" w:lineRule="auto"/>
            <w:jc w:val="both"/>
          </w:pPr>
        </w:pPrChange>
      </w:pPr>
      <w:ins w:id="361" w:author="Валентин" w:date="2019-01-15T17:49:00Z">
        <w:r>
          <w:rPr>
            <w:rFonts w:ascii="Times New Roman" w:hAnsi="Times New Roman" w:cs="Times New Roman"/>
            <w:noProof/>
            <w:sz w:val="28"/>
            <w:szCs w:val="28"/>
          </w:rPr>
          <w:t xml:space="preserve"> </w:t>
        </w:r>
      </w:ins>
      <w:r w:rsidR="00AD070E" w:rsidRPr="00AD070E">
        <w:rPr>
          <w:rFonts w:ascii="Times New Roman" w:hAnsi="Times New Roman" w:cs="Times New Roman"/>
          <w:noProof/>
          <w:sz w:val="28"/>
          <w:szCs w:val="28"/>
        </w:rPr>
        <w:t>На сайте можно скачать бот</w:t>
      </w:r>
      <w:del w:id="362" w:author="Валентин" w:date="2019-01-15T17:27:00Z">
        <w:r w:rsidR="00AD070E" w:rsidRPr="00AD070E" w:rsidDel="0033719E">
          <w:rPr>
            <w:rFonts w:ascii="Times New Roman" w:hAnsi="Times New Roman" w:cs="Times New Roman"/>
            <w:noProof/>
            <w:sz w:val="28"/>
            <w:szCs w:val="28"/>
          </w:rPr>
          <w:delText>-</w:delText>
        </w:r>
      </w:del>
      <w:ins w:id="363" w:author="Валентин" w:date="2019-01-15T17:27:00Z">
        <w:r w:rsidR="0033719E">
          <w:rPr>
            <w:rFonts w:ascii="Times New Roman" w:hAnsi="Times New Roman" w:cs="Times New Roman"/>
            <w:noProof/>
            <w:sz w:val="28"/>
            <w:szCs w:val="28"/>
          </w:rPr>
          <w:t>–</w:t>
        </w:r>
      </w:ins>
      <w:r w:rsidR="00AD070E" w:rsidRPr="00AD070E">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4E244A76" w14:textId="729C494F" w:rsidR="00AD070E" w:rsidDel="007454A7" w:rsidRDefault="00AD070E" w:rsidP="007454A7">
      <w:pPr>
        <w:spacing w:line="360" w:lineRule="auto"/>
        <w:jc w:val="center"/>
        <w:rPr>
          <w:del w:id="364" w:author="Валентин" w:date="2019-01-15T17:47:00Z"/>
          <w:rFonts w:ascii="Times New Roman" w:hAnsi="Times New Roman" w:cs="Times New Roman"/>
          <w:sz w:val="28"/>
          <w:szCs w:val="28"/>
        </w:rPr>
        <w:pPrChange w:id="365" w:author="Валентин" w:date="2019-01-15T17:47:00Z">
          <w:pPr>
            <w:spacing w:line="360" w:lineRule="auto"/>
            <w:jc w:val="both"/>
          </w:pPr>
        </w:pPrChange>
      </w:pPr>
      <w:r>
        <w:rPr>
          <w:rFonts w:ascii="Times New Roman" w:hAnsi="Times New Roman" w:cs="Times New Roman"/>
          <w:noProof/>
          <w:sz w:val="28"/>
          <w:szCs w:val="28"/>
        </w:rPr>
        <w:lastRenderedPageBreak/>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14:paraId="61497319" w14:textId="40C6772D" w:rsidR="00573561" w:rsidRPr="00B63DF4" w:rsidRDefault="00573561" w:rsidP="007454A7">
      <w:pPr>
        <w:spacing w:line="360" w:lineRule="auto"/>
        <w:jc w:val="center"/>
        <w:rPr>
          <w:rFonts w:ascii="Times New Roman" w:hAnsi="Times New Roman" w:cs="Times New Roman"/>
          <w:sz w:val="28"/>
          <w:szCs w:val="28"/>
        </w:rPr>
        <w:pPrChange w:id="366" w:author="Валентин" w:date="2019-01-15T17:47:00Z">
          <w:pPr>
            <w:spacing w:line="360" w:lineRule="auto"/>
            <w:jc w:val="center"/>
          </w:pPr>
        </w:pPrChange>
      </w:pPr>
      <w:r>
        <w:rPr>
          <w:rFonts w:ascii="Times New Roman" w:hAnsi="Times New Roman" w:cs="Times New Roman"/>
          <w:sz w:val="28"/>
          <w:szCs w:val="28"/>
        </w:rPr>
        <w:t>Рис 4</w:t>
      </w:r>
      <w:ins w:id="367" w:author="Валентин" w:date="2019-01-14T19:27:00Z">
        <w:r w:rsidR="00E43A43">
          <w:rPr>
            <w:rFonts w:ascii="Times New Roman" w:hAnsi="Times New Roman" w:cs="Times New Roman"/>
            <w:sz w:val="28"/>
            <w:szCs w:val="28"/>
          </w:rPr>
          <w:t>.</w:t>
        </w:r>
      </w:ins>
      <w:del w:id="368" w:author="Валентин" w:date="2019-01-14T19:27:00Z">
        <w:r w:rsidDel="00E43A43">
          <w:rPr>
            <w:rFonts w:ascii="Times New Roman" w:hAnsi="Times New Roman" w:cs="Times New Roman"/>
            <w:sz w:val="28"/>
            <w:szCs w:val="28"/>
          </w:rPr>
          <w:delText xml:space="preserve"> –</w:delText>
        </w:r>
      </w:del>
      <w:ins w:id="369" w:author="Валентин" w:date="2019-01-14T19:27:00Z">
        <w:r w:rsidR="00E43A43">
          <w:rPr>
            <w:rFonts w:ascii="Times New Roman" w:hAnsi="Times New Roman" w:cs="Times New Roman"/>
            <w:sz w:val="28"/>
            <w:szCs w:val="28"/>
          </w:rPr>
          <w:t xml:space="preserve"> </w:t>
        </w:r>
      </w:ins>
      <w:ins w:id="370" w:author="Валентин" w:date="2019-01-14T20:04:00Z">
        <w:r w:rsidR="004144F5">
          <w:rPr>
            <w:rFonts w:ascii="Times New Roman" w:hAnsi="Times New Roman" w:cs="Times New Roman"/>
            <w:sz w:val="28"/>
            <w:szCs w:val="28"/>
          </w:rPr>
          <w:t>О</w:t>
        </w:r>
      </w:ins>
      <w:del w:id="371" w:author="Валентин" w:date="2019-01-14T20:04:00Z">
        <w:r w:rsidR="00511053" w:rsidDel="004144F5">
          <w:rPr>
            <w:rFonts w:ascii="Times New Roman" w:hAnsi="Times New Roman" w:cs="Times New Roman"/>
            <w:sz w:val="28"/>
            <w:szCs w:val="28"/>
          </w:rPr>
          <w:delText>о</w:delText>
        </w:r>
      </w:del>
      <w:r w:rsidR="00511053">
        <w:rPr>
          <w:rFonts w:ascii="Times New Roman" w:hAnsi="Times New Roman" w:cs="Times New Roman"/>
          <w:sz w:val="28"/>
          <w:szCs w:val="28"/>
        </w:rPr>
        <w:t>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64D4AE04" w:rsidR="00AD070E" w:rsidRPr="00361AE4" w:rsidRDefault="00AD070E" w:rsidP="00361AE4">
      <w:pPr>
        <w:spacing w:line="360" w:lineRule="auto"/>
        <w:rPr>
          <w:noProof/>
          <w:sz w:val="28"/>
          <w:szCs w:val="28"/>
          <w:rPrChange w:id="372" w:author="Валентин" w:date="2019-01-15T18:22:00Z">
            <w:rPr>
              <w:noProof/>
            </w:rPr>
          </w:rPrChange>
        </w:rPr>
        <w:pPrChange w:id="373" w:author="Валентин" w:date="2019-01-15T18:22:00Z">
          <w:pPr>
            <w:spacing w:line="360" w:lineRule="auto"/>
            <w:jc w:val="both"/>
          </w:pPr>
        </w:pPrChange>
      </w:pPr>
      <w:del w:id="374" w:author="Валентин" w:date="2019-01-15T18:22:00Z">
        <w:r w:rsidRPr="00361AE4" w:rsidDel="00361AE4">
          <w:rPr>
            <w:noProof/>
            <w:sz w:val="28"/>
            <w:szCs w:val="28"/>
            <w:rPrChange w:id="375" w:author="Валентин" w:date="2019-01-15T18:22:00Z">
              <w:rPr>
                <w:noProof/>
              </w:rPr>
            </w:rPrChange>
          </w:rPr>
          <w:delText xml:space="preserve">• </w:delText>
        </w:r>
      </w:del>
      <w:r w:rsidRPr="00361AE4">
        <w:rPr>
          <w:noProof/>
          <w:sz w:val="28"/>
          <w:szCs w:val="28"/>
          <w:rPrChange w:id="376" w:author="Валентин" w:date="2019-01-15T18:22:00Z">
            <w:rPr>
              <w:noProof/>
            </w:rPr>
          </w:rPrChange>
        </w:rPr>
        <w:t xml:space="preserve">Делает публикацию постов, комментариев, ищет группы; </w:t>
      </w:r>
    </w:p>
    <w:p w14:paraId="788BCFD8" w14:textId="49860382" w:rsidR="00AD070E" w:rsidRPr="00361AE4" w:rsidRDefault="00AD070E" w:rsidP="00361AE4">
      <w:pPr>
        <w:spacing w:line="360" w:lineRule="auto"/>
        <w:rPr>
          <w:noProof/>
          <w:sz w:val="28"/>
          <w:szCs w:val="28"/>
          <w:rPrChange w:id="377" w:author="Валентин" w:date="2019-01-15T18:22:00Z">
            <w:rPr>
              <w:noProof/>
            </w:rPr>
          </w:rPrChange>
        </w:rPr>
        <w:pPrChange w:id="378" w:author="Валентин" w:date="2019-01-15T18:22:00Z">
          <w:pPr>
            <w:spacing w:line="360" w:lineRule="auto"/>
            <w:jc w:val="both"/>
          </w:pPr>
        </w:pPrChange>
      </w:pPr>
      <w:del w:id="379" w:author="Валентин" w:date="2019-01-15T18:22:00Z">
        <w:r w:rsidRPr="00361AE4" w:rsidDel="00361AE4">
          <w:rPr>
            <w:noProof/>
            <w:sz w:val="28"/>
            <w:szCs w:val="28"/>
            <w:rPrChange w:id="380" w:author="Валентин" w:date="2019-01-15T18:22:00Z">
              <w:rPr>
                <w:noProof/>
              </w:rPr>
            </w:rPrChange>
          </w:rPr>
          <w:delText xml:space="preserve">• </w:delText>
        </w:r>
      </w:del>
      <w:r w:rsidRPr="00361AE4">
        <w:rPr>
          <w:noProof/>
          <w:sz w:val="28"/>
          <w:szCs w:val="28"/>
          <w:rPrChange w:id="381" w:author="Валентин" w:date="2019-01-15T18:22:00Z">
            <w:rPr>
              <w:noProof/>
            </w:rPr>
          </w:rPrChange>
        </w:rPr>
        <w:t>Занимается рассылкой личных сообщений;</w:t>
      </w:r>
    </w:p>
    <w:p w14:paraId="26B178CC" w14:textId="648CB494" w:rsidR="00AD070E" w:rsidRPr="00361AE4" w:rsidRDefault="00AD070E" w:rsidP="00361AE4">
      <w:pPr>
        <w:spacing w:line="360" w:lineRule="auto"/>
        <w:rPr>
          <w:noProof/>
          <w:sz w:val="28"/>
          <w:szCs w:val="28"/>
          <w:rPrChange w:id="382" w:author="Валентин" w:date="2019-01-15T18:22:00Z">
            <w:rPr>
              <w:noProof/>
            </w:rPr>
          </w:rPrChange>
        </w:rPr>
        <w:pPrChange w:id="383" w:author="Валентин" w:date="2019-01-15T18:22:00Z">
          <w:pPr>
            <w:spacing w:line="360" w:lineRule="auto"/>
            <w:jc w:val="both"/>
          </w:pPr>
        </w:pPrChange>
      </w:pPr>
      <w:del w:id="384" w:author="Валентин" w:date="2019-01-15T18:22:00Z">
        <w:r w:rsidRPr="00361AE4" w:rsidDel="00361AE4">
          <w:rPr>
            <w:noProof/>
            <w:sz w:val="28"/>
            <w:szCs w:val="28"/>
            <w:rPrChange w:id="385" w:author="Валентин" w:date="2019-01-15T18:22:00Z">
              <w:rPr>
                <w:noProof/>
              </w:rPr>
            </w:rPrChange>
          </w:rPr>
          <w:delText xml:space="preserve">• </w:delText>
        </w:r>
      </w:del>
      <w:r w:rsidRPr="00361AE4">
        <w:rPr>
          <w:noProof/>
          <w:sz w:val="28"/>
          <w:szCs w:val="28"/>
          <w:rPrChange w:id="386" w:author="Валентин" w:date="2019-01-15T18:22:00Z">
            <w:rPr>
              <w:noProof/>
            </w:rPr>
          </w:rPrChange>
        </w:rPr>
        <w:t>Делает приглашения в группу и друзья;</w:t>
      </w:r>
    </w:p>
    <w:p w14:paraId="0173F02C" w14:textId="61BD8EC5" w:rsidR="00AD070E" w:rsidRPr="00361AE4" w:rsidRDefault="00AD070E" w:rsidP="00361AE4">
      <w:pPr>
        <w:spacing w:line="360" w:lineRule="auto"/>
        <w:rPr>
          <w:noProof/>
          <w:sz w:val="28"/>
          <w:szCs w:val="28"/>
          <w:rPrChange w:id="387" w:author="Валентин" w:date="2019-01-15T18:22:00Z">
            <w:rPr>
              <w:noProof/>
            </w:rPr>
          </w:rPrChange>
        </w:rPr>
        <w:pPrChange w:id="388" w:author="Валентин" w:date="2019-01-15T18:22:00Z">
          <w:pPr>
            <w:spacing w:line="360" w:lineRule="auto"/>
            <w:jc w:val="both"/>
          </w:pPr>
        </w:pPrChange>
      </w:pPr>
      <w:del w:id="389" w:author="Валентин" w:date="2019-01-15T18:22:00Z">
        <w:r w:rsidRPr="00361AE4" w:rsidDel="00361AE4">
          <w:rPr>
            <w:noProof/>
            <w:sz w:val="28"/>
            <w:szCs w:val="28"/>
            <w:rPrChange w:id="390" w:author="Валентин" w:date="2019-01-15T18:22:00Z">
              <w:rPr>
                <w:noProof/>
              </w:rPr>
            </w:rPrChange>
          </w:rPr>
          <w:delText xml:space="preserve">• </w:delText>
        </w:r>
      </w:del>
      <w:r w:rsidRPr="00361AE4">
        <w:rPr>
          <w:noProof/>
          <w:sz w:val="28"/>
          <w:szCs w:val="28"/>
          <w:rPrChange w:id="391" w:author="Валентин" w:date="2019-01-15T18:22:00Z">
            <w:rPr>
              <w:noProof/>
            </w:rPr>
          </w:rPrChange>
        </w:rPr>
        <w:t>Публикует комментарии в новостной ленте;</w:t>
      </w:r>
    </w:p>
    <w:p w14:paraId="57D17517" w14:textId="6D95BF12" w:rsidR="00AD070E" w:rsidRPr="00361AE4" w:rsidRDefault="00AD070E" w:rsidP="00361AE4">
      <w:pPr>
        <w:spacing w:line="360" w:lineRule="auto"/>
        <w:rPr>
          <w:noProof/>
          <w:sz w:val="28"/>
          <w:szCs w:val="28"/>
          <w:rPrChange w:id="392" w:author="Валентин" w:date="2019-01-15T18:22:00Z">
            <w:rPr>
              <w:noProof/>
            </w:rPr>
          </w:rPrChange>
        </w:rPr>
        <w:pPrChange w:id="393" w:author="Валентин" w:date="2019-01-15T18:22:00Z">
          <w:pPr>
            <w:spacing w:line="360" w:lineRule="auto"/>
            <w:jc w:val="both"/>
          </w:pPr>
        </w:pPrChange>
      </w:pPr>
      <w:del w:id="394" w:author="Валентин" w:date="2019-01-15T18:22:00Z">
        <w:r w:rsidRPr="00361AE4" w:rsidDel="00361AE4">
          <w:rPr>
            <w:noProof/>
            <w:sz w:val="28"/>
            <w:szCs w:val="28"/>
            <w:rPrChange w:id="395" w:author="Валентин" w:date="2019-01-15T18:22:00Z">
              <w:rPr>
                <w:noProof/>
              </w:rPr>
            </w:rPrChange>
          </w:rPr>
          <w:delText xml:space="preserve">• </w:delText>
        </w:r>
      </w:del>
      <w:r w:rsidRPr="00361AE4">
        <w:rPr>
          <w:noProof/>
          <w:sz w:val="28"/>
          <w:szCs w:val="28"/>
          <w:rPrChange w:id="396" w:author="Валентин" w:date="2019-01-15T18:22:00Z">
            <w:rPr>
              <w:noProof/>
            </w:rPr>
          </w:rPrChange>
        </w:rPr>
        <w:t>Создает черный список групп и пользователей;</w:t>
      </w:r>
    </w:p>
    <w:p w14:paraId="1985DA89" w14:textId="6C390ABB" w:rsidR="00AD070E" w:rsidRPr="00361AE4" w:rsidRDefault="00AD070E" w:rsidP="00361AE4">
      <w:pPr>
        <w:spacing w:line="360" w:lineRule="auto"/>
        <w:rPr>
          <w:noProof/>
          <w:sz w:val="28"/>
          <w:szCs w:val="28"/>
          <w:rPrChange w:id="397" w:author="Валентин" w:date="2019-01-15T18:22:00Z">
            <w:rPr>
              <w:noProof/>
            </w:rPr>
          </w:rPrChange>
        </w:rPr>
        <w:pPrChange w:id="398" w:author="Валентин" w:date="2019-01-15T18:22:00Z">
          <w:pPr>
            <w:spacing w:line="360" w:lineRule="auto"/>
            <w:jc w:val="both"/>
          </w:pPr>
        </w:pPrChange>
      </w:pPr>
      <w:del w:id="399" w:author="Валентин" w:date="2019-01-15T18:22:00Z">
        <w:r w:rsidRPr="00361AE4" w:rsidDel="00361AE4">
          <w:rPr>
            <w:noProof/>
            <w:sz w:val="28"/>
            <w:szCs w:val="28"/>
            <w:rPrChange w:id="400" w:author="Валентин" w:date="2019-01-15T18:22:00Z">
              <w:rPr>
                <w:noProof/>
              </w:rPr>
            </w:rPrChange>
          </w:rPr>
          <w:delText xml:space="preserve">• </w:delText>
        </w:r>
      </w:del>
      <w:r w:rsidRPr="00361AE4">
        <w:rPr>
          <w:noProof/>
          <w:sz w:val="28"/>
          <w:szCs w:val="28"/>
          <w:rPrChange w:id="401" w:author="Валентин" w:date="2019-01-15T18:22:00Z">
            <w:rPr>
              <w:noProof/>
            </w:rPr>
          </w:rPrChange>
        </w:rPr>
        <w:t>Пакетное добавление аккаунтов;</w:t>
      </w:r>
    </w:p>
    <w:p w14:paraId="3F1D7D48" w14:textId="74AE8EC8" w:rsidR="00AD070E" w:rsidRPr="00361AE4" w:rsidRDefault="00AD070E" w:rsidP="00361AE4">
      <w:pPr>
        <w:spacing w:line="360" w:lineRule="auto"/>
        <w:rPr>
          <w:noProof/>
          <w:sz w:val="28"/>
          <w:szCs w:val="28"/>
          <w:rPrChange w:id="402" w:author="Валентин" w:date="2019-01-15T18:22:00Z">
            <w:rPr>
              <w:noProof/>
            </w:rPr>
          </w:rPrChange>
        </w:rPr>
        <w:pPrChange w:id="403" w:author="Валентин" w:date="2019-01-15T18:22:00Z">
          <w:pPr>
            <w:spacing w:line="360" w:lineRule="auto"/>
            <w:jc w:val="both"/>
          </w:pPr>
        </w:pPrChange>
      </w:pPr>
      <w:del w:id="404" w:author="Валентин" w:date="2019-01-15T18:22:00Z">
        <w:r w:rsidRPr="00361AE4" w:rsidDel="00361AE4">
          <w:rPr>
            <w:noProof/>
            <w:sz w:val="28"/>
            <w:szCs w:val="28"/>
            <w:rPrChange w:id="405" w:author="Валентин" w:date="2019-01-15T18:22:00Z">
              <w:rPr>
                <w:noProof/>
              </w:rPr>
            </w:rPrChange>
          </w:rPr>
          <w:delText xml:space="preserve">• </w:delText>
        </w:r>
      </w:del>
      <w:r w:rsidRPr="00361AE4">
        <w:rPr>
          <w:noProof/>
          <w:sz w:val="28"/>
          <w:szCs w:val="28"/>
          <w:rPrChange w:id="406" w:author="Валентин" w:date="2019-01-15T18:22:00Z">
            <w:rPr>
              <w:noProof/>
            </w:rPr>
          </w:rPrChange>
        </w:rPr>
        <w:t>Бот лайкает посты и фотографиям, делает репосты;</w:t>
      </w:r>
    </w:p>
    <w:p w14:paraId="695BFFE1" w14:textId="7D784866" w:rsidR="00AD070E" w:rsidRPr="00361AE4" w:rsidRDefault="00AD070E" w:rsidP="00361AE4">
      <w:pPr>
        <w:spacing w:line="360" w:lineRule="auto"/>
        <w:rPr>
          <w:noProof/>
          <w:sz w:val="28"/>
          <w:szCs w:val="28"/>
          <w:rPrChange w:id="407" w:author="Валентин" w:date="2019-01-15T18:22:00Z">
            <w:rPr>
              <w:noProof/>
            </w:rPr>
          </w:rPrChange>
        </w:rPr>
        <w:pPrChange w:id="408" w:author="Валентин" w:date="2019-01-15T18:22:00Z">
          <w:pPr>
            <w:spacing w:line="360" w:lineRule="auto"/>
            <w:jc w:val="both"/>
          </w:pPr>
        </w:pPrChange>
      </w:pPr>
      <w:del w:id="409" w:author="Валентин" w:date="2019-01-15T18:22:00Z">
        <w:r w:rsidRPr="00361AE4" w:rsidDel="00361AE4">
          <w:rPr>
            <w:noProof/>
            <w:sz w:val="28"/>
            <w:szCs w:val="28"/>
            <w:rPrChange w:id="410" w:author="Валентин" w:date="2019-01-15T18:22:00Z">
              <w:rPr>
                <w:noProof/>
              </w:rPr>
            </w:rPrChange>
          </w:rPr>
          <w:delText xml:space="preserve">• </w:delText>
        </w:r>
      </w:del>
      <w:r w:rsidRPr="00361AE4">
        <w:rPr>
          <w:noProof/>
          <w:sz w:val="28"/>
          <w:szCs w:val="28"/>
          <w:rPrChange w:id="411" w:author="Валентин" w:date="2019-01-15T18:22:00Z">
            <w:rPr>
              <w:noProof/>
            </w:rPr>
          </w:rPrChange>
        </w:rPr>
        <w:t>Автоматически подтверждает запрос на дружбу.</w:t>
      </w:r>
    </w:p>
    <w:p w14:paraId="09745AF2" w14:textId="6E54F956" w:rsidR="007B3CB1" w:rsidDel="005133D9" w:rsidRDefault="000606D1" w:rsidP="00361AE4">
      <w:pPr>
        <w:spacing w:line="360" w:lineRule="auto"/>
        <w:ind w:firstLine="708"/>
        <w:jc w:val="both"/>
        <w:rPr>
          <w:ins w:id="412" w:author="Виктория" w:date="2019-01-14T11:42:00Z"/>
          <w:del w:id="413" w:author="Валентин" w:date="2019-01-15T18:18:00Z"/>
          <w:rFonts w:ascii="Times New Roman" w:hAnsi="Times New Roman" w:cs="Times New Roman"/>
          <w:noProof/>
          <w:sz w:val="28"/>
          <w:szCs w:val="28"/>
        </w:rPr>
        <w:pPrChange w:id="414" w:author="Валентин" w:date="2019-01-15T18:22:00Z">
          <w:pPr>
            <w:spacing w:line="360" w:lineRule="auto"/>
            <w:jc w:val="both"/>
          </w:pPr>
        </w:pPrChange>
      </w:pPr>
      <w:r>
        <w:rPr>
          <w:rFonts w:ascii="Times New Roman" w:hAnsi="Times New Roman" w:cs="Times New Roman"/>
          <w:noProof/>
          <w:sz w:val="28"/>
          <w:szCs w:val="28"/>
        </w:rPr>
        <w:lastRenderedPageBreak/>
        <w:t xml:space="preserve">Вывод: </w:t>
      </w:r>
      <w:ins w:id="415" w:author="Валентин" w:date="2019-01-14T19:31:00Z">
        <w:r w:rsidR="00E43A43">
          <w:rPr>
            <w:rFonts w:ascii="Times New Roman" w:hAnsi="Times New Roman" w:cs="Times New Roman"/>
            <w:noProof/>
            <w:sz w:val="28"/>
            <w:szCs w:val="28"/>
          </w:rPr>
          <w:t xml:space="preserve">в своем приложении </w:t>
        </w:r>
      </w:ins>
      <w:ins w:id="416" w:author="Валентин" w:date="2019-01-14T19:32:00Z">
        <w:r w:rsidR="00E43A43">
          <w:rPr>
            <w:rFonts w:ascii="Times New Roman" w:hAnsi="Times New Roman" w:cs="Times New Roman"/>
            <w:noProof/>
            <w:sz w:val="28"/>
            <w:szCs w:val="28"/>
          </w:rPr>
          <w:t xml:space="preserve">будем объединять </w:t>
        </w:r>
      </w:ins>
      <w:ins w:id="417" w:author="Валентин" w:date="2019-01-14T19:34:00Z">
        <w:r w:rsidR="00654EE1">
          <w:rPr>
            <w:rFonts w:ascii="Times New Roman" w:hAnsi="Times New Roman" w:cs="Times New Roman"/>
            <w:noProof/>
            <w:sz w:val="28"/>
            <w:szCs w:val="28"/>
          </w:rPr>
          <w:t>возможности других приложений (Сбор</w:t>
        </w:r>
      </w:ins>
      <w:ins w:id="418" w:author="Валентин" w:date="2019-01-14T19:37:00Z">
        <w:r w:rsidR="00654EE1">
          <w:rPr>
            <w:rFonts w:ascii="Times New Roman" w:hAnsi="Times New Roman" w:cs="Times New Roman"/>
            <w:noProof/>
            <w:sz w:val="28"/>
            <w:szCs w:val="28"/>
          </w:rPr>
          <w:t xml:space="preserve"> и предоставление </w:t>
        </w:r>
      </w:ins>
      <w:ins w:id="419" w:author="Валентин" w:date="2019-01-14T19:34:00Z">
        <w:r w:rsidR="00654EE1">
          <w:rPr>
            <w:rFonts w:ascii="Times New Roman" w:hAnsi="Times New Roman" w:cs="Times New Roman"/>
            <w:noProof/>
            <w:sz w:val="28"/>
            <w:szCs w:val="28"/>
          </w:rPr>
          <w:t>аналитики</w:t>
        </w:r>
      </w:ins>
      <w:ins w:id="420" w:author="Валентин" w:date="2019-01-14T19:38:00Z">
        <w:r w:rsidR="00654EE1">
          <w:rPr>
            <w:rFonts w:ascii="Times New Roman" w:hAnsi="Times New Roman" w:cs="Times New Roman"/>
            <w:noProof/>
            <w:sz w:val="28"/>
            <w:szCs w:val="28"/>
          </w:rPr>
          <w:t xml:space="preserve"> в форме графиков</w:t>
        </w:r>
      </w:ins>
      <w:ins w:id="421" w:author="Валентин" w:date="2019-01-14T19:34:00Z">
        <w:r w:rsidR="00654EE1">
          <w:rPr>
            <w:rFonts w:ascii="Times New Roman" w:hAnsi="Times New Roman" w:cs="Times New Roman"/>
            <w:noProof/>
            <w:sz w:val="28"/>
            <w:szCs w:val="28"/>
          </w:rPr>
          <w:t>,</w:t>
        </w:r>
      </w:ins>
      <w:ins w:id="422" w:author="Валентин" w:date="2019-01-14T19:41:00Z">
        <w:r w:rsidR="009276AD">
          <w:rPr>
            <w:rFonts w:ascii="Times New Roman" w:hAnsi="Times New Roman" w:cs="Times New Roman"/>
            <w:noProof/>
            <w:sz w:val="28"/>
            <w:szCs w:val="28"/>
          </w:rPr>
          <w:t xml:space="preserve"> информации о пользователях,</w:t>
        </w:r>
      </w:ins>
      <w:ins w:id="423" w:author="Валентин" w:date="2019-01-14T19:34:00Z">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w:t>
        </w:r>
      </w:ins>
      <w:ins w:id="424" w:author="Валентин" w:date="2019-01-14T19:36:00Z">
        <w:r w:rsidR="00654EE1">
          <w:rPr>
            <w:rFonts w:ascii="Times New Roman" w:hAnsi="Times New Roman" w:cs="Times New Roman"/>
            <w:noProof/>
            <w:sz w:val="28"/>
            <w:szCs w:val="28"/>
          </w:rPr>
          <w:t xml:space="preserve"> аккаунтов</w:t>
        </w:r>
      </w:ins>
      <w:ins w:id="425" w:author="Валентин" w:date="2019-01-14T19:34:00Z">
        <w:r w:rsidR="00654EE1">
          <w:rPr>
            <w:rFonts w:ascii="Times New Roman" w:hAnsi="Times New Roman" w:cs="Times New Roman"/>
            <w:noProof/>
            <w:sz w:val="28"/>
            <w:szCs w:val="28"/>
          </w:rPr>
          <w:t xml:space="preserve">) </w:t>
        </w:r>
      </w:ins>
      <w:del w:id="426" w:author="Валентин" w:date="2019-01-14T19:31:00Z">
        <w:r w:rsidDel="00E43A43">
          <w:rPr>
            <w:rFonts w:ascii="Times New Roman" w:hAnsi="Times New Roman" w:cs="Times New Roman"/>
            <w:noProof/>
            <w:sz w:val="28"/>
            <w:szCs w:val="28"/>
          </w:rPr>
          <w:delText>в своем приложении мы будем устранять минусы</w:delText>
        </w:r>
      </w:del>
      <w:ins w:id="427" w:author="Виктория" w:date="2019-01-14T11:42:00Z">
        <w:del w:id="428" w:author="Валентин" w:date="2019-01-14T19:28:00Z">
          <w:r w:rsidR="007B3CB1" w:rsidDel="00E43A43">
            <w:rPr>
              <w:rFonts w:ascii="Times New Roman" w:hAnsi="Times New Roman" w:cs="Times New Roman"/>
              <w:noProof/>
              <w:sz w:val="28"/>
              <w:szCs w:val="28"/>
            </w:rPr>
            <w:delText>,</w:delText>
          </w:r>
        </w:del>
      </w:ins>
      <w:del w:id="429" w:author="Валентин" w:date="2019-01-14T19:31:00Z">
        <w:r w:rsidDel="00E43A43">
          <w:rPr>
            <w:rFonts w:ascii="Times New Roman" w:hAnsi="Times New Roman" w:cs="Times New Roman"/>
            <w:noProof/>
            <w:sz w:val="28"/>
            <w:szCs w:val="28"/>
          </w:rPr>
          <w:delText xml:space="preserve"> </w:delText>
        </w:r>
      </w:del>
      <w:commentRangeStart w:id="430"/>
      <w:del w:id="431" w:author="Валентин" w:date="2019-01-14T19:28:00Z">
        <w:r w:rsidDel="00E43A43">
          <w:rPr>
            <w:rFonts w:ascii="Times New Roman" w:hAnsi="Times New Roman" w:cs="Times New Roman"/>
            <w:noProof/>
            <w:sz w:val="28"/>
            <w:szCs w:val="28"/>
          </w:rPr>
          <w:delText>связанными с разным функционалом каждого приложения</w:delText>
        </w:r>
      </w:del>
      <w:del w:id="432" w:author="Валентин" w:date="2019-01-14T19:30:00Z">
        <w:r w:rsidDel="00E43A43">
          <w:rPr>
            <w:rFonts w:ascii="Times New Roman" w:hAnsi="Times New Roman" w:cs="Times New Roman"/>
            <w:noProof/>
            <w:sz w:val="28"/>
            <w:szCs w:val="28"/>
          </w:rPr>
          <w:delText>, будем объединять</w:delText>
        </w:r>
      </w:del>
      <w:del w:id="433" w:author="Валентин" w:date="2019-01-14T19:31:00Z">
        <w:r w:rsidDel="00E43A43">
          <w:rPr>
            <w:rFonts w:ascii="Times New Roman" w:hAnsi="Times New Roman" w:cs="Times New Roman"/>
            <w:noProof/>
            <w:sz w:val="28"/>
            <w:szCs w:val="28"/>
          </w:rPr>
          <w:delText xml:space="preserve"> их в одном приложении</w:delText>
        </w:r>
        <w:r w:rsidR="00CD6673" w:rsidDel="00E43A43">
          <w:rPr>
            <w:rFonts w:ascii="Times New Roman" w:hAnsi="Times New Roman" w:cs="Times New Roman"/>
            <w:noProof/>
            <w:sz w:val="28"/>
            <w:szCs w:val="28"/>
          </w:rPr>
          <w:delText xml:space="preserve"> и  попробуем добавить свой функционал</w:delText>
        </w:r>
        <w:commentRangeEnd w:id="430"/>
        <w:r w:rsidR="007B3CB1" w:rsidDel="00E43A43">
          <w:rPr>
            <w:rStyle w:val="af3"/>
          </w:rPr>
          <w:commentReference w:id="430"/>
        </w:r>
        <w:r w:rsidR="00CD6673" w:rsidDel="00E43A43">
          <w:rPr>
            <w:rFonts w:ascii="Times New Roman" w:hAnsi="Times New Roman" w:cs="Times New Roman"/>
            <w:noProof/>
            <w:sz w:val="28"/>
            <w:szCs w:val="28"/>
          </w:rPr>
          <w:delText>.</w:delText>
        </w:r>
      </w:del>
    </w:p>
    <w:p w14:paraId="4FD1A139" w14:textId="38C58F4D" w:rsidR="00AD070E" w:rsidRPr="00AD070E" w:rsidDel="00E43A43" w:rsidRDefault="000606D1" w:rsidP="00361AE4">
      <w:pPr>
        <w:spacing w:line="360" w:lineRule="auto"/>
        <w:ind w:firstLine="708"/>
        <w:jc w:val="both"/>
        <w:rPr>
          <w:del w:id="434" w:author="Валентин" w:date="2019-01-14T19:28:00Z"/>
          <w:rFonts w:ascii="Times New Roman" w:hAnsi="Times New Roman" w:cs="Times New Roman"/>
          <w:noProof/>
          <w:sz w:val="28"/>
          <w:szCs w:val="28"/>
        </w:rPr>
        <w:pPrChange w:id="435" w:author="Валентин" w:date="2019-01-15T18:22:00Z">
          <w:pPr>
            <w:spacing w:line="360" w:lineRule="auto"/>
            <w:jc w:val="both"/>
          </w:pPr>
        </w:pPrChange>
      </w:pPr>
      <w:del w:id="436" w:author="Валентин" w:date="2019-01-14T19:28:00Z">
        <w:r w:rsidDel="00E43A43">
          <w:rPr>
            <w:rFonts w:ascii="Times New Roman" w:hAnsi="Times New Roman" w:cs="Times New Roman"/>
            <w:noProof/>
            <w:sz w:val="28"/>
            <w:szCs w:val="28"/>
          </w:rPr>
          <w:br/>
        </w:r>
      </w:del>
    </w:p>
    <w:p w14:paraId="3822E119" w14:textId="77777777" w:rsidR="002011F8" w:rsidRDefault="002011F8" w:rsidP="00361AE4">
      <w:pPr>
        <w:spacing w:line="360" w:lineRule="auto"/>
        <w:ind w:firstLine="708"/>
        <w:jc w:val="both"/>
        <w:rPr>
          <w:rFonts w:ascii="Times New Roman" w:hAnsi="Times New Roman" w:cs="Times New Roman"/>
          <w:sz w:val="28"/>
          <w:szCs w:val="28"/>
        </w:rPr>
        <w:pPrChange w:id="437" w:author="Валентин" w:date="2019-01-15T18:22:00Z">
          <w:pPr>
            <w:spacing w:line="360" w:lineRule="auto"/>
            <w:jc w:val="both"/>
          </w:pPr>
        </w:pPrChange>
      </w:pPr>
      <w:r>
        <w:rPr>
          <w:rFonts w:ascii="Times New Roman" w:hAnsi="Times New Roman" w:cs="Times New Roman"/>
          <w:sz w:val="28"/>
          <w:szCs w:val="28"/>
        </w:rPr>
        <w:br w:type="page"/>
      </w:r>
    </w:p>
    <w:p w14:paraId="2D224A4F" w14:textId="77777777" w:rsidR="007B3CB1" w:rsidRDefault="00AD32AF" w:rsidP="00555B9E">
      <w:pPr>
        <w:pStyle w:val="1"/>
        <w:spacing w:before="0" w:line="360" w:lineRule="auto"/>
        <w:jc w:val="center"/>
        <w:rPr>
          <w:ins w:id="438" w:author="Виктория" w:date="2019-01-14T11:42:00Z"/>
          <w:rFonts w:ascii="Times New Roman" w:eastAsia="Times New Roman" w:hAnsi="Times New Roman" w:cs="Times New Roman"/>
          <w:color w:val="000000"/>
        </w:rPr>
      </w:pPr>
      <w:bookmarkStart w:id="439" w:name="_Toc534824520"/>
      <w:r w:rsidRPr="003F0F68">
        <w:rPr>
          <w:rFonts w:ascii="Times New Roman" w:hAnsi="Times New Roman" w:cs="Times New Roman"/>
          <w:color w:val="auto"/>
        </w:rPr>
        <w:lastRenderedPageBreak/>
        <w:t xml:space="preserve">Глава 2. </w:t>
      </w:r>
      <w:r w:rsidR="007B3CB1">
        <w:rPr>
          <w:rFonts w:ascii="Times New Roman" w:eastAsia="Times New Roman" w:hAnsi="Times New Roman" w:cs="Times New Roman"/>
          <w:color w:val="000000"/>
        </w:rPr>
        <w:t xml:space="preserve">Разработка </w:t>
      </w:r>
      <w:r w:rsidR="007B3AF7">
        <w:rPr>
          <w:rFonts w:ascii="Times New Roman" w:eastAsia="Times New Roman" w:hAnsi="Times New Roman" w:cs="Times New Roman"/>
          <w:color w:val="000000"/>
        </w:rPr>
        <w:t>бота веб</w:t>
      </w:r>
      <w:r w:rsidR="007B3AF7" w:rsidRPr="00151E1A">
        <w:rPr>
          <w:rFonts w:ascii="Times New Roman" w:eastAsia="Times New Roman" w:hAnsi="Times New Roman" w:cs="Times New Roman"/>
          <w:color w:val="000000"/>
        </w:rPr>
        <w:t xml:space="preserve"> приложения  десктопной версии </w:t>
      </w:r>
    </w:p>
    <w:p w14:paraId="17898474" w14:textId="77777777" w:rsidR="00AD32AF" w:rsidRPr="003F0F68" w:rsidRDefault="007B3AF7" w:rsidP="00555B9E">
      <w:pPr>
        <w:pStyle w:val="1"/>
        <w:spacing w:before="0" w:line="360" w:lineRule="auto"/>
        <w:jc w:val="center"/>
        <w:rPr>
          <w:rFonts w:ascii="Times New Roman" w:hAnsi="Times New Roman" w:cs="Times New Roman"/>
          <w:color w:val="auto"/>
        </w:rPr>
      </w:pPr>
      <w:r w:rsidRPr="00151E1A">
        <w:rPr>
          <w:rFonts w:ascii="Times New Roman" w:eastAsia="Times New Roman" w:hAnsi="Times New Roman" w:cs="Times New Roman"/>
          <w:color w:val="000000"/>
        </w:rPr>
        <w:t>для социальной сети "ВКонтакте</w:t>
      </w:r>
      <w:bookmarkEnd w:id="439"/>
    </w:p>
    <w:p w14:paraId="11AB221F" w14:textId="77777777" w:rsidR="00FB6C60" w:rsidRPr="003F0F68" w:rsidRDefault="00FB6C60" w:rsidP="00555B9E">
      <w:pPr>
        <w:pStyle w:val="1"/>
        <w:spacing w:before="0" w:line="360" w:lineRule="auto"/>
        <w:jc w:val="center"/>
        <w:rPr>
          <w:rFonts w:ascii="Times New Roman" w:hAnsi="Times New Roman" w:cs="Times New Roman"/>
          <w:color w:val="auto"/>
        </w:rPr>
      </w:pPr>
      <w:bookmarkStart w:id="440"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440"/>
    </w:p>
    <w:p w14:paraId="6D48B9C7" w14:textId="19922E31" w:rsidR="00FE28B3" w:rsidRPr="001E5A3B" w:rsidRDefault="004C27DF">
      <w:pPr>
        <w:spacing w:after="0" w:line="360" w:lineRule="auto"/>
        <w:ind w:firstLine="567"/>
        <w:jc w:val="both"/>
        <w:rPr>
          <w:rFonts w:ascii="Times New Roman" w:hAnsi="Times New Roman" w:cs="Times New Roman"/>
          <w:sz w:val="28"/>
          <w:szCs w:val="28"/>
        </w:rPr>
      </w:pPr>
      <w:commentRangeStart w:id="441"/>
      <w:del w:id="442" w:author="Валентин" w:date="2019-01-14T19:42:00Z">
        <w:r w:rsidRPr="001E5A3B" w:rsidDel="001B69F0">
          <w:rPr>
            <w:rFonts w:ascii="Times New Roman" w:hAnsi="Times New Roman" w:cs="Times New Roman"/>
            <w:sz w:val="28"/>
            <w:szCs w:val="28"/>
          </w:rPr>
          <w:delText xml:space="preserve">При создании программы </w:delText>
        </w:r>
        <w:r w:rsidR="00914D6D" w:rsidRPr="001E5A3B" w:rsidDel="001B69F0">
          <w:rPr>
            <w:rFonts w:ascii="Times New Roman" w:hAnsi="Times New Roman" w:cs="Times New Roman"/>
            <w:sz w:val="28"/>
            <w:szCs w:val="28"/>
          </w:rPr>
          <w:delText>применялись</w:delText>
        </w:r>
        <w:r w:rsidRPr="001E5A3B" w:rsidDel="001B69F0">
          <w:rPr>
            <w:rFonts w:ascii="Times New Roman" w:hAnsi="Times New Roman" w:cs="Times New Roman"/>
            <w:sz w:val="28"/>
            <w:szCs w:val="28"/>
          </w:rPr>
          <w:delText>:</w:delText>
        </w:r>
      </w:del>
      <w:ins w:id="443" w:author="Валентин" w:date="2019-01-14T19:42:00Z">
        <w:r w:rsidR="001B69F0" w:rsidRPr="001E5A3B">
          <w:rPr>
            <w:rFonts w:ascii="Times New Roman" w:hAnsi="Times New Roman" w:cs="Times New Roman"/>
            <w:sz w:val="28"/>
            <w:szCs w:val="28"/>
          </w:rPr>
          <w:t xml:space="preserve">При начале разработки </w:t>
        </w:r>
      </w:ins>
      <w:ins w:id="444" w:author="Валентин" w:date="2019-01-14T19:43:00Z">
        <w:r w:rsidR="00730219" w:rsidRPr="001E5A3B">
          <w:rPr>
            <w:rFonts w:ascii="Times New Roman" w:hAnsi="Times New Roman" w:cs="Times New Roman"/>
            <w:sz w:val="28"/>
            <w:szCs w:val="28"/>
          </w:rPr>
          <w:t>был выбор из нескольких программных сред разработки</w:t>
        </w:r>
      </w:ins>
      <w:r w:rsidR="007D5774" w:rsidRPr="001E5A3B">
        <w:rPr>
          <w:rFonts w:ascii="Times New Roman" w:hAnsi="Times New Roman" w:cs="Times New Roman"/>
          <w:sz w:val="28"/>
          <w:szCs w:val="28"/>
        </w:rPr>
        <w:t xml:space="preserve"> </w:t>
      </w:r>
      <w:commentRangeEnd w:id="441"/>
      <w:r w:rsidR="007B3CB1" w:rsidRPr="001E5A3B">
        <w:rPr>
          <w:rStyle w:val="af3"/>
          <w:rFonts w:ascii="Times New Roman" w:hAnsi="Times New Roman" w:cs="Times New Roman"/>
          <w:sz w:val="28"/>
          <w:szCs w:val="28"/>
          <w:rPrChange w:id="445" w:author="Валентин" w:date="2019-01-14T20:00:00Z">
            <w:rPr>
              <w:rStyle w:val="af3"/>
            </w:rPr>
          </w:rPrChange>
        </w:rPr>
        <w:commentReference w:id="441"/>
      </w:r>
      <w:ins w:id="446" w:author="Валентин" w:date="2019-01-14T19:43:00Z">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Change w:id="447" w:author="Валентин" w:date="2019-01-14T20:00:00Z">
              <w:rPr>
                <w:rFonts w:ascii="Times New Roman" w:hAnsi="Times New Roman" w:cs="Times New Roman"/>
                <w:sz w:val="28"/>
                <w:szCs w:val="28"/>
                <w:lang w:val="en-US"/>
              </w:rPr>
            </w:rPrChange>
          </w:rPr>
          <w:t xml:space="preserve">2017, </w:t>
        </w:r>
        <w:r w:rsidR="00730219" w:rsidRPr="001E5A3B">
          <w:rPr>
            <w:rFonts w:ascii="Times New Roman" w:hAnsi="Times New Roman" w:cs="Times New Roman"/>
            <w:sz w:val="28"/>
            <w:szCs w:val="28"/>
            <w:lang w:val="en-US"/>
          </w:rPr>
          <w:t>DevelStudio</w:t>
        </w:r>
      </w:ins>
      <w:ins w:id="448" w:author="Валентин" w:date="2019-01-14T19:45:00Z">
        <w:r w:rsidR="00730219" w:rsidRPr="001E5A3B">
          <w:rPr>
            <w:rFonts w:ascii="Times New Roman" w:hAnsi="Times New Roman" w:cs="Times New Roman"/>
            <w:sz w:val="28"/>
            <w:szCs w:val="28"/>
            <w:rPrChange w:id="449" w:author="Валентин" w:date="2019-01-14T20:00:00Z">
              <w:rPr>
                <w:rFonts w:ascii="Times New Roman" w:hAnsi="Times New Roman" w:cs="Times New Roman"/>
                <w:sz w:val="28"/>
                <w:szCs w:val="28"/>
                <w:lang w:val="en-US"/>
              </w:rPr>
            </w:rPrChange>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Change w:id="450" w:author="Валентин" w:date="2019-01-14T20:00:00Z">
              <w:rPr>
                <w:rFonts w:ascii="Times New Roman" w:hAnsi="Times New Roman" w:cs="Times New Roman"/>
                <w:sz w:val="28"/>
                <w:szCs w:val="28"/>
                <w:lang w:val="en-US"/>
              </w:rPr>
            </w:rPrChange>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w:t>
        </w:r>
      </w:ins>
      <w:ins w:id="451" w:author="Валентин" w:date="2019-01-14T19:47:00Z">
        <w:r w:rsidR="00730219" w:rsidRPr="001E5A3B">
          <w:rPr>
            <w:rFonts w:ascii="Times New Roman" w:hAnsi="Times New Roman" w:cs="Times New Roman"/>
            <w:sz w:val="28"/>
            <w:szCs w:val="28"/>
          </w:rPr>
          <w:t xml:space="preserve"> ограниченно</w:t>
        </w:r>
      </w:ins>
      <w:ins w:id="452" w:author="Валентин" w:date="2019-01-14T19:45:00Z">
        <w:r w:rsidR="00730219" w:rsidRPr="001E5A3B">
          <w:rPr>
            <w:rFonts w:ascii="Times New Roman" w:hAnsi="Times New Roman" w:cs="Times New Roman"/>
            <w:sz w:val="28"/>
            <w:szCs w:val="28"/>
          </w:rPr>
          <w:t xml:space="preserve"> разработку</w:t>
        </w:r>
      </w:ins>
      <w:ins w:id="453" w:author="Валентин" w:date="2019-01-14T19:46:00Z">
        <w:r w:rsidR="00730219" w:rsidRPr="001E5A3B">
          <w:rPr>
            <w:rFonts w:ascii="Times New Roman" w:hAnsi="Times New Roman" w:cs="Times New Roman"/>
            <w:sz w:val="28"/>
            <w:szCs w:val="28"/>
          </w:rPr>
          <w:t xml:space="preserve"> с веб формами и запросами.</w:t>
        </w:r>
      </w:ins>
      <w:ins w:id="454" w:author="Валентин" w:date="2019-01-14T19:45:00Z">
        <w:r w:rsidR="00730219" w:rsidRPr="001E5A3B">
          <w:rPr>
            <w:rFonts w:ascii="Times New Roman" w:hAnsi="Times New Roman" w:cs="Times New Roman"/>
            <w:sz w:val="28"/>
            <w:szCs w:val="28"/>
          </w:rPr>
          <w:t xml:space="preserve"> </w:t>
        </w:r>
      </w:ins>
      <w:ins w:id="455" w:author="Валентин" w:date="2019-01-14T19:47:00Z">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ins>
      <w:ins w:id="456" w:author="Валентин" w:date="2019-01-14T19:48:00Z">
        <w:r w:rsidR="00730219" w:rsidRPr="001E5A3B">
          <w:rPr>
            <w:rFonts w:ascii="Times New Roman" w:hAnsi="Times New Roman" w:cs="Times New Roman"/>
            <w:sz w:val="28"/>
            <w:szCs w:val="28"/>
            <w:lang w:val="en-US"/>
          </w:rPr>
          <w:t>C</w:t>
        </w:r>
        <w:r w:rsidR="00730219" w:rsidRPr="001E5A3B">
          <w:rPr>
            <w:rFonts w:ascii="Times New Roman" w:hAnsi="Times New Roman" w:cs="Times New Roman"/>
            <w:sz w:val="28"/>
            <w:szCs w:val="28"/>
            <w:rPrChange w:id="457" w:author="Валентин" w:date="2019-01-14T20:00:00Z">
              <w:rPr>
                <w:rFonts w:ascii="Times New Roman" w:hAnsi="Times New Roman" w:cs="Times New Roman"/>
                <w:sz w:val="28"/>
                <w:szCs w:val="28"/>
                <w:lang w:val="en-US"/>
              </w:rPr>
            </w:rPrChange>
          </w:rPr>
          <w:t xml:space="preserve">#. </w:t>
        </w:r>
      </w:ins>
      <w:ins w:id="458" w:author="Валентин" w:date="2019-01-14T19:52:00Z">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w:t>
        </w:r>
      </w:ins>
      <w:ins w:id="459" w:author="Валентин" w:date="2019-01-14T19:53:00Z">
        <w:r w:rsidR="00730219" w:rsidRPr="001E5A3B">
          <w:rPr>
            <w:rFonts w:ascii="Times New Roman" w:hAnsi="Times New Roman" w:cs="Times New Roman"/>
            <w:sz w:val="28"/>
            <w:szCs w:val="28"/>
          </w:rPr>
          <w:t xml:space="preserve">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можно по</w:t>
        </w:r>
      </w:ins>
      <w:ins w:id="460" w:author="Валентин" w:date="2019-01-14T19:54:00Z">
        <w:r w:rsidR="00367376" w:rsidRPr="001E5A3B">
          <w:rPr>
            <w:rFonts w:ascii="Times New Roman" w:hAnsi="Times New Roman" w:cs="Times New Roman"/>
            <w:sz w:val="28"/>
            <w:szCs w:val="28"/>
          </w:rPr>
          <w:t>л</w:t>
        </w:r>
      </w:ins>
      <w:ins w:id="461" w:author="Валентин" w:date="2019-01-14T19:53:00Z">
        <w:r w:rsidR="00367376" w:rsidRPr="001E5A3B">
          <w:rPr>
            <w:rFonts w:ascii="Times New Roman" w:hAnsi="Times New Roman" w:cs="Times New Roman"/>
            <w:sz w:val="28"/>
            <w:szCs w:val="28"/>
          </w:rPr>
          <w:t>ностью реализовать приложение</w:t>
        </w:r>
        <w:r w:rsidR="00730219" w:rsidRPr="001E5A3B">
          <w:rPr>
            <w:rFonts w:ascii="Times New Roman" w:hAnsi="Times New Roman" w:cs="Times New Roman"/>
            <w:sz w:val="28"/>
            <w:szCs w:val="28"/>
            <w:rPrChange w:id="462" w:author="Валентин" w:date="2019-01-14T20:00:00Z">
              <w:rPr>
                <w:rFonts w:ascii="Times New Roman" w:hAnsi="Times New Roman" w:cs="Times New Roman"/>
                <w:sz w:val="28"/>
                <w:szCs w:val="28"/>
                <w:lang w:val="en-US"/>
              </w:rPr>
            </w:rPrChange>
          </w:rPr>
          <w:t xml:space="preserve">. </w:t>
        </w:r>
      </w:ins>
      <w:ins w:id="463" w:author="Валентин" w:date="2019-01-14T19:54:00Z">
        <w:r w:rsidR="00367376" w:rsidRPr="001E5A3B">
          <w:rPr>
            <w:rFonts w:ascii="Times New Roman" w:hAnsi="Times New Roman" w:cs="Times New Roman"/>
            <w:sz w:val="28"/>
            <w:szCs w:val="28"/>
          </w:rPr>
          <w:t xml:space="preserve"> В итоге выбор пал на </w:t>
        </w:r>
        <w:r w:rsidR="00367376" w:rsidRPr="001E5A3B">
          <w:rPr>
            <w:rFonts w:ascii="Times New Roman" w:hAnsi="Times New Roman" w:cs="Times New Roman"/>
            <w:sz w:val="28"/>
            <w:szCs w:val="28"/>
            <w:lang w:val="en-US"/>
          </w:rPr>
          <w:t>DevelStudio</w:t>
        </w:r>
        <w:r w:rsidR="00367376" w:rsidRPr="001E5A3B">
          <w:rPr>
            <w:rFonts w:ascii="Times New Roman" w:hAnsi="Times New Roman" w:cs="Times New Roman"/>
            <w:sz w:val="28"/>
            <w:szCs w:val="28"/>
          </w:rPr>
          <w:t>, т.к дальше при интеграции приложения с сервером не надо будет создавать с нуля или переписыва</w:t>
        </w:r>
      </w:ins>
      <w:ins w:id="464" w:author="Валентин" w:date="2019-01-14T20:03:00Z">
        <w:r w:rsidR="001A0BF4">
          <w:rPr>
            <w:rFonts w:ascii="Times New Roman" w:hAnsi="Times New Roman" w:cs="Times New Roman"/>
            <w:sz w:val="28"/>
            <w:szCs w:val="28"/>
          </w:rPr>
          <w:t>ть</w:t>
        </w:r>
      </w:ins>
      <w:ins w:id="465" w:author="Валентин" w:date="2019-01-14T19:54:00Z">
        <w:r w:rsidR="00367376" w:rsidRPr="001E5A3B">
          <w:rPr>
            <w:rFonts w:ascii="Times New Roman" w:hAnsi="Times New Roman" w:cs="Times New Roman"/>
            <w:sz w:val="28"/>
            <w:szCs w:val="28"/>
          </w:rPr>
          <w:t>.</w:t>
        </w:r>
      </w:ins>
    </w:p>
    <w:p w14:paraId="1A0C022E" w14:textId="600350C9" w:rsidR="007D5774" w:rsidRPr="001E5A3B" w:rsidDel="001E5A3B" w:rsidRDefault="007D5774">
      <w:pPr>
        <w:spacing w:after="0" w:line="360" w:lineRule="auto"/>
        <w:ind w:firstLine="567"/>
        <w:jc w:val="both"/>
        <w:rPr>
          <w:del w:id="466" w:author="Валентин" w:date="2019-01-14T19:58:00Z"/>
          <w:rFonts w:ascii="Times New Roman" w:hAnsi="Times New Roman" w:cs="Times New Roman"/>
          <w:sz w:val="28"/>
          <w:szCs w:val="28"/>
        </w:rPr>
      </w:pPr>
      <w:r w:rsidRPr="001E5A3B">
        <w:rPr>
          <w:rFonts w:ascii="Times New Roman" w:hAnsi="Times New Roman" w:cs="Times New Roman"/>
          <w:sz w:val="28"/>
          <w:szCs w:val="28"/>
        </w:rPr>
        <w:t>PHP является наиболее распространенным языком веб</w:t>
      </w:r>
      <w:del w:id="467" w:author="Валентин" w:date="2019-01-15T17:27:00Z">
        <w:r w:rsidRPr="001E5A3B" w:rsidDel="0033719E">
          <w:rPr>
            <w:rFonts w:ascii="Times New Roman" w:hAnsi="Times New Roman" w:cs="Times New Roman"/>
            <w:sz w:val="28"/>
            <w:szCs w:val="28"/>
          </w:rPr>
          <w:delText>-</w:delText>
        </w:r>
      </w:del>
      <w:ins w:id="468"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программирования. Подавляющ</w:t>
      </w:r>
      <w:ins w:id="469" w:author="Виктория" w:date="2019-01-14T11:43:00Z">
        <w:r w:rsidR="007B3CB1" w:rsidRPr="001E5A3B">
          <w:rPr>
            <w:rFonts w:ascii="Times New Roman" w:hAnsi="Times New Roman" w:cs="Times New Roman"/>
            <w:sz w:val="28"/>
            <w:szCs w:val="28"/>
          </w:rPr>
          <w:t>е</w:t>
        </w:r>
      </w:ins>
      <w:del w:id="470" w:author="Виктория" w:date="2019-01-14T11:43:00Z">
        <w:r w:rsidRPr="001E5A3B" w:rsidDel="007B3CB1">
          <w:rPr>
            <w:rFonts w:ascii="Times New Roman" w:hAnsi="Times New Roman" w:cs="Times New Roman"/>
            <w:sz w:val="28"/>
            <w:szCs w:val="28"/>
          </w:rPr>
          <w:delText>и</w:delText>
        </w:r>
      </w:del>
      <w:r w:rsidRPr="001E5A3B">
        <w:rPr>
          <w:rFonts w:ascii="Times New Roman" w:hAnsi="Times New Roman" w:cs="Times New Roman"/>
          <w:sz w:val="28"/>
          <w:szCs w:val="28"/>
        </w:rPr>
        <w:t>е большинство сайтов и веб</w:t>
      </w:r>
      <w:del w:id="471" w:author="Валентин" w:date="2019-01-15T17:27:00Z">
        <w:r w:rsidRPr="001E5A3B" w:rsidDel="0033719E">
          <w:rPr>
            <w:rFonts w:ascii="Times New Roman" w:hAnsi="Times New Roman" w:cs="Times New Roman"/>
            <w:sz w:val="28"/>
            <w:szCs w:val="28"/>
          </w:rPr>
          <w:delText>-</w:delText>
        </w:r>
      </w:del>
      <w:ins w:id="472"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14:paraId="59BC4DFD" w14:textId="1FB79A3E" w:rsidR="00C30D31" w:rsidRPr="001E5A3B" w:rsidDel="001E5A3B" w:rsidRDefault="001E5A3B">
      <w:pPr>
        <w:spacing w:after="0" w:line="360" w:lineRule="auto"/>
        <w:ind w:firstLine="567"/>
        <w:jc w:val="both"/>
        <w:rPr>
          <w:del w:id="473" w:author="Валентин" w:date="2019-01-14T19:58:00Z"/>
          <w:rFonts w:ascii="Times New Roman" w:hAnsi="Times New Roman" w:cs="Times New Roman"/>
          <w:sz w:val="28"/>
          <w:szCs w:val="28"/>
        </w:rPr>
      </w:pPr>
      <w:ins w:id="474" w:author="Валентин" w:date="2019-01-14T19:58:00Z">
        <w:r w:rsidRPr="001E5A3B">
          <w:rPr>
            <w:rFonts w:ascii="Times New Roman" w:hAnsi="Times New Roman" w:cs="Times New Roman"/>
            <w:sz w:val="28"/>
            <w:szCs w:val="28"/>
            <w:rPrChange w:id="475" w:author="Валентин" w:date="2019-01-14T20:00:00Z">
              <w:rPr>
                <w:rFonts w:ascii="Times New Roman" w:hAnsi="Times New Roman" w:cs="Times New Roman"/>
                <w:sz w:val="28"/>
                <w:szCs w:val="28"/>
                <w:lang w:val="en-US"/>
              </w:rPr>
            </w:rPrChange>
          </w:rPr>
          <w:t xml:space="preserve"> </w:t>
        </w:r>
      </w:ins>
      <w:r w:rsidR="007D5774" w:rsidRPr="001E5A3B">
        <w:rPr>
          <w:rFonts w:ascii="Times New Roman" w:hAnsi="Times New Roman" w:cs="Times New Roman"/>
          <w:sz w:val="28"/>
          <w:szCs w:val="28"/>
        </w:rPr>
        <w:t xml:space="preserve">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w:t>
      </w:r>
      <w:del w:id="476" w:author="Валентин" w:date="2019-01-15T17:27:00Z">
        <w:r w:rsidR="007D5774" w:rsidRPr="001E5A3B" w:rsidDel="0033719E">
          <w:rPr>
            <w:rFonts w:ascii="Times New Roman" w:hAnsi="Times New Roman" w:cs="Times New Roman"/>
            <w:sz w:val="28"/>
            <w:szCs w:val="28"/>
          </w:rPr>
          <w:delText>-</w:delText>
        </w:r>
      </w:del>
      <w:ins w:id="477" w:author="Валентин" w:date="2019-01-15T17:27:00Z">
        <w:r w:rsidR="0033719E">
          <w:rPr>
            <w:rFonts w:ascii="Times New Roman" w:hAnsi="Times New Roman" w:cs="Times New Roman"/>
            <w:sz w:val="28"/>
            <w:szCs w:val="28"/>
          </w:rPr>
          <w:t>–</w:t>
        </w:r>
      </w:ins>
      <w:r w:rsidR="007D5774" w:rsidRPr="001E5A3B">
        <w:rPr>
          <w:rFonts w:ascii="Times New Roman" w:hAnsi="Times New Roman" w:cs="Times New Roman"/>
          <w:sz w:val="28"/>
          <w:szCs w:val="28"/>
        </w:rPr>
        <w:t xml:space="preserve"> PHP: Препроцессор гипертекста) представлял удобный набор инструментов для упрощенного создания веб</w:t>
      </w:r>
      <w:del w:id="478" w:author="Валентин" w:date="2019-01-15T17:27:00Z">
        <w:r w:rsidR="007D5774" w:rsidRPr="001E5A3B" w:rsidDel="0033719E">
          <w:rPr>
            <w:rFonts w:ascii="Times New Roman" w:hAnsi="Times New Roman" w:cs="Times New Roman"/>
            <w:sz w:val="28"/>
            <w:szCs w:val="28"/>
          </w:rPr>
          <w:delText>-</w:delText>
        </w:r>
      </w:del>
      <w:ins w:id="479" w:author="Валентин" w:date="2019-01-15T17:27:00Z">
        <w:r w:rsidR="0033719E">
          <w:rPr>
            <w:rFonts w:ascii="Times New Roman" w:hAnsi="Times New Roman" w:cs="Times New Roman"/>
            <w:sz w:val="28"/>
            <w:szCs w:val="28"/>
          </w:rPr>
          <w:t>–</w:t>
        </w:r>
      </w:ins>
      <w:r w:rsidR="007D5774" w:rsidRPr="001E5A3B">
        <w:rPr>
          <w:rFonts w:ascii="Times New Roman" w:hAnsi="Times New Roman" w:cs="Times New Roman"/>
          <w:sz w:val="28"/>
          <w:szCs w:val="28"/>
        </w:rPr>
        <w:t>сайтов и веб</w:t>
      </w:r>
      <w:del w:id="480" w:author="Валентин" w:date="2019-01-15T17:27:00Z">
        <w:r w:rsidR="007D5774" w:rsidRPr="001E5A3B" w:rsidDel="0033719E">
          <w:rPr>
            <w:rFonts w:ascii="Times New Roman" w:hAnsi="Times New Roman" w:cs="Times New Roman"/>
            <w:sz w:val="28"/>
            <w:szCs w:val="28"/>
          </w:rPr>
          <w:delText>-</w:delText>
        </w:r>
      </w:del>
      <w:ins w:id="481" w:author="Валентин" w:date="2019-01-15T17:27:00Z">
        <w:r w:rsidR="0033719E">
          <w:rPr>
            <w:rFonts w:ascii="Times New Roman" w:hAnsi="Times New Roman" w:cs="Times New Roman"/>
            <w:sz w:val="28"/>
            <w:szCs w:val="28"/>
          </w:rPr>
          <w:t>–</w:t>
        </w:r>
      </w:ins>
      <w:r w:rsidR="007D5774" w:rsidRPr="001E5A3B">
        <w:rPr>
          <w:rFonts w:ascii="Times New Roman" w:hAnsi="Times New Roman" w:cs="Times New Roman"/>
          <w:sz w:val="28"/>
          <w:szCs w:val="28"/>
        </w:rPr>
        <w:t>приложений.</w:t>
      </w:r>
      <w:ins w:id="482" w:author="Валентин" w:date="2019-01-14T19:58:00Z">
        <w:r w:rsidRPr="001E5A3B">
          <w:rPr>
            <w:rFonts w:ascii="Times New Roman" w:hAnsi="Times New Roman" w:cs="Times New Roman"/>
            <w:sz w:val="28"/>
            <w:szCs w:val="28"/>
            <w:rPrChange w:id="483" w:author="Валентин" w:date="2019-01-14T20:00:00Z">
              <w:rPr>
                <w:rFonts w:ascii="Times New Roman" w:hAnsi="Times New Roman" w:cs="Times New Roman"/>
                <w:sz w:val="28"/>
                <w:szCs w:val="28"/>
                <w:lang w:val="en-US"/>
              </w:rPr>
            </w:rPrChange>
          </w:rPr>
          <w:t xml:space="preserve"> </w:t>
        </w:r>
      </w:ins>
    </w:p>
    <w:p w14:paraId="2808D45A" w14:textId="3854E0FA" w:rsidR="00C30D31" w:rsidRPr="001E5A3B" w:rsidDel="003E2F1C" w:rsidRDefault="00C30D31">
      <w:pPr>
        <w:spacing w:after="0" w:line="360" w:lineRule="auto"/>
        <w:ind w:firstLine="567"/>
        <w:jc w:val="both"/>
        <w:rPr>
          <w:del w:id="484" w:author="Валентин" w:date="2019-01-14T19:55:00Z"/>
          <w:rFonts w:ascii="Times New Roman" w:hAnsi="Times New Roman" w:cs="Times New Roman"/>
          <w:sz w:val="28"/>
          <w:szCs w:val="28"/>
        </w:rPr>
        <w:pPrChange w:id="485" w:author="Валентин" w:date="2019-01-14T20:03:00Z">
          <w:pPr>
            <w:spacing w:after="0" w:line="360" w:lineRule="auto"/>
            <w:jc w:val="both"/>
          </w:pPr>
        </w:pPrChange>
      </w:pPr>
      <w:commentRangeStart w:id="486"/>
      <w:del w:id="487" w:author="Валентин" w:date="2019-01-14T19:55:00Z">
        <w:r w:rsidRPr="001E5A3B" w:rsidDel="003E2F1C">
          <w:rPr>
            <w:rFonts w:ascii="Times New Roman" w:hAnsi="Times New Roman" w:cs="Times New Roman"/>
            <w:sz w:val="28"/>
            <w:szCs w:val="28"/>
          </w:rPr>
          <w:delText>Какие преимущества предоставляет PHP?</w:delText>
        </w:r>
        <w:commentRangeEnd w:id="486"/>
        <w:r w:rsidR="007B3CB1" w:rsidRPr="001E5A3B" w:rsidDel="003E2F1C">
          <w:rPr>
            <w:rStyle w:val="af3"/>
            <w:rFonts w:ascii="Times New Roman" w:hAnsi="Times New Roman" w:cs="Times New Roman"/>
            <w:sz w:val="28"/>
            <w:szCs w:val="28"/>
            <w:rPrChange w:id="488" w:author="Валентин" w:date="2019-01-14T20:00:00Z">
              <w:rPr>
                <w:rStyle w:val="af3"/>
              </w:rPr>
            </w:rPrChange>
          </w:rPr>
          <w:commentReference w:id="486"/>
        </w:r>
      </w:del>
    </w:p>
    <w:p w14:paraId="75C75AAE" w14:textId="553CBF82" w:rsidR="00C30D31" w:rsidRPr="001E5A3B" w:rsidDel="003E2F1C" w:rsidRDefault="00C30D31">
      <w:pPr>
        <w:spacing w:after="0" w:line="360" w:lineRule="auto"/>
        <w:ind w:firstLine="567"/>
        <w:jc w:val="both"/>
        <w:rPr>
          <w:ins w:id="489" w:author="Виктория" w:date="2019-01-14T11:45:00Z"/>
          <w:del w:id="490" w:author="Валентин" w:date="2019-01-14T19:56:00Z"/>
          <w:rFonts w:ascii="Times New Roman" w:hAnsi="Times New Roman" w:cs="Times New Roman"/>
          <w:sz w:val="28"/>
          <w:szCs w:val="28"/>
        </w:rPr>
        <w:pPrChange w:id="491" w:author="Валентин" w:date="2019-01-14T20:03:00Z">
          <w:pPr>
            <w:spacing w:after="0" w:line="360" w:lineRule="auto"/>
            <w:jc w:val="both"/>
          </w:pPr>
        </w:pPrChange>
      </w:pPr>
    </w:p>
    <w:p w14:paraId="7BEECB2E" w14:textId="1BB36766" w:rsidR="007B3CB1" w:rsidRPr="001E5A3B" w:rsidDel="003E2F1C" w:rsidRDefault="007B3CB1">
      <w:pPr>
        <w:spacing w:after="0" w:line="360" w:lineRule="auto"/>
        <w:ind w:firstLine="567"/>
        <w:jc w:val="both"/>
        <w:rPr>
          <w:del w:id="492" w:author="Валентин" w:date="2019-01-14T19:56:00Z"/>
          <w:rFonts w:ascii="Times New Roman" w:hAnsi="Times New Roman" w:cs="Times New Roman"/>
          <w:sz w:val="28"/>
          <w:szCs w:val="28"/>
        </w:rPr>
        <w:pPrChange w:id="493" w:author="Валентин" w:date="2019-01-14T20:03:00Z">
          <w:pPr>
            <w:spacing w:after="0" w:line="360" w:lineRule="auto"/>
            <w:jc w:val="both"/>
          </w:pPr>
        </w:pPrChange>
      </w:pPr>
      <w:ins w:id="494" w:author="Виктория" w:date="2019-01-14T11:45:00Z">
        <w:del w:id="495" w:author="Валентин" w:date="2019-01-14T19:56:00Z">
          <w:r w:rsidRPr="001E5A3B" w:rsidDel="003E2F1C">
            <w:rPr>
              <w:rFonts w:ascii="Times New Roman" w:hAnsi="Times New Roman" w:cs="Times New Roman"/>
              <w:sz w:val="28"/>
              <w:szCs w:val="28"/>
            </w:rPr>
            <w:delText>Далее вообще все не отформатировано – читать не буду</w:delText>
          </w:r>
        </w:del>
      </w:ins>
    </w:p>
    <w:p w14:paraId="12F59B3A" w14:textId="61A50534" w:rsidR="00C30D31" w:rsidRPr="001E5A3B" w:rsidDel="001E5A3B" w:rsidRDefault="00C30D31">
      <w:pPr>
        <w:spacing w:after="0" w:line="360" w:lineRule="auto"/>
        <w:ind w:firstLine="567"/>
        <w:jc w:val="both"/>
        <w:rPr>
          <w:del w:id="496" w:author="Валентин" w:date="2019-01-14T19:58:00Z"/>
          <w:rFonts w:ascii="Times New Roman" w:hAnsi="Times New Roman" w:cs="Times New Roman"/>
          <w:sz w:val="28"/>
          <w:szCs w:val="28"/>
        </w:rPr>
        <w:pPrChange w:id="497" w:author="Валентин" w:date="2019-01-14T20:03:00Z">
          <w:pPr>
            <w:spacing w:after="0" w:line="360" w:lineRule="auto"/>
            <w:jc w:val="both"/>
          </w:pPr>
        </w:pPrChange>
      </w:pPr>
      <w:r w:rsidRPr="001E5A3B">
        <w:rPr>
          <w:rFonts w:ascii="Times New Roman" w:hAnsi="Times New Roman" w:cs="Times New Roman"/>
          <w:sz w:val="28"/>
          <w:szCs w:val="28"/>
        </w:rPr>
        <w:t xml:space="preserve">Для всех наиболее распространенных операционных системам (Windows, MacOS, Linux) есть свои версии пакетов разработки на PHP, а это значит, что </w:t>
      </w:r>
      <w:del w:id="498" w:author="Валентин" w:date="2019-01-14T19:56:00Z">
        <w:r w:rsidRPr="001E5A3B" w:rsidDel="003E2F1C">
          <w:rPr>
            <w:rFonts w:ascii="Times New Roman" w:hAnsi="Times New Roman" w:cs="Times New Roman"/>
            <w:sz w:val="28"/>
            <w:szCs w:val="28"/>
          </w:rPr>
          <w:delText>вы можете</w:delText>
        </w:r>
      </w:del>
      <w:ins w:id="499" w:author="Валентин" w:date="2019-01-14T19:56:00Z">
        <w:r w:rsidR="003E2F1C" w:rsidRPr="001E5A3B">
          <w:rPr>
            <w:rFonts w:ascii="Times New Roman" w:hAnsi="Times New Roman" w:cs="Times New Roman"/>
            <w:sz w:val="28"/>
            <w:szCs w:val="28"/>
            <w:rPrChange w:id="500" w:author="Валентин" w:date="2019-01-14T20:00:00Z">
              <w:rPr>
                <w:rFonts w:ascii="Times New Roman" w:hAnsi="Times New Roman" w:cs="Times New Roman"/>
                <w:sz w:val="28"/>
                <w:szCs w:val="28"/>
                <w:highlight w:val="red"/>
              </w:rPr>
            </w:rPrChange>
          </w:rPr>
          <w:t>можно</w:t>
        </w:r>
      </w:ins>
      <w:r w:rsidRPr="001E5A3B">
        <w:rPr>
          <w:rFonts w:ascii="Times New Roman" w:hAnsi="Times New Roman" w:cs="Times New Roman"/>
          <w:sz w:val="28"/>
          <w:szCs w:val="28"/>
        </w:rPr>
        <w:t xml:space="preserve"> создавать веб</w:t>
      </w:r>
      <w:del w:id="501" w:author="Валентин" w:date="2019-01-15T17:27:00Z">
        <w:r w:rsidRPr="001E5A3B" w:rsidDel="0033719E">
          <w:rPr>
            <w:rFonts w:ascii="Times New Roman" w:hAnsi="Times New Roman" w:cs="Times New Roman"/>
            <w:sz w:val="28"/>
            <w:szCs w:val="28"/>
          </w:rPr>
          <w:delText>-</w:delText>
        </w:r>
      </w:del>
      <w:ins w:id="502"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сайты на любой из этих операционных систем.</w:t>
      </w:r>
      <w:ins w:id="503" w:author="Валентин" w:date="2019-01-14T19:58:00Z">
        <w:r w:rsidR="001E5A3B" w:rsidRPr="001E5A3B">
          <w:rPr>
            <w:rFonts w:ascii="Times New Roman" w:hAnsi="Times New Roman" w:cs="Times New Roman"/>
            <w:sz w:val="28"/>
            <w:szCs w:val="28"/>
            <w:rPrChange w:id="504" w:author="Валентин" w:date="2019-01-14T20:00:00Z">
              <w:rPr>
                <w:rFonts w:ascii="Times New Roman" w:hAnsi="Times New Roman" w:cs="Times New Roman"/>
                <w:sz w:val="28"/>
                <w:szCs w:val="28"/>
                <w:lang w:val="en-US"/>
              </w:rPr>
            </w:rPrChange>
          </w:rPr>
          <w:t xml:space="preserve"> </w:t>
        </w:r>
      </w:ins>
    </w:p>
    <w:p w14:paraId="7350A8C1" w14:textId="4CD724A5" w:rsidR="00C30D31" w:rsidRPr="001E5A3B" w:rsidDel="003E2F1C" w:rsidRDefault="00C30D31">
      <w:pPr>
        <w:spacing w:after="0" w:line="360" w:lineRule="auto"/>
        <w:ind w:firstLine="567"/>
        <w:jc w:val="both"/>
        <w:rPr>
          <w:del w:id="505" w:author="Валентин" w:date="2019-01-14T19:56:00Z"/>
          <w:rFonts w:ascii="Times New Roman" w:hAnsi="Times New Roman" w:cs="Times New Roman"/>
          <w:sz w:val="28"/>
          <w:szCs w:val="28"/>
        </w:rPr>
        <w:pPrChange w:id="506" w:author="Валентин" w:date="2019-01-14T20:03:00Z">
          <w:pPr>
            <w:spacing w:after="0" w:line="360" w:lineRule="auto"/>
            <w:jc w:val="both"/>
          </w:pPr>
        </w:pPrChange>
      </w:pPr>
    </w:p>
    <w:p w14:paraId="7866E627" w14:textId="12C57D13" w:rsidR="00C30D31" w:rsidRPr="001E5A3B" w:rsidDel="003E2F1C" w:rsidRDefault="00C30D31">
      <w:pPr>
        <w:spacing w:after="0" w:line="360" w:lineRule="auto"/>
        <w:ind w:firstLine="567"/>
        <w:jc w:val="both"/>
        <w:rPr>
          <w:del w:id="507" w:author="Валентин" w:date="2019-01-14T19:56:00Z"/>
          <w:rFonts w:ascii="Times New Roman" w:hAnsi="Times New Roman" w:cs="Times New Roman"/>
          <w:sz w:val="28"/>
          <w:szCs w:val="28"/>
        </w:rPr>
        <w:pPrChange w:id="508" w:author="Валентин" w:date="2019-01-14T20:03:00Z">
          <w:pPr>
            <w:spacing w:after="0" w:line="360" w:lineRule="auto"/>
            <w:jc w:val="both"/>
          </w:pPr>
        </w:pPrChange>
      </w:pPr>
      <w:r w:rsidRPr="001E5A3B">
        <w:rPr>
          <w:rFonts w:ascii="Times New Roman" w:hAnsi="Times New Roman" w:cs="Times New Roman"/>
          <w:sz w:val="28"/>
          <w:szCs w:val="28"/>
        </w:rPr>
        <w:t>PHP может работать в связке с различными веб</w:t>
      </w:r>
      <w:del w:id="509" w:author="Валентин" w:date="2019-01-15T17:27:00Z">
        <w:r w:rsidRPr="001E5A3B" w:rsidDel="0033719E">
          <w:rPr>
            <w:rFonts w:ascii="Times New Roman" w:hAnsi="Times New Roman" w:cs="Times New Roman"/>
            <w:sz w:val="28"/>
            <w:szCs w:val="28"/>
          </w:rPr>
          <w:delText>-</w:delText>
        </w:r>
      </w:del>
      <w:ins w:id="510"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серверами: Apache, Nginx, IIS</w:t>
      </w:r>
    </w:p>
    <w:p w14:paraId="1E9851B1" w14:textId="05EF18CC" w:rsidR="00C30D31" w:rsidRPr="001E5A3B" w:rsidDel="003E2F1C" w:rsidRDefault="00C30D31">
      <w:pPr>
        <w:spacing w:after="0" w:line="360" w:lineRule="auto"/>
        <w:ind w:firstLine="567"/>
        <w:jc w:val="both"/>
        <w:rPr>
          <w:del w:id="511" w:author="Валентин" w:date="2019-01-14T19:56:00Z"/>
          <w:rFonts w:ascii="Times New Roman" w:hAnsi="Times New Roman" w:cs="Times New Roman"/>
          <w:sz w:val="28"/>
          <w:szCs w:val="28"/>
        </w:rPr>
        <w:pPrChange w:id="512" w:author="Валентин" w:date="2019-01-14T20:03:00Z">
          <w:pPr>
            <w:spacing w:after="0" w:line="360" w:lineRule="auto"/>
            <w:jc w:val="both"/>
          </w:pPr>
        </w:pPrChange>
      </w:pPr>
    </w:p>
    <w:p w14:paraId="5482BFF4" w14:textId="3D5C0BEF" w:rsidR="00C30D31" w:rsidRPr="001E5A3B" w:rsidDel="003E2F1C" w:rsidRDefault="00C30D31">
      <w:pPr>
        <w:spacing w:after="0" w:line="360" w:lineRule="auto"/>
        <w:ind w:firstLine="567"/>
        <w:jc w:val="both"/>
        <w:rPr>
          <w:del w:id="513" w:author="Валентин" w:date="2019-01-14T19:57:00Z"/>
          <w:rFonts w:ascii="Times New Roman" w:hAnsi="Times New Roman" w:cs="Times New Roman"/>
          <w:sz w:val="28"/>
          <w:szCs w:val="28"/>
        </w:rPr>
        <w:pPrChange w:id="514" w:author="Валентин" w:date="2019-01-14T20:03:00Z">
          <w:pPr>
            <w:spacing w:after="0" w:line="360" w:lineRule="auto"/>
            <w:jc w:val="both"/>
          </w:pPr>
        </w:pPrChange>
      </w:pPr>
      <w:r w:rsidRPr="001E5A3B">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w:t>
      </w:r>
      <w:del w:id="515" w:author="Валентин" w:date="2019-01-15T17:27:00Z">
        <w:r w:rsidRPr="001E5A3B" w:rsidDel="0033719E">
          <w:rPr>
            <w:rFonts w:ascii="Times New Roman" w:hAnsi="Times New Roman" w:cs="Times New Roman"/>
            <w:sz w:val="28"/>
            <w:szCs w:val="28"/>
          </w:rPr>
          <w:delText>-</w:delText>
        </w:r>
      </w:del>
      <w:ins w:id="516"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сайты</w:t>
      </w:r>
      <w:ins w:id="517" w:author="Валентин" w:date="2019-01-14T19:57:00Z">
        <w:r w:rsidR="003E2F1C" w:rsidRPr="001E5A3B">
          <w:rPr>
            <w:rFonts w:ascii="Times New Roman" w:hAnsi="Times New Roman" w:cs="Times New Roman"/>
            <w:sz w:val="28"/>
            <w:szCs w:val="28"/>
            <w:rPrChange w:id="518" w:author="Валентин" w:date="2019-01-14T20:00:00Z">
              <w:rPr>
                <w:rFonts w:ascii="Times New Roman" w:hAnsi="Times New Roman" w:cs="Times New Roman"/>
                <w:sz w:val="28"/>
                <w:szCs w:val="28"/>
                <w:lang w:val="en-US"/>
              </w:rPr>
            </w:rPrChange>
          </w:rPr>
          <w:t xml:space="preserve">. </w:t>
        </w:r>
      </w:ins>
    </w:p>
    <w:p w14:paraId="370AC683" w14:textId="3ACB3103" w:rsidR="00C30D31" w:rsidRPr="001E5A3B" w:rsidDel="003E2F1C" w:rsidRDefault="00C30D31">
      <w:pPr>
        <w:spacing w:after="0" w:line="360" w:lineRule="auto"/>
        <w:ind w:firstLine="567"/>
        <w:jc w:val="both"/>
        <w:rPr>
          <w:del w:id="519" w:author="Валентин" w:date="2019-01-14T19:56:00Z"/>
          <w:rFonts w:ascii="Times New Roman" w:hAnsi="Times New Roman" w:cs="Times New Roman"/>
          <w:sz w:val="28"/>
          <w:szCs w:val="28"/>
        </w:rPr>
        <w:pPrChange w:id="520" w:author="Валентин" w:date="2019-01-14T20:03:00Z">
          <w:pPr>
            <w:spacing w:after="0" w:line="360" w:lineRule="auto"/>
            <w:jc w:val="both"/>
          </w:pPr>
        </w:pPrChange>
      </w:pPr>
    </w:p>
    <w:p w14:paraId="336E6562" w14:textId="0714F389" w:rsidR="00C30D31" w:rsidRPr="001E5A3B" w:rsidDel="003E2F1C" w:rsidRDefault="00C30D31">
      <w:pPr>
        <w:spacing w:after="0" w:line="360" w:lineRule="auto"/>
        <w:ind w:firstLine="567"/>
        <w:jc w:val="both"/>
        <w:rPr>
          <w:del w:id="521" w:author="Валентин" w:date="2019-01-14T19:57:00Z"/>
          <w:rFonts w:ascii="Times New Roman" w:hAnsi="Times New Roman" w:cs="Times New Roman"/>
          <w:sz w:val="28"/>
          <w:szCs w:val="28"/>
        </w:rPr>
        <w:pPrChange w:id="522" w:author="Валентин" w:date="2019-01-14T20:03:00Z">
          <w:pPr>
            <w:spacing w:after="0" w:line="360" w:lineRule="auto"/>
            <w:jc w:val="both"/>
          </w:pPr>
        </w:pPrChange>
      </w:pPr>
      <w:r w:rsidRPr="001E5A3B">
        <w:rPr>
          <w:rFonts w:ascii="Times New Roman" w:hAnsi="Times New Roman" w:cs="Times New Roman"/>
          <w:sz w:val="28"/>
          <w:szCs w:val="28"/>
        </w:rPr>
        <w:t>PHP похож на язык Си, по</w:t>
      </w:r>
      <w:r w:rsidRPr="001E5A3B">
        <w:rPr>
          <w:rFonts w:ascii="Times New Roman" w:hAnsi="Times New Roman" w:cs="Times New Roman"/>
          <w:sz w:val="28"/>
          <w:szCs w:val="28"/>
        </w:rPr>
        <w:lastRenderedPageBreak/>
        <w:t>этому, зная Си или один из языков с сиподобным синтаксисом, будет проще овладеть PHP</w:t>
      </w:r>
    </w:p>
    <w:p w14:paraId="2D34399E" w14:textId="1564D338" w:rsidR="00C30D31" w:rsidRPr="001E5A3B" w:rsidDel="003E2F1C" w:rsidRDefault="003E2F1C">
      <w:pPr>
        <w:spacing w:after="0" w:line="360" w:lineRule="auto"/>
        <w:ind w:firstLine="567"/>
        <w:jc w:val="both"/>
        <w:rPr>
          <w:del w:id="523" w:author="Валентин" w:date="2019-01-14T19:57:00Z"/>
          <w:rFonts w:ascii="Times New Roman" w:hAnsi="Times New Roman" w:cs="Times New Roman"/>
          <w:sz w:val="28"/>
          <w:szCs w:val="28"/>
        </w:rPr>
        <w:pPrChange w:id="524" w:author="Валентин" w:date="2019-01-14T20:03:00Z">
          <w:pPr>
            <w:spacing w:after="0" w:line="360" w:lineRule="auto"/>
            <w:jc w:val="both"/>
          </w:pPr>
        </w:pPrChange>
      </w:pPr>
      <w:ins w:id="525" w:author="Валентин" w:date="2019-01-14T19:57:00Z">
        <w:r w:rsidRPr="001E5A3B">
          <w:rPr>
            <w:rFonts w:ascii="Times New Roman" w:hAnsi="Times New Roman" w:cs="Times New Roman"/>
            <w:sz w:val="28"/>
            <w:szCs w:val="28"/>
            <w:rPrChange w:id="526" w:author="Валентин" w:date="2019-01-14T20:00:00Z">
              <w:rPr>
                <w:rFonts w:ascii="Times New Roman" w:hAnsi="Times New Roman" w:cs="Times New Roman"/>
                <w:sz w:val="28"/>
                <w:szCs w:val="28"/>
                <w:lang w:val="en-US"/>
              </w:rPr>
            </w:rPrChange>
          </w:rPr>
          <w:t xml:space="preserve">. </w:t>
        </w:r>
        <w:r w:rsidRPr="001E5A3B">
          <w:rPr>
            <w:rFonts w:ascii="Times New Roman" w:hAnsi="Times New Roman" w:cs="Times New Roman"/>
            <w:sz w:val="28"/>
            <w:szCs w:val="28"/>
            <w:lang w:val="en-US"/>
          </w:rPr>
          <w:t>P</w:t>
        </w:r>
      </w:ins>
    </w:p>
    <w:p w14:paraId="47933425" w14:textId="3E626525" w:rsidR="00C30D31" w:rsidRPr="001E5A3B" w:rsidDel="003E2F1C" w:rsidRDefault="00C30D31">
      <w:pPr>
        <w:spacing w:after="0" w:line="360" w:lineRule="auto"/>
        <w:ind w:firstLine="567"/>
        <w:jc w:val="both"/>
        <w:rPr>
          <w:del w:id="527" w:author="Валентин" w:date="2019-01-14T19:57:00Z"/>
          <w:rFonts w:ascii="Times New Roman" w:hAnsi="Times New Roman" w:cs="Times New Roman"/>
          <w:sz w:val="28"/>
          <w:szCs w:val="28"/>
        </w:rPr>
        <w:pPrChange w:id="528" w:author="Валентин" w:date="2019-01-14T20:03:00Z">
          <w:pPr>
            <w:spacing w:after="0" w:line="360" w:lineRule="auto"/>
            <w:jc w:val="both"/>
          </w:pPr>
        </w:pPrChange>
      </w:pPr>
      <w:del w:id="529" w:author="Валентин" w:date="2019-01-14T19:57:00Z">
        <w:r w:rsidRPr="001E5A3B" w:rsidDel="003E2F1C">
          <w:rPr>
            <w:rFonts w:ascii="Times New Roman" w:hAnsi="Times New Roman" w:cs="Times New Roman"/>
            <w:sz w:val="28"/>
            <w:szCs w:val="28"/>
          </w:rPr>
          <w:delText>P</w:delText>
        </w:r>
      </w:del>
      <w:r w:rsidRPr="001E5A3B">
        <w:rPr>
          <w:rFonts w:ascii="Times New Roman" w:hAnsi="Times New Roman" w:cs="Times New Roman"/>
          <w:sz w:val="28"/>
          <w:szCs w:val="28"/>
        </w:rPr>
        <w:t>HP поддерживает работу с множеством систем баз данных (MySQL, MSSQL, Oracle, Postgre, MongoDB и другие)</w:t>
      </w:r>
      <w:ins w:id="530" w:author="Валентин" w:date="2019-01-14T19:57:00Z">
        <w:r w:rsidR="003E2F1C" w:rsidRPr="001E5A3B">
          <w:rPr>
            <w:rFonts w:ascii="Times New Roman" w:hAnsi="Times New Roman" w:cs="Times New Roman"/>
            <w:sz w:val="28"/>
            <w:szCs w:val="28"/>
            <w:rPrChange w:id="531" w:author="Валентин" w:date="2019-01-14T20:00:00Z">
              <w:rPr>
                <w:rFonts w:ascii="Times New Roman" w:hAnsi="Times New Roman" w:cs="Times New Roman"/>
                <w:sz w:val="28"/>
                <w:szCs w:val="28"/>
                <w:lang w:val="en-US"/>
              </w:rPr>
            </w:rPrChange>
          </w:rPr>
          <w:t>.</w:t>
        </w:r>
      </w:ins>
    </w:p>
    <w:p w14:paraId="75444FCC" w14:textId="3D70A7AD" w:rsidR="00C30D31" w:rsidRPr="001E5A3B" w:rsidDel="003E2F1C" w:rsidRDefault="00C30D31">
      <w:pPr>
        <w:spacing w:after="0" w:line="360" w:lineRule="auto"/>
        <w:ind w:firstLine="567"/>
        <w:jc w:val="both"/>
        <w:rPr>
          <w:del w:id="532" w:author="Валентин" w:date="2019-01-14T19:57:00Z"/>
          <w:rFonts w:ascii="Times New Roman" w:hAnsi="Times New Roman" w:cs="Times New Roman"/>
          <w:sz w:val="28"/>
          <w:szCs w:val="28"/>
        </w:rPr>
        <w:pPrChange w:id="533" w:author="Валентин" w:date="2019-01-14T20:03:00Z">
          <w:pPr>
            <w:spacing w:after="0" w:line="360" w:lineRule="auto"/>
            <w:jc w:val="both"/>
          </w:pPr>
        </w:pPrChange>
      </w:pPr>
    </w:p>
    <w:p w14:paraId="58B63593" w14:textId="0C5A1B88" w:rsidR="00C30D31" w:rsidRPr="001E5A3B" w:rsidDel="003E2F1C" w:rsidRDefault="00C30D31">
      <w:pPr>
        <w:spacing w:after="0" w:line="360" w:lineRule="auto"/>
        <w:ind w:firstLine="567"/>
        <w:jc w:val="both"/>
        <w:rPr>
          <w:del w:id="534" w:author="Валентин" w:date="2019-01-14T19:57:00Z"/>
          <w:rFonts w:ascii="Times New Roman" w:hAnsi="Times New Roman" w:cs="Times New Roman"/>
          <w:sz w:val="28"/>
          <w:szCs w:val="28"/>
        </w:rPr>
        <w:pPrChange w:id="535" w:author="Валентин" w:date="2019-01-14T20:03:00Z">
          <w:pPr>
            <w:spacing w:after="0" w:line="360" w:lineRule="auto"/>
            <w:jc w:val="both"/>
          </w:pPr>
        </w:pPrChange>
      </w:pPr>
      <w:r w:rsidRPr="001E5A3B">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w:t>
      </w:r>
      <w:del w:id="536" w:author="Валентин" w:date="2019-01-15T17:27:00Z">
        <w:r w:rsidRPr="001E5A3B" w:rsidDel="0033719E">
          <w:rPr>
            <w:rFonts w:ascii="Times New Roman" w:hAnsi="Times New Roman" w:cs="Times New Roman"/>
            <w:sz w:val="28"/>
            <w:szCs w:val="28"/>
          </w:rPr>
          <w:delText>-</w:delText>
        </w:r>
      </w:del>
      <w:ins w:id="537"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сайты на PHP на веб</w:t>
      </w:r>
      <w:del w:id="538" w:author="Валентин" w:date="2019-01-15T17:27:00Z">
        <w:r w:rsidRPr="001E5A3B" w:rsidDel="0033719E">
          <w:rPr>
            <w:rFonts w:ascii="Times New Roman" w:hAnsi="Times New Roman" w:cs="Times New Roman"/>
            <w:sz w:val="28"/>
            <w:szCs w:val="28"/>
          </w:rPr>
          <w:delText>-</w:delText>
        </w:r>
      </w:del>
      <w:ins w:id="539"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серверах Apache или Nginx, которые работают на одной из операционных систем семейства Linux. И веб</w:t>
      </w:r>
      <w:del w:id="540" w:author="Валентин" w:date="2019-01-15T17:27:00Z">
        <w:r w:rsidRPr="001E5A3B" w:rsidDel="0033719E">
          <w:rPr>
            <w:rFonts w:ascii="Times New Roman" w:hAnsi="Times New Roman" w:cs="Times New Roman"/>
            <w:sz w:val="28"/>
            <w:szCs w:val="28"/>
          </w:rPr>
          <w:delText>-</w:delText>
        </w:r>
      </w:del>
      <w:ins w:id="541"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серверы, и операционные системы на базе Linux бесплатны, что снижает общую стоимость использования хостинга</w:t>
      </w:r>
    </w:p>
    <w:p w14:paraId="61323AF7" w14:textId="21D9D43B" w:rsidR="00C30D31" w:rsidRPr="00853316" w:rsidDel="003E2F1C" w:rsidRDefault="003E2F1C">
      <w:pPr>
        <w:spacing w:after="0" w:line="360" w:lineRule="auto"/>
        <w:ind w:firstLine="567"/>
        <w:jc w:val="both"/>
        <w:rPr>
          <w:del w:id="542" w:author="Валентин" w:date="2019-01-14T19:57:00Z"/>
          <w:rFonts w:ascii="Times New Roman" w:hAnsi="Times New Roman" w:cs="Times New Roman"/>
          <w:sz w:val="28"/>
          <w:szCs w:val="28"/>
        </w:rPr>
        <w:pPrChange w:id="543" w:author="Валентин" w:date="2019-01-14T20:03:00Z">
          <w:pPr>
            <w:spacing w:after="0" w:line="360" w:lineRule="auto"/>
            <w:jc w:val="both"/>
          </w:pPr>
        </w:pPrChange>
      </w:pPr>
      <w:ins w:id="544" w:author="Валентин" w:date="2019-01-14T19:57:00Z">
        <w:r w:rsidRPr="00853316">
          <w:rPr>
            <w:rFonts w:ascii="Times New Roman" w:hAnsi="Times New Roman" w:cs="Times New Roman"/>
            <w:sz w:val="28"/>
            <w:szCs w:val="28"/>
            <w:rPrChange w:id="545" w:author="Валентин" w:date="2019-01-14T20:20:00Z">
              <w:rPr>
                <w:rFonts w:ascii="Times New Roman" w:hAnsi="Times New Roman" w:cs="Times New Roman"/>
                <w:sz w:val="28"/>
                <w:szCs w:val="28"/>
                <w:lang w:val="en-US"/>
              </w:rPr>
            </w:rPrChange>
          </w:rPr>
          <w:t>.</w:t>
        </w:r>
      </w:ins>
    </w:p>
    <w:p w14:paraId="5F0D0B84" w14:textId="6B288FA0" w:rsidR="00C30D31" w:rsidRPr="001E5A3B" w:rsidDel="003E2F1C" w:rsidRDefault="003E2F1C">
      <w:pPr>
        <w:spacing w:after="0" w:line="360" w:lineRule="auto"/>
        <w:ind w:firstLine="567"/>
        <w:jc w:val="both"/>
        <w:rPr>
          <w:del w:id="546" w:author="Валентин" w:date="2019-01-14T19:57:00Z"/>
          <w:rFonts w:ascii="Times New Roman" w:hAnsi="Times New Roman" w:cs="Times New Roman"/>
          <w:sz w:val="28"/>
          <w:szCs w:val="28"/>
        </w:rPr>
        <w:pPrChange w:id="547" w:author="Валентин" w:date="2019-01-14T20:03:00Z">
          <w:pPr>
            <w:spacing w:after="0" w:line="360" w:lineRule="auto"/>
            <w:jc w:val="both"/>
          </w:pPr>
        </w:pPrChange>
      </w:pPr>
      <w:ins w:id="548" w:author="Валентин" w:date="2019-01-14T19:57:00Z">
        <w:r w:rsidRPr="00853316">
          <w:rPr>
            <w:rFonts w:ascii="Times New Roman" w:hAnsi="Times New Roman" w:cs="Times New Roman"/>
            <w:sz w:val="28"/>
            <w:szCs w:val="28"/>
            <w:rPrChange w:id="549" w:author="Валентин" w:date="2019-01-14T20:20:00Z">
              <w:rPr>
                <w:rFonts w:ascii="Times New Roman" w:hAnsi="Times New Roman" w:cs="Times New Roman"/>
                <w:sz w:val="28"/>
                <w:szCs w:val="28"/>
                <w:lang w:val="en-US"/>
              </w:rPr>
            </w:rPrChange>
          </w:rPr>
          <w:t xml:space="preserve"> </w:t>
        </w:r>
      </w:ins>
      <w:r w:rsidR="00C30D31" w:rsidRPr="001E5A3B">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14:paraId="605F56E8" w14:textId="77777777" w:rsidR="001E5A3B" w:rsidRPr="001E5A3B" w:rsidRDefault="003E2F1C">
      <w:pPr>
        <w:spacing w:after="0" w:line="360" w:lineRule="auto"/>
        <w:ind w:firstLine="567"/>
        <w:jc w:val="both"/>
        <w:rPr>
          <w:ins w:id="550" w:author="Валентин" w:date="2019-01-14T19:59:00Z"/>
          <w:rFonts w:ascii="Times New Roman" w:hAnsi="Times New Roman" w:cs="Times New Roman"/>
          <w:sz w:val="28"/>
          <w:szCs w:val="28"/>
          <w:rPrChange w:id="551" w:author="Валентин" w:date="2019-01-14T20:00:00Z">
            <w:rPr>
              <w:ins w:id="552" w:author="Валентин" w:date="2019-01-14T19:59:00Z"/>
            </w:rPr>
          </w:rPrChange>
        </w:rPr>
        <w:pPrChange w:id="553" w:author="Валентин" w:date="2019-01-14T20:03:00Z">
          <w:pPr>
            <w:spacing w:line="360" w:lineRule="auto"/>
            <w:ind w:firstLine="708"/>
            <w:jc w:val="both"/>
          </w:pPr>
        </w:pPrChange>
      </w:pPr>
      <w:ins w:id="554" w:author="Валентин" w:date="2019-01-14T19:57:00Z">
        <w:r w:rsidRPr="001E5A3B">
          <w:rPr>
            <w:rFonts w:ascii="Times New Roman" w:hAnsi="Times New Roman" w:cs="Times New Roman"/>
            <w:sz w:val="28"/>
            <w:szCs w:val="28"/>
            <w:rPrChange w:id="555" w:author="Валентин" w:date="2019-01-14T20:00:00Z">
              <w:rPr>
                <w:sz w:val="28"/>
                <w:szCs w:val="28"/>
                <w:lang w:val="en-US"/>
              </w:rPr>
            </w:rPrChange>
          </w:rPr>
          <w:t xml:space="preserve"> </w:t>
        </w:r>
      </w:ins>
      <w:del w:id="556" w:author="Валентин" w:date="2019-01-14T19:59:00Z">
        <w:r w:rsidR="00FF34A3" w:rsidRPr="001E5A3B" w:rsidDel="001E5A3B">
          <w:rPr>
            <w:rFonts w:ascii="Times New Roman" w:hAnsi="Times New Roman" w:cs="Times New Roman"/>
            <w:sz w:val="28"/>
            <w:szCs w:val="28"/>
            <w:rPrChange w:id="557" w:author="Валентин" w:date="2019-01-14T20:00:00Z">
              <w:rPr>
                <w:sz w:val="28"/>
                <w:szCs w:val="28"/>
              </w:rPr>
            </w:rPrChange>
          </w:rPr>
          <w:delText xml:space="preserve">При разработке использовался программный продукт </w:delText>
        </w:r>
        <w:r w:rsidR="00FE28B3" w:rsidRPr="001E5A3B" w:rsidDel="001E5A3B">
          <w:rPr>
            <w:rFonts w:ascii="Times New Roman" w:hAnsi="Times New Roman" w:cs="Times New Roman"/>
            <w:sz w:val="28"/>
            <w:szCs w:val="28"/>
            <w:rPrChange w:id="558" w:author="Валентин" w:date="2019-01-14T20:00:00Z">
              <w:rPr>
                <w:sz w:val="28"/>
                <w:szCs w:val="28"/>
              </w:rPr>
            </w:rPrChange>
          </w:rPr>
          <w:delText xml:space="preserve">- </w:delText>
        </w:r>
        <w:r w:rsidR="00FF34A3" w:rsidRPr="001E5A3B" w:rsidDel="001E5A3B">
          <w:rPr>
            <w:rFonts w:ascii="Times New Roman" w:hAnsi="Times New Roman" w:cs="Times New Roman"/>
            <w:sz w:val="28"/>
            <w:szCs w:val="28"/>
            <w:lang w:val="en-US"/>
            <w:rPrChange w:id="559" w:author="Валентин" w:date="2019-01-14T20:00:00Z">
              <w:rPr>
                <w:sz w:val="28"/>
                <w:szCs w:val="28"/>
                <w:lang w:val="en-US"/>
              </w:rPr>
            </w:rPrChange>
          </w:rPr>
          <w:delText>DevelStudio</w:delText>
        </w:r>
        <w:r w:rsidR="00FF34A3" w:rsidRPr="001E5A3B" w:rsidDel="001E5A3B">
          <w:rPr>
            <w:rFonts w:ascii="Times New Roman" w:hAnsi="Times New Roman" w:cs="Times New Roman"/>
            <w:sz w:val="28"/>
            <w:szCs w:val="28"/>
            <w:rPrChange w:id="560" w:author="Валентин" w:date="2019-01-14T20:00:00Z">
              <w:rPr>
                <w:sz w:val="28"/>
                <w:szCs w:val="28"/>
              </w:rPr>
            </w:rPrChange>
          </w:rPr>
          <w:delText>.</w:delText>
        </w:r>
        <w:r w:rsidR="00FF34A3" w:rsidRPr="001E5A3B" w:rsidDel="001E5A3B">
          <w:rPr>
            <w:rFonts w:ascii="Times New Roman" w:hAnsi="Times New Roman" w:cs="Times New Roman"/>
            <w:sz w:val="28"/>
            <w:szCs w:val="28"/>
            <w:rPrChange w:id="561" w:author="Валентин" w:date="2019-01-14T20:00:00Z">
              <w:rPr/>
            </w:rPrChange>
          </w:rPr>
          <w:delText xml:space="preserve"> </w:delText>
        </w:r>
      </w:del>
    </w:p>
    <w:p w14:paraId="127FB57A" w14:textId="77DEE3F4" w:rsidR="00FF34A3" w:rsidRPr="001E5A3B" w:rsidDel="003E2F1C" w:rsidRDefault="00FF34A3">
      <w:pPr>
        <w:spacing w:after="0" w:line="360" w:lineRule="auto"/>
        <w:ind w:firstLine="708"/>
        <w:jc w:val="both"/>
        <w:rPr>
          <w:del w:id="562" w:author="Валентин" w:date="2019-01-14T19:57:00Z"/>
          <w:rFonts w:ascii="Times New Roman" w:hAnsi="Times New Roman" w:cs="Times New Roman"/>
          <w:sz w:val="28"/>
          <w:szCs w:val="28"/>
          <w:rPrChange w:id="563" w:author="Валентин" w:date="2019-01-14T20:00:00Z">
            <w:rPr>
              <w:del w:id="564" w:author="Валентин" w:date="2019-01-14T19:57:00Z"/>
              <w:sz w:val="28"/>
              <w:szCs w:val="28"/>
            </w:rPr>
          </w:rPrChange>
        </w:rPr>
        <w:pPrChange w:id="565" w:author="Валентин" w:date="2019-01-14T20:00:00Z">
          <w:pPr>
            <w:spacing w:line="360" w:lineRule="auto"/>
            <w:ind w:firstLine="708"/>
            <w:jc w:val="both"/>
          </w:pPr>
        </w:pPrChange>
      </w:pPr>
      <w:r w:rsidRPr="001E5A3B">
        <w:rPr>
          <w:rFonts w:ascii="Times New Roman" w:hAnsi="Times New Roman" w:cs="Times New Roman"/>
          <w:sz w:val="28"/>
          <w:szCs w:val="28"/>
          <w:rPrChange w:id="566" w:author="Валентин" w:date="2019-01-14T20:00:00Z">
            <w:rPr>
              <w:sz w:val="28"/>
              <w:szCs w:val="28"/>
            </w:rPr>
          </w:rPrChange>
        </w:rPr>
        <w:t>Devel</w:t>
      </w:r>
      <w:r w:rsidR="00FE28B3" w:rsidRPr="001E5A3B">
        <w:rPr>
          <w:rFonts w:ascii="Times New Roman" w:hAnsi="Times New Roman" w:cs="Times New Roman"/>
          <w:sz w:val="28"/>
          <w:szCs w:val="28"/>
          <w:rPrChange w:id="567" w:author="Валентин" w:date="2019-01-14T20:00:00Z">
            <w:rPr>
              <w:sz w:val="28"/>
              <w:szCs w:val="28"/>
            </w:rPr>
          </w:rPrChange>
        </w:rPr>
        <w:t xml:space="preserve">Studio </w:t>
      </w:r>
      <w:del w:id="568" w:author="Валентин" w:date="2019-01-15T17:27:00Z">
        <w:r w:rsidR="00FE28B3" w:rsidRPr="001E5A3B" w:rsidDel="0033719E">
          <w:rPr>
            <w:rFonts w:ascii="Times New Roman" w:hAnsi="Times New Roman" w:cs="Times New Roman"/>
            <w:sz w:val="28"/>
            <w:szCs w:val="28"/>
            <w:rPrChange w:id="569" w:author="Валентин" w:date="2019-01-14T20:00:00Z">
              <w:rPr>
                <w:sz w:val="28"/>
                <w:szCs w:val="28"/>
              </w:rPr>
            </w:rPrChange>
          </w:rPr>
          <w:delText>-</w:delText>
        </w:r>
      </w:del>
      <w:ins w:id="570" w:author="Валентин" w:date="2019-01-15T17:27:00Z">
        <w:r w:rsidR="0033719E">
          <w:rPr>
            <w:rFonts w:ascii="Times New Roman" w:hAnsi="Times New Roman" w:cs="Times New Roman"/>
            <w:sz w:val="28"/>
            <w:szCs w:val="28"/>
          </w:rPr>
          <w:t>–</w:t>
        </w:r>
      </w:ins>
      <w:r w:rsidR="00FE28B3" w:rsidRPr="001E5A3B">
        <w:rPr>
          <w:rFonts w:ascii="Times New Roman" w:hAnsi="Times New Roman" w:cs="Times New Roman"/>
          <w:sz w:val="28"/>
          <w:szCs w:val="28"/>
          <w:rPrChange w:id="571" w:author="Валентин" w:date="2019-01-14T20:00:00Z">
            <w:rPr>
              <w:sz w:val="28"/>
              <w:szCs w:val="28"/>
            </w:rPr>
          </w:rPrChange>
        </w:rPr>
        <w:t xml:space="preserve"> среда программирования</w:t>
      </w:r>
      <w:r w:rsidRPr="001E5A3B">
        <w:rPr>
          <w:rFonts w:ascii="Times New Roman" w:hAnsi="Times New Roman" w:cs="Times New Roman"/>
          <w:sz w:val="28"/>
          <w:szCs w:val="28"/>
          <w:rPrChange w:id="572" w:author="Валентин" w:date="2019-01-14T20:00:00Z">
            <w:rPr>
              <w:sz w:val="28"/>
              <w:szCs w:val="28"/>
            </w:rPr>
          </w:rPrChange>
        </w:rPr>
        <w:t xml:space="preserve">, ориентированная на создание программ с помощью языка PHP под Windows. Позволяет создавать приложения с помощью языка </w:t>
      </w:r>
      <w:r w:rsidRPr="001E5A3B">
        <w:rPr>
          <w:rFonts w:ascii="Times New Roman" w:hAnsi="Times New Roman" w:cs="Times New Roman"/>
          <w:sz w:val="28"/>
          <w:szCs w:val="28"/>
          <w:lang w:val="en-US"/>
          <w:rPrChange w:id="573" w:author="Валентин" w:date="2019-01-14T20:00:00Z">
            <w:rPr>
              <w:sz w:val="28"/>
              <w:szCs w:val="28"/>
              <w:lang w:val="en-US"/>
            </w:rPr>
          </w:rPrChange>
        </w:rPr>
        <w:t>PHP</w:t>
      </w:r>
      <w:r w:rsidRPr="001E5A3B">
        <w:rPr>
          <w:rFonts w:ascii="Times New Roman" w:hAnsi="Times New Roman" w:cs="Times New Roman"/>
          <w:sz w:val="28"/>
          <w:szCs w:val="28"/>
          <w:rPrChange w:id="574" w:author="Валентин" w:date="2019-01-14T20:00:00Z">
            <w:rPr>
              <w:sz w:val="28"/>
              <w:szCs w:val="28"/>
            </w:rPr>
          </w:rPrChange>
        </w:rPr>
        <w:t>.</w:t>
      </w:r>
      <w:ins w:id="575" w:author="Валентин" w:date="2019-01-14T19:57:00Z">
        <w:r w:rsidR="003E2F1C" w:rsidRPr="001E5A3B">
          <w:rPr>
            <w:rFonts w:ascii="Times New Roman" w:hAnsi="Times New Roman" w:cs="Times New Roman"/>
            <w:sz w:val="28"/>
            <w:szCs w:val="28"/>
            <w:rPrChange w:id="576" w:author="Валентин" w:date="2019-01-14T20:00:00Z">
              <w:rPr>
                <w:sz w:val="28"/>
                <w:szCs w:val="28"/>
                <w:lang w:val="en-US"/>
              </w:rPr>
            </w:rPrChange>
          </w:rPr>
          <w:t xml:space="preserve"> </w:t>
        </w:r>
      </w:ins>
    </w:p>
    <w:p w14:paraId="4861B9B9" w14:textId="0EF00B7C" w:rsidR="00FF34A3" w:rsidRPr="001E5A3B" w:rsidDel="001E5A3B" w:rsidRDefault="00FF34A3">
      <w:pPr>
        <w:spacing w:after="0" w:line="360" w:lineRule="auto"/>
        <w:ind w:firstLine="708"/>
        <w:jc w:val="both"/>
        <w:rPr>
          <w:del w:id="577" w:author="Валентин" w:date="2019-01-14T19:58:00Z"/>
          <w:rFonts w:ascii="Times New Roman" w:hAnsi="Times New Roman" w:cs="Times New Roman"/>
          <w:sz w:val="28"/>
          <w:szCs w:val="28"/>
          <w:rPrChange w:id="578" w:author="Валентин" w:date="2019-01-14T20:00:00Z">
            <w:rPr>
              <w:del w:id="579" w:author="Валентин" w:date="2019-01-14T19:58:00Z"/>
              <w:sz w:val="28"/>
              <w:szCs w:val="28"/>
            </w:rPr>
          </w:rPrChange>
        </w:rPr>
        <w:pPrChange w:id="580" w:author="Валентин" w:date="2019-01-14T20:00:00Z">
          <w:pPr>
            <w:spacing w:line="360" w:lineRule="auto"/>
            <w:ind w:firstLine="708"/>
            <w:jc w:val="both"/>
          </w:pPr>
        </w:pPrChange>
      </w:pPr>
      <w:r w:rsidRPr="001E5A3B">
        <w:rPr>
          <w:rFonts w:ascii="Times New Roman" w:hAnsi="Times New Roman" w:cs="Times New Roman"/>
          <w:sz w:val="28"/>
          <w:szCs w:val="28"/>
          <w:rPrChange w:id="581" w:author="Валентин" w:date="2019-01-14T20:00:00Z">
            <w:rPr>
              <w:sz w:val="28"/>
              <w:szCs w:val="28"/>
            </w:rPr>
          </w:rPrChange>
        </w:rPr>
        <w:t xml:space="preserve">Для работы с вк </w:t>
      </w:r>
      <w:r w:rsidRPr="001E5A3B">
        <w:rPr>
          <w:rFonts w:ascii="Times New Roman" w:hAnsi="Times New Roman" w:cs="Times New Roman"/>
          <w:sz w:val="28"/>
          <w:szCs w:val="28"/>
          <w:lang w:val="en-US"/>
          <w:rPrChange w:id="582" w:author="Валентин" w:date="2019-01-14T20:00:00Z">
            <w:rPr>
              <w:sz w:val="28"/>
              <w:szCs w:val="28"/>
              <w:lang w:val="en-US"/>
            </w:rPr>
          </w:rPrChange>
        </w:rPr>
        <w:t>api</w:t>
      </w:r>
      <w:r w:rsidRPr="001E5A3B">
        <w:rPr>
          <w:rFonts w:ascii="Times New Roman" w:hAnsi="Times New Roman" w:cs="Times New Roman"/>
          <w:sz w:val="28"/>
          <w:szCs w:val="28"/>
          <w:rPrChange w:id="583" w:author="Валентин" w:date="2019-01-14T20:00:00Z">
            <w:rPr>
              <w:sz w:val="28"/>
              <w:szCs w:val="28"/>
            </w:rPr>
          </w:rPrChange>
        </w:rPr>
        <w:t xml:space="preserve"> используется открытая архитектура авторизации OAuth 2.0 и язык </w:t>
      </w:r>
      <w:r w:rsidRPr="001E5A3B">
        <w:rPr>
          <w:rFonts w:ascii="Times New Roman" w:hAnsi="Times New Roman" w:cs="Times New Roman"/>
          <w:sz w:val="28"/>
          <w:szCs w:val="28"/>
          <w:lang w:val="en-US"/>
          <w:rPrChange w:id="584" w:author="Валентин" w:date="2019-01-14T20:00:00Z">
            <w:rPr>
              <w:sz w:val="28"/>
              <w:szCs w:val="28"/>
              <w:lang w:val="en-US"/>
            </w:rPr>
          </w:rPrChange>
        </w:rPr>
        <w:t>PHP</w:t>
      </w:r>
      <w:r w:rsidRPr="001E5A3B">
        <w:rPr>
          <w:rFonts w:ascii="Times New Roman" w:hAnsi="Times New Roman" w:cs="Times New Roman"/>
          <w:sz w:val="28"/>
          <w:szCs w:val="28"/>
          <w:rPrChange w:id="585" w:author="Валентин" w:date="2019-01-14T20:00:00Z">
            <w:rPr>
              <w:sz w:val="28"/>
              <w:szCs w:val="28"/>
            </w:rPr>
          </w:rPrChange>
        </w:rPr>
        <w:t>.</w:t>
      </w:r>
      <w:ins w:id="586" w:author="Валентин" w:date="2019-01-14T19:58:00Z">
        <w:r w:rsidR="003E2F1C" w:rsidRPr="001E5A3B">
          <w:rPr>
            <w:rFonts w:ascii="Times New Roman" w:hAnsi="Times New Roman" w:cs="Times New Roman"/>
            <w:sz w:val="28"/>
            <w:szCs w:val="28"/>
            <w:rPrChange w:id="587" w:author="Валентин" w:date="2019-01-14T20:00:00Z">
              <w:rPr>
                <w:sz w:val="28"/>
                <w:szCs w:val="28"/>
                <w:lang w:val="en-US"/>
              </w:rPr>
            </w:rPrChange>
          </w:rPr>
          <w:t xml:space="preserve"> </w:t>
        </w:r>
      </w:ins>
    </w:p>
    <w:p w14:paraId="29F53D09" w14:textId="77777777" w:rsidR="001E5A3B" w:rsidRPr="001E5A3B" w:rsidRDefault="001E5A3B">
      <w:pPr>
        <w:spacing w:after="0" w:line="360" w:lineRule="auto"/>
        <w:ind w:firstLine="708"/>
        <w:jc w:val="both"/>
        <w:rPr>
          <w:ins w:id="588" w:author="Валентин" w:date="2019-01-14T19:59:00Z"/>
          <w:rFonts w:ascii="Times New Roman" w:hAnsi="Times New Roman" w:cs="Times New Roman"/>
          <w:sz w:val="28"/>
          <w:szCs w:val="28"/>
          <w:rPrChange w:id="589" w:author="Валентин" w:date="2019-01-14T20:00:00Z">
            <w:rPr>
              <w:ins w:id="590" w:author="Валентин" w:date="2019-01-14T19:59:00Z"/>
              <w:sz w:val="28"/>
              <w:szCs w:val="28"/>
            </w:rPr>
          </w:rPrChange>
        </w:rPr>
        <w:pPrChange w:id="591" w:author="Валентин" w:date="2019-01-14T20:00:00Z">
          <w:pPr>
            <w:spacing w:line="360" w:lineRule="auto"/>
            <w:ind w:firstLine="708"/>
            <w:jc w:val="both"/>
          </w:pPr>
        </w:pPrChange>
      </w:pPr>
    </w:p>
    <w:p w14:paraId="681ED515" w14:textId="6012831B" w:rsidR="00FF34A3" w:rsidRPr="001E5A3B" w:rsidDel="003E2F1C" w:rsidRDefault="00FF34A3">
      <w:pPr>
        <w:spacing w:after="0" w:line="360" w:lineRule="auto"/>
        <w:ind w:firstLine="708"/>
        <w:jc w:val="both"/>
        <w:rPr>
          <w:del w:id="592" w:author="Валентин" w:date="2019-01-14T19:58:00Z"/>
          <w:rFonts w:ascii="Times New Roman" w:hAnsi="Times New Roman" w:cs="Times New Roman"/>
          <w:sz w:val="28"/>
          <w:szCs w:val="28"/>
          <w:rPrChange w:id="593" w:author="Валентин" w:date="2019-01-14T20:00:00Z">
            <w:rPr>
              <w:del w:id="594" w:author="Валентин" w:date="2019-01-14T19:58:00Z"/>
              <w:sz w:val="28"/>
              <w:szCs w:val="28"/>
            </w:rPr>
          </w:rPrChange>
        </w:rPr>
        <w:pPrChange w:id="595" w:author="Валентин" w:date="2019-01-14T20:00:00Z">
          <w:pPr>
            <w:spacing w:line="360" w:lineRule="auto"/>
            <w:ind w:firstLine="708"/>
            <w:jc w:val="both"/>
          </w:pPr>
        </w:pPrChange>
      </w:pPr>
      <w:r w:rsidRPr="001E5A3B">
        <w:rPr>
          <w:rFonts w:ascii="Times New Roman" w:hAnsi="Times New Roman" w:cs="Times New Roman"/>
          <w:sz w:val="28"/>
          <w:szCs w:val="28"/>
          <w:rPrChange w:id="596" w:author="Валентин" w:date="2019-01-14T20:00:00Z">
            <w:rPr>
              <w:sz w:val="28"/>
              <w:szCs w:val="28"/>
            </w:rPr>
          </w:rPrChange>
        </w:rPr>
        <w:t xml:space="preserve">OAuth 2.0 </w:t>
      </w:r>
      <w:del w:id="597" w:author="Валентин" w:date="2019-01-15T17:27:00Z">
        <w:r w:rsidRPr="001E5A3B" w:rsidDel="0033719E">
          <w:rPr>
            <w:rFonts w:ascii="Times New Roman" w:hAnsi="Times New Roman" w:cs="Times New Roman"/>
            <w:sz w:val="28"/>
            <w:szCs w:val="28"/>
            <w:rPrChange w:id="598" w:author="Валентин" w:date="2019-01-14T20:00:00Z">
              <w:rPr>
                <w:sz w:val="28"/>
                <w:szCs w:val="28"/>
              </w:rPr>
            </w:rPrChange>
          </w:rPr>
          <w:delText>—</w:delText>
        </w:r>
      </w:del>
      <w:ins w:id="599"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Change w:id="600" w:author="Валентин" w:date="2019-01-14T20:00:00Z">
            <w:rPr>
              <w:sz w:val="28"/>
              <w:szCs w:val="28"/>
            </w:rPr>
          </w:rPrChange>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14:paraId="01E16F88" w14:textId="413C9047" w:rsidR="00FF34A3" w:rsidRPr="001E5A3B" w:rsidDel="003E2F1C" w:rsidRDefault="00FF34A3">
      <w:pPr>
        <w:spacing w:after="0" w:line="360" w:lineRule="auto"/>
        <w:ind w:firstLine="708"/>
        <w:jc w:val="both"/>
        <w:rPr>
          <w:del w:id="601" w:author="Валентин" w:date="2019-01-14T19:58:00Z"/>
          <w:rFonts w:ascii="Times New Roman" w:hAnsi="Times New Roman" w:cs="Times New Roman"/>
          <w:sz w:val="28"/>
          <w:szCs w:val="28"/>
          <w:rPrChange w:id="602" w:author="Валентин" w:date="2019-01-14T20:00:00Z">
            <w:rPr>
              <w:del w:id="603" w:author="Валентин" w:date="2019-01-14T19:58:00Z"/>
              <w:sz w:val="28"/>
              <w:szCs w:val="28"/>
            </w:rPr>
          </w:rPrChange>
        </w:rPr>
        <w:pPrChange w:id="604" w:author="Валентин" w:date="2019-01-14T20:00:00Z">
          <w:pPr>
            <w:spacing w:line="360" w:lineRule="auto"/>
            <w:ind w:firstLine="708"/>
            <w:jc w:val="both"/>
          </w:pPr>
        </w:pPrChange>
      </w:pPr>
      <w:r w:rsidRPr="001E5A3B">
        <w:rPr>
          <w:rFonts w:ascii="Times New Roman" w:hAnsi="Times New Roman" w:cs="Times New Roman"/>
          <w:sz w:val="28"/>
          <w:szCs w:val="28"/>
          <w:rPrChange w:id="605" w:author="Валентин" w:date="2019-01-14T20:00:00Z">
            <w:rPr>
              <w:sz w:val="28"/>
              <w:szCs w:val="28"/>
            </w:rPr>
          </w:rPrChange>
        </w:rPr>
        <w:t xml:space="preserve">Результатом авторизации является access token </w:t>
      </w:r>
      <w:del w:id="606" w:author="Валентин" w:date="2019-01-15T17:27:00Z">
        <w:r w:rsidRPr="001E5A3B" w:rsidDel="0033719E">
          <w:rPr>
            <w:rFonts w:ascii="Times New Roman" w:hAnsi="Times New Roman" w:cs="Times New Roman"/>
            <w:sz w:val="28"/>
            <w:szCs w:val="28"/>
            <w:rPrChange w:id="607" w:author="Валентин" w:date="2019-01-14T20:00:00Z">
              <w:rPr>
                <w:sz w:val="28"/>
                <w:szCs w:val="28"/>
              </w:rPr>
            </w:rPrChange>
          </w:rPr>
          <w:delText>—</w:delText>
        </w:r>
      </w:del>
      <w:ins w:id="608"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Change w:id="609" w:author="Валентин" w:date="2019-01-14T20:00:00Z">
            <w:rPr>
              <w:sz w:val="28"/>
              <w:szCs w:val="28"/>
            </w:rPr>
          </w:rPrChange>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14:paraId="40807345" w14:textId="3CDC06A5" w:rsidR="00FF34A3" w:rsidRPr="001E5A3B" w:rsidDel="001E5A3B" w:rsidRDefault="003E2F1C">
      <w:pPr>
        <w:spacing w:after="0" w:line="360" w:lineRule="auto"/>
        <w:ind w:firstLine="708"/>
        <w:jc w:val="both"/>
        <w:rPr>
          <w:del w:id="610" w:author="Валентин" w:date="2019-01-14T19:58:00Z"/>
          <w:rFonts w:ascii="Times New Roman" w:hAnsi="Times New Roman" w:cs="Times New Roman"/>
          <w:sz w:val="28"/>
          <w:szCs w:val="28"/>
          <w:rPrChange w:id="611" w:author="Валентин" w:date="2019-01-14T20:00:00Z">
            <w:rPr>
              <w:del w:id="612" w:author="Валентин" w:date="2019-01-14T19:58:00Z"/>
              <w:sz w:val="28"/>
              <w:szCs w:val="28"/>
            </w:rPr>
          </w:rPrChange>
        </w:rPr>
        <w:pPrChange w:id="613" w:author="Валентин" w:date="2019-01-14T20:00:00Z">
          <w:pPr>
            <w:spacing w:line="360" w:lineRule="auto"/>
            <w:ind w:firstLine="708"/>
            <w:jc w:val="both"/>
          </w:pPr>
        </w:pPrChange>
      </w:pPr>
      <w:ins w:id="614" w:author="Валентин" w:date="2019-01-14T19:58:00Z">
        <w:r w:rsidRPr="001E5A3B">
          <w:rPr>
            <w:rFonts w:ascii="Times New Roman" w:hAnsi="Times New Roman" w:cs="Times New Roman"/>
            <w:sz w:val="28"/>
            <w:szCs w:val="28"/>
            <w:rPrChange w:id="615" w:author="Валентин" w:date="2019-01-14T20:00:00Z">
              <w:rPr>
                <w:sz w:val="28"/>
                <w:szCs w:val="28"/>
                <w:lang w:val="en-US"/>
              </w:rPr>
            </w:rPrChange>
          </w:rPr>
          <w:t xml:space="preserve"> </w:t>
        </w:r>
      </w:ins>
      <w:r w:rsidR="00FF34A3" w:rsidRPr="001E5A3B">
        <w:rPr>
          <w:rFonts w:ascii="Times New Roman" w:hAnsi="Times New Roman" w:cs="Times New Roman"/>
          <w:sz w:val="28"/>
          <w:szCs w:val="28"/>
          <w:rPrChange w:id="616" w:author="Валентин" w:date="2019-01-14T20:00:00Z">
            <w:rPr>
              <w:sz w:val="28"/>
              <w:szCs w:val="28"/>
            </w:rPr>
          </w:rPrChange>
        </w:rPr>
        <w:t>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w:t>
      </w:r>
      <w:del w:id="617" w:author="Валентин" w:date="2019-01-15T17:27:00Z">
        <w:r w:rsidR="00FF34A3" w:rsidRPr="001E5A3B" w:rsidDel="0033719E">
          <w:rPr>
            <w:rFonts w:ascii="Times New Roman" w:hAnsi="Times New Roman" w:cs="Times New Roman"/>
            <w:sz w:val="28"/>
            <w:szCs w:val="28"/>
            <w:rPrChange w:id="618" w:author="Валентин" w:date="2019-01-14T20:00:00Z">
              <w:rPr>
                <w:sz w:val="28"/>
                <w:szCs w:val="28"/>
              </w:rPr>
            </w:rPrChange>
          </w:rPr>
          <w:delText>-</w:delText>
        </w:r>
      </w:del>
      <w:ins w:id="619" w:author="Валентин" w:date="2019-01-15T17:27:00Z">
        <w:r w:rsidR="0033719E">
          <w:rPr>
            <w:rFonts w:ascii="Times New Roman" w:hAnsi="Times New Roman" w:cs="Times New Roman"/>
            <w:sz w:val="28"/>
            <w:szCs w:val="28"/>
          </w:rPr>
          <w:t>–</w:t>
        </w:r>
      </w:ins>
      <w:r w:rsidR="00FF34A3" w:rsidRPr="001E5A3B">
        <w:rPr>
          <w:rFonts w:ascii="Times New Roman" w:hAnsi="Times New Roman" w:cs="Times New Roman"/>
          <w:sz w:val="28"/>
          <w:szCs w:val="28"/>
          <w:rPrChange w:id="620" w:author="Валентин" w:date="2019-01-14T20:00:00Z">
            <w:rPr>
              <w:sz w:val="28"/>
              <w:szCs w:val="28"/>
            </w:rPr>
          </w:rPrChange>
        </w:rPr>
        <w:t xml:space="preserve">запроса, аналогично авторизации по логину и паролю. </w:t>
      </w:r>
    </w:p>
    <w:p w14:paraId="7969D9E3" w14:textId="77777777" w:rsidR="001E5A3B" w:rsidRPr="001E5A3B" w:rsidRDefault="001E5A3B">
      <w:pPr>
        <w:spacing w:after="0" w:line="360" w:lineRule="auto"/>
        <w:ind w:firstLine="708"/>
        <w:jc w:val="both"/>
        <w:rPr>
          <w:ins w:id="621" w:author="Валентин" w:date="2019-01-14T20:00:00Z"/>
          <w:rFonts w:ascii="Times New Roman" w:hAnsi="Times New Roman" w:cs="Times New Roman"/>
          <w:sz w:val="28"/>
          <w:szCs w:val="28"/>
          <w:rPrChange w:id="622" w:author="Валентин" w:date="2019-01-14T20:00:00Z">
            <w:rPr>
              <w:ins w:id="623" w:author="Валентин" w:date="2019-01-14T20:00:00Z"/>
              <w:sz w:val="28"/>
              <w:szCs w:val="28"/>
            </w:rPr>
          </w:rPrChange>
        </w:rPr>
        <w:pPrChange w:id="624" w:author="Валентин" w:date="2019-01-14T20:00:00Z">
          <w:pPr>
            <w:spacing w:line="360" w:lineRule="auto"/>
            <w:ind w:firstLine="708"/>
            <w:jc w:val="both"/>
          </w:pPr>
        </w:pPrChange>
      </w:pPr>
    </w:p>
    <w:p w14:paraId="1AD3071F" w14:textId="5FF7BD48" w:rsidR="00FF34A3" w:rsidRPr="001E5A3B" w:rsidRDefault="00FF34A3">
      <w:pPr>
        <w:spacing w:after="0" w:line="360" w:lineRule="auto"/>
        <w:ind w:firstLine="708"/>
        <w:jc w:val="both"/>
        <w:rPr>
          <w:rFonts w:ascii="Times New Roman" w:hAnsi="Times New Roman" w:cs="Times New Roman"/>
          <w:sz w:val="28"/>
          <w:szCs w:val="28"/>
          <w:rPrChange w:id="625" w:author="Валентин" w:date="2019-01-14T20:00:00Z">
            <w:rPr>
              <w:sz w:val="28"/>
              <w:szCs w:val="28"/>
            </w:rPr>
          </w:rPrChange>
        </w:rPr>
        <w:pPrChange w:id="626" w:author="Валентин" w:date="2019-01-14T20:00:00Z">
          <w:pPr>
            <w:spacing w:line="360" w:lineRule="auto"/>
            <w:ind w:firstLine="708"/>
            <w:jc w:val="both"/>
          </w:pPr>
        </w:pPrChange>
      </w:pPr>
      <w:r w:rsidRPr="001E5A3B">
        <w:rPr>
          <w:rFonts w:ascii="Times New Roman" w:hAnsi="Times New Roman" w:cs="Times New Roman"/>
          <w:sz w:val="28"/>
          <w:szCs w:val="28"/>
          <w:rPrChange w:id="627" w:author="Валентин" w:date="2019-01-14T20:00:00Z">
            <w:rPr>
              <w:sz w:val="28"/>
              <w:szCs w:val="28"/>
            </w:rPr>
          </w:rPrChange>
        </w:rPr>
        <w:lastRenderedPageBreak/>
        <w:t xml:space="preserve">Приложение использует авторизацию </w:t>
      </w:r>
      <w:del w:id="628" w:author="Валентин" w:date="2019-01-15T17:27:00Z">
        <w:r w:rsidRPr="001E5A3B" w:rsidDel="0033719E">
          <w:rPr>
            <w:rFonts w:ascii="Times New Roman" w:hAnsi="Times New Roman" w:cs="Times New Roman"/>
            <w:sz w:val="28"/>
            <w:szCs w:val="28"/>
            <w:rPrChange w:id="629" w:author="Валентин" w:date="2019-01-14T20:00:00Z">
              <w:rPr>
                <w:sz w:val="28"/>
                <w:szCs w:val="28"/>
              </w:rPr>
            </w:rPrChange>
          </w:rPr>
          <w:delText>-</w:delText>
        </w:r>
      </w:del>
      <w:ins w:id="630"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Change w:id="631" w:author="Валентин" w:date="2019-01-14T20:00:00Z">
            <w:rPr>
              <w:sz w:val="28"/>
              <w:szCs w:val="28"/>
            </w:rPr>
          </w:rPrChange>
        </w:rPr>
        <w:t xml:space="preserve"> Implicit Flow для вызова методов API ВКонтакте непосредственно с устройства пользователя.</w:t>
      </w:r>
      <w:r w:rsidRPr="001E5A3B">
        <w:rPr>
          <w:rFonts w:ascii="Times New Roman" w:hAnsi="Times New Roman" w:cs="Times New Roman"/>
          <w:sz w:val="28"/>
          <w:szCs w:val="28"/>
          <w:rPrChange w:id="632" w:author="Валентин" w:date="2019-01-14T20:00:00Z">
            <w:rPr/>
          </w:rPrChange>
        </w:rPr>
        <w:t xml:space="preserve"> </w:t>
      </w:r>
      <w:r w:rsidRPr="001E5A3B">
        <w:rPr>
          <w:rFonts w:ascii="Times New Roman" w:hAnsi="Times New Roman" w:cs="Times New Roman"/>
          <w:sz w:val="28"/>
          <w:szCs w:val="28"/>
          <w:rPrChange w:id="633" w:author="Валентин" w:date="2019-01-14T20:00:00Z">
            <w:rPr>
              <w:sz w:val="28"/>
              <w:szCs w:val="28"/>
            </w:rPr>
          </w:rPrChange>
        </w:rPr>
        <w:t>Ключ доступа, полученный таким способом, не может быть использован для запросов с сервера.</w:t>
      </w:r>
      <w:ins w:id="634" w:author="Валентин" w:date="2019-01-14T19:58:00Z">
        <w:r w:rsidR="001E5A3B" w:rsidRPr="001E5A3B">
          <w:rPr>
            <w:rFonts w:ascii="Times New Roman" w:hAnsi="Times New Roman" w:cs="Times New Roman"/>
            <w:sz w:val="28"/>
            <w:szCs w:val="28"/>
            <w:rPrChange w:id="635" w:author="Валентин" w:date="2019-01-14T20:00:00Z">
              <w:rPr>
                <w:sz w:val="28"/>
                <w:szCs w:val="28"/>
                <w:lang w:val="en-US"/>
              </w:rPr>
            </w:rPrChange>
          </w:rPr>
          <w:t xml:space="preserve"> </w:t>
        </w:r>
      </w:ins>
      <w:r w:rsidRPr="001E5A3B">
        <w:rPr>
          <w:rFonts w:ascii="Times New Roman" w:hAnsi="Times New Roman" w:cs="Times New Roman"/>
          <w:sz w:val="28"/>
          <w:szCs w:val="28"/>
          <w:rPrChange w:id="636" w:author="Валентин" w:date="2019-01-14T20:00:00Z">
            <w:rPr>
              <w:sz w:val="28"/>
              <w:szCs w:val="28"/>
            </w:rPr>
          </w:rPrChange>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77777777" w:rsidR="000C3A4C" w:rsidRPr="003F0F68" w:rsidRDefault="009A24FE" w:rsidP="00555B9E">
      <w:pPr>
        <w:pStyle w:val="1"/>
        <w:spacing w:before="0" w:line="360" w:lineRule="auto"/>
        <w:jc w:val="center"/>
        <w:rPr>
          <w:rFonts w:ascii="Times New Roman" w:hAnsi="Times New Roman" w:cs="Times New Roman"/>
          <w:color w:val="auto"/>
        </w:rPr>
      </w:pPr>
      <w:bookmarkStart w:id="637"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637"/>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commentRangeStart w:id="638"/>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commentRangeEnd w:id="638"/>
      <w:r w:rsidR="007B3CB1">
        <w:rPr>
          <w:rStyle w:val="af3"/>
        </w:rPr>
        <w:commentReference w:id="638"/>
      </w:r>
    </w:p>
    <w:p w14:paraId="4F5E0142" w14:textId="200D381A" w:rsidR="000C3A4C" w:rsidRPr="003F0F68" w:rsidDel="00A06F75" w:rsidRDefault="00490FB9" w:rsidP="00555B9E">
      <w:pPr>
        <w:spacing w:after="0" w:line="360" w:lineRule="auto"/>
        <w:jc w:val="center"/>
        <w:rPr>
          <w:del w:id="639" w:author="Валентин" w:date="2019-01-15T18:05:00Z"/>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p>
    <w:p w14:paraId="64632B13" w14:textId="491828CC"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ins w:id="640" w:author="Валентин" w:date="2019-01-14T20:03:00Z">
        <w:r w:rsidR="004144F5">
          <w:rPr>
            <w:rFonts w:ascii="Times New Roman" w:hAnsi="Times New Roman" w:cs="Times New Roman"/>
            <w:sz w:val="28"/>
            <w:szCs w:val="28"/>
          </w:rPr>
          <w:t xml:space="preserve"> </w:t>
        </w:r>
      </w:ins>
      <w:r w:rsidR="000C3A4C" w:rsidRPr="003F0F68">
        <w:rPr>
          <w:rFonts w:ascii="Times New Roman" w:hAnsi="Times New Roman" w:cs="Times New Roman"/>
          <w:sz w:val="28"/>
          <w:szCs w:val="28"/>
        </w:rPr>
        <w:t>Алгоритм программы</w:t>
      </w: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77777777" w:rsidR="003F16B3" w:rsidRDefault="003F16B3" w:rsidP="00555B9E">
      <w:pPr>
        <w:pStyle w:val="1"/>
        <w:spacing w:before="0" w:line="360" w:lineRule="auto"/>
        <w:jc w:val="center"/>
        <w:rPr>
          <w:rFonts w:ascii="Times New Roman" w:hAnsi="Times New Roman" w:cs="Times New Roman"/>
          <w:color w:val="auto"/>
        </w:rPr>
      </w:pPr>
      <w:bookmarkStart w:id="641" w:name="_Toc534824523"/>
      <w:r w:rsidRPr="003F0F68">
        <w:rPr>
          <w:rFonts w:ascii="Times New Roman" w:hAnsi="Times New Roman" w:cs="Times New Roman"/>
          <w:color w:val="auto"/>
        </w:rPr>
        <w:lastRenderedPageBreak/>
        <w:t>2.3 Руководство разработчика</w:t>
      </w:r>
      <w:bookmarkEnd w:id="641"/>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commentRangeStart w:id="642"/>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commentRangeEnd w:id="642"/>
      <w:r w:rsidR="007B3CB1">
        <w:rPr>
          <w:rStyle w:val="af3"/>
        </w:rPr>
        <w:commentReference w:id="642"/>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6DFDD965" w14:textId="15AF3D2A" w:rsidR="0023539A" w:rsidDel="00A06F75" w:rsidRDefault="00064B6D" w:rsidP="00A06F75">
      <w:pPr>
        <w:spacing w:line="360" w:lineRule="auto"/>
        <w:jc w:val="center"/>
        <w:rPr>
          <w:del w:id="643" w:author="Валентин" w:date="2019-01-15T18:06:00Z"/>
          <w:rFonts w:ascii="Times New Roman" w:hAnsi="Times New Roman" w:cs="Times New Roman"/>
          <w:sz w:val="28"/>
          <w:szCs w:val="28"/>
        </w:rPr>
        <w:pPrChange w:id="644" w:author="Валентин" w:date="2019-01-15T18:06:00Z">
          <w:pPr>
            <w:spacing w:line="360" w:lineRule="auto"/>
            <w:jc w:val="both"/>
          </w:pPr>
        </w:pPrChange>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3E89FB31" w14:textId="30BAFDF2" w:rsidR="0023539A" w:rsidRDefault="0023539A" w:rsidP="00A06F75">
      <w:pPr>
        <w:spacing w:line="360" w:lineRule="auto"/>
        <w:jc w:val="center"/>
        <w:rPr>
          <w:rFonts w:ascii="Times New Roman" w:hAnsi="Times New Roman" w:cs="Times New Roman"/>
          <w:sz w:val="28"/>
          <w:szCs w:val="28"/>
        </w:rPr>
        <w:pPrChange w:id="645" w:author="Валентин" w:date="2019-01-15T18:06:00Z">
          <w:pPr>
            <w:spacing w:line="360" w:lineRule="auto"/>
            <w:jc w:val="center"/>
          </w:pPr>
        </w:pPrChange>
      </w:pPr>
      <w:r>
        <w:rPr>
          <w:rFonts w:ascii="Times New Roman" w:hAnsi="Times New Roman" w:cs="Times New Roman"/>
          <w:sz w:val="28"/>
          <w:szCs w:val="28"/>
        </w:rPr>
        <w:t>Рис 6</w:t>
      </w:r>
      <w:ins w:id="646" w:author="Валентин" w:date="2019-01-14T20:03:00Z">
        <w:r w:rsidR="004144F5">
          <w:rPr>
            <w:rFonts w:ascii="Times New Roman" w:hAnsi="Times New Roman" w:cs="Times New Roman"/>
            <w:sz w:val="28"/>
            <w:szCs w:val="28"/>
          </w:rPr>
          <w:t>.</w:t>
        </w:r>
      </w:ins>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3E256F17"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w:t>
      </w:r>
      <w:del w:id="647" w:author="Валентин" w:date="2019-01-15T17:27:00Z">
        <w:r w:rsidRPr="009F2BA3" w:rsidDel="0033719E">
          <w:rPr>
            <w:rFonts w:ascii="Times New Roman" w:hAnsi="Times New Roman" w:cs="Times New Roman"/>
            <w:sz w:val="28"/>
            <w:szCs w:val="28"/>
            <w:lang w:val="en-US"/>
          </w:rPr>
          <w:delText>-</w:delText>
        </w:r>
      </w:del>
      <w:ins w:id="648" w:author="Валентин" w:date="2019-01-15T17:27:00Z">
        <w:r w:rsidR="0033719E">
          <w:rPr>
            <w:rFonts w:ascii="Times New Roman" w:hAnsi="Times New Roman" w:cs="Times New Roman"/>
            <w:sz w:val="28"/>
            <w:szCs w:val="28"/>
            <w:lang w:val="en-US"/>
          </w:rPr>
          <w:t>–</w:t>
        </w:r>
      </w:ins>
      <w:r w:rsidRPr="009F2BA3">
        <w:rPr>
          <w:rFonts w:ascii="Times New Roman" w:hAnsi="Times New Roman" w:cs="Times New Roman"/>
          <w:sz w:val="28"/>
          <w:szCs w:val="28"/>
          <w:lang w:val="en-US"/>
        </w:rPr>
        <w:t>&gt;url = 'https://oauth.vk.com/authorize?client_id=6769897&amp;display=mobile&amp;scope=friends,status,offline&amp;response_type=token&amp;v=5.44';</w:t>
      </w:r>
    </w:p>
    <w:p w14:paraId="2FFCF743" w14:textId="3D238977"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w:t>
      </w:r>
      <w:del w:id="649" w:author="Валентин" w:date="2019-01-15T17:27:00Z">
        <w:r w:rsidDel="0033719E">
          <w:rPr>
            <w:rFonts w:ascii="Times New Roman" w:hAnsi="Times New Roman" w:cs="Times New Roman"/>
            <w:sz w:val="28"/>
            <w:szCs w:val="28"/>
          </w:rPr>
          <w:delText>-</w:delText>
        </w:r>
      </w:del>
      <w:ins w:id="650" w:author="Валентин" w:date="2019-01-15T17:27:00Z">
        <w:r w:rsidR="0033719E">
          <w:rPr>
            <w:rFonts w:ascii="Times New Roman" w:hAnsi="Times New Roman" w:cs="Times New Roman"/>
            <w:sz w:val="28"/>
            <w:szCs w:val="28"/>
          </w:rPr>
          <w:t>–</w:t>
        </w:r>
      </w:ins>
      <w:r>
        <w:rPr>
          <w:rFonts w:ascii="Times New Roman" w:hAnsi="Times New Roman" w:cs="Times New Roman"/>
          <w:sz w:val="28"/>
          <w:szCs w:val="28"/>
        </w:rPr>
        <w:t xml:space="preserve">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 нас идет обращение к файлу </w:t>
      </w:r>
      <w:r>
        <w:rPr>
          <w:rFonts w:ascii="Times New Roman" w:hAnsi="Times New Roman" w:cs="Times New Roman"/>
          <w:sz w:val="28"/>
          <w:szCs w:val="28"/>
          <w:lang w:val="en-US"/>
        </w:rPr>
        <w:t>resize</w:t>
      </w:r>
      <w:ins w:id="651" w:author="Виктория" w:date="2019-01-14T11:47:00Z">
        <w:r w:rsidR="007B3CB1">
          <w:rPr>
            <w:rFonts w:ascii="Times New Roman" w:hAnsi="Times New Roman" w:cs="Times New Roman"/>
            <w:sz w:val="28"/>
            <w:szCs w:val="28"/>
          </w:rPr>
          <w:t>,</w:t>
        </w:r>
      </w:ins>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109D0F79" w14:textId="304CBEE3" w:rsidR="0023539A" w:rsidDel="00A06F75" w:rsidRDefault="00064B6D" w:rsidP="00A06F75">
      <w:pPr>
        <w:spacing w:line="360" w:lineRule="auto"/>
        <w:jc w:val="center"/>
        <w:rPr>
          <w:del w:id="652" w:author="Валентин" w:date="2019-01-15T18:06:00Z"/>
          <w:rFonts w:ascii="Times New Roman" w:hAnsi="Times New Roman" w:cs="Times New Roman"/>
          <w:sz w:val="28"/>
          <w:szCs w:val="28"/>
        </w:rPr>
        <w:pPrChange w:id="653" w:author="Валентин" w:date="2019-01-15T18:06:00Z">
          <w:pPr>
            <w:spacing w:line="360" w:lineRule="auto"/>
            <w:jc w:val="both"/>
          </w:pPr>
        </w:pPrChange>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74676235" w14:textId="56641038" w:rsidR="00256940" w:rsidRDefault="00256940" w:rsidP="00A06F75">
      <w:pPr>
        <w:spacing w:line="360" w:lineRule="auto"/>
        <w:jc w:val="center"/>
        <w:rPr>
          <w:rFonts w:ascii="Times New Roman" w:hAnsi="Times New Roman" w:cs="Times New Roman"/>
          <w:sz w:val="28"/>
          <w:szCs w:val="28"/>
        </w:rPr>
        <w:pPrChange w:id="654" w:author="Валентин" w:date="2019-01-15T18:06:00Z">
          <w:pPr>
            <w:spacing w:line="360" w:lineRule="auto"/>
            <w:jc w:val="center"/>
          </w:pPr>
        </w:pPrChange>
      </w:pPr>
      <w:r>
        <w:rPr>
          <w:rFonts w:ascii="Times New Roman" w:hAnsi="Times New Roman" w:cs="Times New Roman"/>
          <w:sz w:val="28"/>
          <w:szCs w:val="28"/>
        </w:rPr>
        <w:t>Рис 7</w:t>
      </w:r>
      <w:ins w:id="655" w:author="Валентин" w:date="2019-01-14T20:04:00Z">
        <w:r w:rsidR="00360CE4">
          <w:rPr>
            <w:rFonts w:ascii="Times New Roman" w:hAnsi="Times New Roman" w:cs="Times New Roman"/>
            <w:sz w:val="28"/>
            <w:szCs w:val="28"/>
          </w:rPr>
          <w:t>.</w:t>
        </w:r>
      </w:ins>
      <w:r>
        <w:rPr>
          <w:rFonts w:ascii="Times New Roman" w:hAnsi="Times New Roman" w:cs="Times New Roman"/>
          <w:sz w:val="28"/>
          <w:szCs w:val="28"/>
        </w:rPr>
        <w:t xml:space="preserve"> Основное меню</w:t>
      </w: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77DE80D6"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w:t>
      </w:r>
      <w:del w:id="656" w:author="Валентин" w:date="2019-01-15T17:27:00Z">
        <w:r w:rsidRPr="00096733" w:rsidDel="0033719E">
          <w:rPr>
            <w:rFonts w:ascii="Times New Roman" w:hAnsi="Times New Roman" w:cs="Times New Roman"/>
            <w:sz w:val="28"/>
            <w:szCs w:val="28"/>
            <w:lang w:val="en-US"/>
          </w:rPr>
          <w:delText>-</w:delText>
        </w:r>
      </w:del>
      <w:ins w:id="657" w:author="Валентин" w:date="2019-01-15T17:27:00Z">
        <w:r w:rsidR="0033719E">
          <w:rPr>
            <w:rFonts w:ascii="Times New Roman" w:hAnsi="Times New Roman" w:cs="Times New Roman"/>
            <w:sz w:val="28"/>
            <w:szCs w:val="28"/>
            <w:lang w:val="en-US"/>
          </w:rPr>
          <w:t>–</w:t>
        </w:r>
      </w:ins>
      <w:r w:rsidRPr="00096733">
        <w:rPr>
          <w:rFonts w:ascii="Times New Roman" w:hAnsi="Times New Roman" w:cs="Times New Roman"/>
          <w:sz w:val="28"/>
          <w:szCs w:val="28"/>
          <w:lang w:val="en-US"/>
        </w:rPr>
        <w:t>&gt;statusEdit")</w:t>
      </w:r>
      <w:del w:id="658" w:author="Валентин" w:date="2019-01-15T17:27:00Z">
        <w:r w:rsidRPr="00096733" w:rsidDel="0033719E">
          <w:rPr>
            <w:rFonts w:ascii="Times New Roman" w:hAnsi="Times New Roman" w:cs="Times New Roman"/>
            <w:sz w:val="28"/>
            <w:szCs w:val="28"/>
            <w:lang w:val="en-US"/>
          </w:rPr>
          <w:delText>-</w:delText>
        </w:r>
      </w:del>
      <w:ins w:id="659" w:author="Валентин" w:date="2019-01-15T17:27:00Z">
        <w:r w:rsidR="0033719E">
          <w:rPr>
            <w:rFonts w:ascii="Times New Roman" w:hAnsi="Times New Roman" w:cs="Times New Roman"/>
            <w:sz w:val="28"/>
            <w:szCs w:val="28"/>
            <w:lang w:val="en-US"/>
          </w:rPr>
          <w:t>–</w:t>
        </w:r>
      </w:ins>
      <w:r w:rsidRPr="00096733">
        <w:rPr>
          <w:rFonts w:ascii="Times New Roman" w:hAnsi="Times New Roman" w:cs="Times New Roman"/>
          <w:sz w:val="28"/>
          <w:szCs w:val="28"/>
          <w:lang w:val="en-US"/>
        </w:rPr>
        <w: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4E4230F7" w14:textId="2DF962F7" w:rsidR="0023539A" w:rsidDel="00A06F75" w:rsidRDefault="0054508B" w:rsidP="00A06F75">
      <w:pPr>
        <w:spacing w:line="360" w:lineRule="auto"/>
        <w:jc w:val="center"/>
        <w:rPr>
          <w:del w:id="660" w:author="Валентин" w:date="2019-01-15T18:14:00Z"/>
          <w:rFonts w:ascii="Times New Roman" w:hAnsi="Times New Roman" w:cs="Times New Roman"/>
          <w:sz w:val="28"/>
          <w:szCs w:val="28"/>
        </w:rPr>
        <w:pPrChange w:id="661" w:author="Валентин" w:date="2019-01-15T18:14:00Z">
          <w:pPr>
            <w:spacing w:line="360" w:lineRule="auto"/>
            <w:jc w:val="both"/>
          </w:pPr>
        </w:pPrChange>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5C5D5882" w14:textId="53EB07F3" w:rsidR="0023539A" w:rsidRPr="00FA5B90" w:rsidRDefault="00FA5B90" w:rsidP="00A06F75">
      <w:pPr>
        <w:spacing w:line="360" w:lineRule="auto"/>
        <w:jc w:val="center"/>
        <w:rPr>
          <w:rFonts w:ascii="Times New Roman" w:hAnsi="Times New Roman" w:cs="Times New Roman"/>
          <w:sz w:val="28"/>
          <w:szCs w:val="28"/>
        </w:rPr>
        <w:pPrChange w:id="662" w:author="Валентин" w:date="2019-01-15T18:14:00Z">
          <w:pPr>
            <w:spacing w:line="360" w:lineRule="auto"/>
            <w:jc w:val="center"/>
          </w:pPr>
        </w:pPrChange>
      </w:pPr>
      <w:commentRangeStart w:id="663"/>
      <w:r>
        <w:rPr>
          <w:rFonts w:ascii="Times New Roman" w:hAnsi="Times New Roman" w:cs="Times New Roman"/>
          <w:sz w:val="28"/>
          <w:szCs w:val="28"/>
        </w:rPr>
        <w:t>Рис 8</w:t>
      </w:r>
      <w:ins w:id="664" w:author="Валентин" w:date="2019-01-14T20:04:00Z">
        <w:r w:rsidR="00360CE4">
          <w:rPr>
            <w:rFonts w:ascii="Times New Roman" w:hAnsi="Times New Roman" w:cs="Times New Roman"/>
            <w:sz w:val="28"/>
            <w:szCs w:val="28"/>
          </w:rPr>
          <w:t>.</w:t>
        </w:r>
      </w:ins>
      <w:r>
        <w:rPr>
          <w:rFonts w:ascii="Times New Roman" w:hAnsi="Times New Roman" w:cs="Times New Roman"/>
          <w:sz w:val="28"/>
          <w:szCs w:val="28"/>
        </w:rPr>
        <w:t xml:space="preserve"> Окно </w:t>
      </w:r>
      <w:r>
        <w:rPr>
          <w:rFonts w:ascii="Times New Roman" w:hAnsi="Times New Roman" w:cs="Times New Roman"/>
          <w:sz w:val="28"/>
          <w:szCs w:val="28"/>
          <w:lang w:val="en-US"/>
        </w:rPr>
        <w:t>User</w:t>
      </w:r>
      <w:commentRangeEnd w:id="663"/>
      <w:r w:rsidR="007B3CB1">
        <w:rPr>
          <w:rStyle w:val="af3"/>
        </w:rPr>
        <w:commentReference w:id="663"/>
      </w: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function User($uid2){</w:t>
      </w:r>
    </w:p>
    <w:p w14:paraId="56A5D20E" w14:textId="2E018CC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w:t>
      </w:r>
      <w:del w:id="665" w:author="Валентин" w:date="2019-01-15T17:27:00Z">
        <w:r w:rsidRPr="004B1245" w:rsidDel="0033719E">
          <w:rPr>
            <w:rFonts w:ascii="Times New Roman" w:hAnsi="Times New Roman" w:cs="Times New Roman"/>
            <w:sz w:val="28"/>
            <w:szCs w:val="28"/>
            <w:lang w:val="en-US"/>
          </w:rPr>
          <w:delText>-</w:delText>
        </w:r>
      </w:del>
      <w:ins w:id="666"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0269032C"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667" w:author="Валентин" w:date="2019-01-15T17:27:00Z">
        <w:r w:rsidRPr="004B1245" w:rsidDel="0033719E">
          <w:rPr>
            <w:rFonts w:ascii="Times New Roman" w:hAnsi="Times New Roman" w:cs="Times New Roman"/>
            <w:sz w:val="28"/>
            <w:szCs w:val="28"/>
            <w:lang w:val="en-US"/>
          </w:rPr>
          <w:delText>-</w:delText>
        </w:r>
      </w:del>
      <w:ins w:id="668"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&gt;imageUser')</w:t>
      </w:r>
      <w:del w:id="669" w:author="Валентин" w:date="2019-01-15T17:27:00Z">
        <w:r w:rsidRPr="004B1245" w:rsidDel="0033719E">
          <w:rPr>
            <w:rFonts w:ascii="Times New Roman" w:hAnsi="Times New Roman" w:cs="Times New Roman"/>
            <w:sz w:val="28"/>
            <w:szCs w:val="28"/>
            <w:lang w:val="en-US"/>
          </w:rPr>
          <w:delText>-</w:delText>
        </w:r>
      </w:del>
      <w:ins w:id="670"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&gt;loadFromUrl  ('https://vk.com/id61943436?z=photo61943436_456241353%2Falbum61943436_0%2Frev');</w:t>
      </w:r>
    </w:p>
    <w:p w14:paraId="3B72F9C4" w14:textId="4A2B873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671" w:author="Валентин" w:date="2019-01-15T17:27:00Z">
        <w:r w:rsidRPr="004B1245" w:rsidDel="0033719E">
          <w:rPr>
            <w:rFonts w:ascii="Times New Roman" w:hAnsi="Times New Roman" w:cs="Times New Roman"/>
            <w:sz w:val="28"/>
            <w:szCs w:val="28"/>
            <w:lang w:val="en-US"/>
          </w:rPr>
          <w:delText>-</w:delText>
        </w:r>
      </w:del>
      <w:ins w:id="672"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&gt;firstName')</w:t>
      </w:r>
      <w:del w:id="673" w:author="Валентин" w:date="2019-01-15T17:27:00Z">
        <w:r w:rsidRPr="004B1245" w:rsidDel="0033719E">
          <w:rPr>
            <w:rFonts w:ascii="Times New Roman" w:hAnsi="Times New Roman" w:cs="Times New Roman"/>
            <w:sz w:val="28"/>
            <w:szCs w:val="28"/>
            <w:lang w:val="en-US"/>
          </w:rPr>
          <w:delText>-</w:delText>
        </w:r>
      </w:del>
      <w:ins w:id="674"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&gt;caption = iconv('UTF</w:t>
      </w:r>
      <w:del w:id="675" w:author="Валентин" w:date="2019-01-15T17:27:00Z">
        <w:r w:rsidRPr="004B1245" w:rsidDel="0033719E">
          <w:rPr>
            <w:rFonts w:ascii="Times New Roman" w:hAnsi="Times New Roman" w:cs="Times New Roman"/>
            <w:sz w:val="28"/>
            <w:szCs w:val="28"/>
            <w:lang w:val="en-US"/>
          </w:rPr>
          <w:delText>-</w:delText>
        </w:r>
      </w:del>
      <w:ins w:id="676"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$user['response']['0']['first_name']);</w:t>
      </w:r>
    </w:p>
    <w:p w14:paraId="44E4B4B6" w14:textId="11742974"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677" w:author="Валентин" w:date="2019-01-15T17:27:00Z">
        <w:r w:rsidRPr="004B1245" w:rsidDel="0033719E">
          <w:rPr>
            <w:rFonts w:ascii="Times New Roman" w:hAnsi="Times New Roman" w:cs="Times New Roman"/>
            <w:sz w:val="28"/>
            <w:szCs w:val="28"/>
            <w:lang w:val="en-US"/>
          </w:rPr>
          <w:delText>-</w:delText>
        </w:r>
      </w:del>
      <w:ins w:id="678"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&gt;lastName')</w:t>
      </w:r>
      <w:del w:id="679" w:author="Валентин" w:date="2019-01-15T17:27:00Z">
        <w:r w:rsidRPr="004B1245" w:rsidDel="0033719E">
          <w:rPr>
            <w:rFonts w:ascii="Times New Roman" w:hAnsi="Times New Roman" w:cs="Times New Roman"/>
            <w:sz w:val="28"/>
            <w:szCs w:val="28"/>
            <w:lang w:val="en-US"/>
          </w:rPr>
          <w:delText>-</w:delText>
        </w:r>
      </w:del>
      <w:ins w:id="680"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&gt;caption = iconv('UTF</w:t>
      </w:r>
      <w:del w:id="681" w:author="Валентин" w:date="2019-01-15T17:27:00Z">
        <w:r w:rsidRPr="004B1245" w:rsidDel="0033719E">
          <w:rPr>
            <w:rFonts w:ascii="Times New Roman" w:hAnsi="Times New Roman" w:cs="Times New Roman"/>
            <w:sz w:val="28"/>
            <w:szCs w:val="28"/>
            <w:lang w:val="en-US"/>
          </w:rPr>
          <w:delText>-</w:delText>
        </w:r>
      </w:del>
      <w:ins w:id="682"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$user['response']['0']['last_name']);</w:t>
      </w:r>
    </w:p>
    <w:p w14:paraId="14F58229" w14:textId="407D3A1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683" w:author="Валентин" w:date="2019-01-15T17:27:00Z">
        <w:r w:rsidRPr="004B1245" w:rsidDel="0033719E">
          <w:rPr>
            <w:rFonts w:ascii="Times New Roman" w:hAnsi="Times New Roman" w:cs="Times New Roman"/>
            <w:sz w:val="28"/>
            <w:szCs w:val="28"/>
            <w:lang w:val="en-US"/>
          </w:rPr>
          <w:delText>-</w:delText>
        </w:r>
      </w:del>
      <w:ins w:id="684"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&gt;bDate')</w:t>
      </w:r>
      <w:del w:id="685" w:author="Валентин" w:date="2019-01-15T17:27:00Z">
        <w:r w:rsidRPr="004B1245" w:rsidDel="0033719E">
          <w:rPr>
            <w:rFonts w:ascii="Times New Roman" w:hAnsi="Times New Roman" w:cs="Times New Roman"/>
            <w:sz w:val="28"/>
            <w:szCs w:val="28"/>
            <w:lang w:val="en-US"/>
          </w:rPr>
          <w:delText>-</w:delText>
        </w:r>
      </w:del>
      <w:ins w:id="686"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&gt;caption = iconv('UTF</w:t>
      </w:r>
      <w:del w:id="687" w:author="Валентин" w:date="2019-01-15T17:27:00Z">
        <w:r w:rsidRPr="004B1245" w:rsidDel="0033719E">
          <w:rPr>
            <w:rFonts w:ascii="Times New Roman" w:hAnsi="Times New Roman" w:cs="Times New Roman"/>
            <w:sz w:val="28"/>
            <w:szCs w:val="28"/>
            <w:lang w:val="en-US"/>
          </w:rPr>
          <w:delText>-</w:delText>
        </w:r>
      </w:del>
      <w:ins w:id="688"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$user['response']['0']['bdate']);</w:t>
      </w:r>
    </w:p>
    <w:p w14:paraId="298F22C8" w14:textId="6EDA770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689" w:author="Валентин" w:date="2019-01-15T17:27:00Z">
        <w:r w:rsidRPr="004B1245" w:rsidDel="0033719E">
          <w:rPr>
            <w:rFonts w:ascii="Times New Roman" w:hAnsi="Times New Roman" w:cs="Times New Roman"/>
            <w:sz w:val="28"/>
            <w:szCs w:val="28"/>
            <w:lang w:val="en-US"/>
          </w:rPr>
          <w:delText>-</w:delText>
        </w:r>
      </w:del>
      <w:ins w:id="690"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&gt;status')</w:t>
      </w:r>
      <w:del w:id="691" w:author="Валентин" w:date="2019-01-15T17:27:00Z">
        <w:r w:rsidRPr="004B1245" w:rsidDel="0033719E">
          <w:rPr>
            <w:rFonts w:ascii="Times New Roman" w:hAnsi="Times New Roman" w:cs="Times New Roman"/>
            <w:sz w:val="28"/>
            <w:szCs w:val="28"/>
            <w:lang w:val="en-US"/>
          </w:rPr>
          <w:delText>-</w:delText>
        </w:r>
      </w:del>
      <w:ins w:id="692"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 = iconv('UTF</w:t>
      </w:r>
      <w:del w:id="693" w:author="Валентин" w:date="2019-01-15T17:27:00Z">
        <w:r w:rsidRPr="004B1245" w:rsidDel="0033719E">
          <w:rPr>
            <w:rFonts w:ascii="Times New Roman" w:hAnsi="Times New Roman" w:cs="Times New Roman"/>
            <w:sz w:val="28"/>
            <w:szCs w:val="28"/>
            <w:lang w:val="en-US"/>
          </w:rPr>
          <w:delText>-</w:delText>
        </w:r>
      </w:del>
      <w:ins w:id="694"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$user['response']['0']['status']);</w:t>
      </w:r>
    </w:p>
    <w:p w14:paraId="73361BDC" w14:textId="4F224D6C"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695" w:author="Валентин" w:date="2019-01-15T17:27:00Z">
        <w:r w:rsidRPr="004B1245" w:rsidDel="0033719E">
          <w:rPr>
            <w:rFonts w:ascii="Times New Roman" w:hAnsi="Times New Roman" w:cs="Times New Roman"/>
            <w:sz w:val="28"/>
            <w:szCs w:val="28"/>
            <w:lang w:val="en-US"/>
          </w:rPr>
          <w:delText>-</w:delText>
        </w:r>
      </w:del>
      <w:ins w:id="696"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&gt;cityId')</w:t>
      </w:r>
      <w:del w:id="697" w:author="Валентин" w:date="2019-01-15T17:27:00Z">
        <w:r w:rsidRPr="004B1245" w:rsidDel="0033719E">
          <w:rPr>
            <w:rFonts w:ascii="Times New Roman" w:hAnsi="Times New Roman" w:cs="Times New Roman"/>
            <w:sz w:val="28"/>
            <w:szCs w:val="28"/>
            <w:lang w:val="en-US"/>
          </w:rPr>
          <w:delText>-</w:delText>
        </w:r>
      </w:del>
      <w:ins w:id="698"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 = iconv('UTF</w:t>
      </w:r>
      <w:del w:id="699" w:author="Валентин" w:date="2019-01-15T17:27:00Z">
        <w:r w:rsidRPr="004B1245" w:rsidDel="0033719E">
          <w:rPr>
            <w:rFonts w:ascii="Times New Roman" w:hAnsi="Times New Roman" w:cs="Times New Roman"/>
            <w:sz w:val="28"/>
            <w:szCs w:val="28"/>
            <w:lang w:val="en-US"/>
          </w:rPr>
          <w:delText>-</w:delText>
        </w:r>
      </w:del>
      <w:ins w:id="700"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$user['response']['0']['city']['title']);</w:t>
      </w:r>
    </w:p>
    <w:p w14:paraId="7DD7B284" w14:textId="1613CC13"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 xml:space="preserve"> c('User</w:t>
      </w:r>
      <w:del w:id="701" w:author="Валентин" w:date="2019-01-15T17:27:00Z">
        <w:r w:rsidRPr="004B1245" w:rsidDel="0033719E">
          <w:rPr>
            <w:rFonts w:ascii="Times New Roman" w:hAnsi="Times New Roman" w:cs="Times New Roman"/>
            <w:sz w:val="28"/>
            <w:szCs w:val="28"/>
            <w:lang w:val="en-US"/>
          </w:rPr>
          <w:delText>-</w:delText>
        </w:r>
      </w:del>
      <w:ins w:id="702"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&gt;countryName')</w:t>
      </w:r>
      <w:del w:id="703" w:author="Валентин" w:date="2019-01-15T17:27:00Z">
        <w:r w:rsidRPr="004B1245" w:rsidDel="0033719E">
          <w:rPr>
            <w:rFonts w:ascii="Times New Roman" w:hAnsi="Times New Roman" w:cs="Times New Roman"/>
            <w:sz w:val="28"/>
            <w:szCs w:val="28"/>
            <w:lang w:val="en-US"/>
          </w:rPr>
          <w:delText>-</w:delText>
        </w:r>
      </w:del>
      <w:ins w:id="704"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 = iconv('UTF</w:t>
      </w:r>
      <w:del w:id="705" w:author="Валентин" w:date="2019-01-15T17:27:00Z">
        <w:r w:rsidRPr="004B1245" w:rsidDel="0033719E">
          <w:rPr>
            <w:rFonts w:ascii="Times New Roman" w:hAnsi="Times New Roman" w:cs="Times New Roman"/>
            <w:sz w:val="28"/>
            <w:szCs w:val="28"/>
            <w:lang w:val="en-US"/>
          </w:rPr>
          <w:delText>-</w:delText>
        </w:r>
      </w:del>
      <w:ins w:id="706"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$user['response']['0']['country']['title']);</w:t>
      </w:r>
    </w:p>
    <w:p w14:paraId="56E86BDC" w14:textId="65BEFD6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707" w:author="Валентин" w:date="2019-01-15T17:27:00Z">
        <w:r w:rsidRPr="004B1245" w:rsidDel="0033719E">
          <w:rPr>
            <w:rFonts w:ascii="Times New Roman" w:hAnsi="Times New Roman" w:cs="Times New Roman"/>
            <w:sz w:val="28"/>
            <w:szCs w:val="28"/>
            <w:lang w:val="en-US"/>
          </w:rPr>
          <w:delText>-</w:delText>
        </w:r>
      </w:del>
      <w:ins w:id="708"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&gt;friends')</w:t>
      </w:r>
      <w:del w:id="709" w:author="Валентин" w:date="2019-01-15T17:27:00Z">
        <w:r w:rsidRPr="004B1245" w:rsidDel="0033719E">
          <w:rPr>
            <w:rFonts w:ascii="Times New Roman" w:hAnsi="Times New Roman" w:cs="Times New Roman"/>
            <w:sz w:val="28"/>
            <w:szCs w:val="28"/>
            <w:lang w:val="en-US"/>
          </w:rPr>
          <w:delText>-</w:delText>
        </w:r>
      </w:del>
      <w:ins w:id="710"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 = iconv('UTF</w:t>
      </w:r>
      <w:del w:id="711" w:author="Валентин" w:date="2019-01-15T17:27:00Z">
        <w:r w:rsidRPr="004B1245" w:rsidDel="0033719E">
          <w:rPr>
            <w:rFonts w:ascii="Times New Roman" w:hAnsi="Times New Roman" w:cs="Times New Roman"/>
            <w:sz w:val="28"/>
            <w:szCs w:val="28"/>
            <w:lang w:val="en-US"/>
          </w:rPr>
          <w:delText>-</w:delText>
        </w:r>
      </w:del>
      <w:ins w:id="712"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721ACF3D" w14:textId="18034DAC" w:rsidR="00064B6D" w:rsidDel="00A06F75" w:rsidRDefault="00064B6D" w:rsidP="00A06F75">
      <w:pPr>
        <w:spacing w:line="360" w:lineRule="auto"/>
        <w:jc w:val="center"/>
        <w:rPr>
          <w:del w:id="713" w:author="Валентин" w:date="2019-01-15T18:14:00Z"/>
          <w:rFonts w:ascii="Times New Roman" w:hAnsi="Times New Roman" w:cs="Times New Roman"/>
          <w:sz w:val="28"/>
          <w:szCs w:val="28"/>
        </w:rPr>
        <w:pPrChange w:id="714" w:author="Валентин" w:date="2019-01-15T18:14:00Z">
          <w:pPr>
            <w:spacing w:line="360" w:lineRule="auto"/>
            <w:jc w:val="both"/>
          </w:pPr>
        </w:pPrChange>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098D3EA4" w14:textId="52DFF352" w:rsidR="00F500CE" w:rsidRDefault="00F500CE" w:rsidP="00A06F75">
      <w:pPr>
        <w:spacing w:line="360" w:lineRule="auto"/>
        <w:jc w:val="center"/>
        <w:rPr>
          <w:rFonts w:ascii="Times New Roman" w:hAnsi="Times New Roman" w:cs="Times New Roman"/>
          <w:sz w:val="28"/>
          <w:szCs w:val="28"/>
        </w:rPr>
        <w:pPrChange w:id="715" w:author="Валентин" w:date="2019-01-15T18:14:00Z">
          <w:pPr>
            <w:spacing w:line="360" w:lineRule="auto"/>
            <w:jc w:val="center"/>
          </w:pPr>
        </w:pPrChange>
      </w:pPr>
      <w:r>
        <w:rPr>
          <w:rFonts w:ascii="Times New Roman" w:hAnsi="Times New Roman" w:cs="Times New Roman"/>
          <w:sz w:val="28"/>
          <w:szCs w:val="28"/>
        </w:rPr>
        <w:t>Рис 9</w:t>
      </w:r>
      <w:ins w:id="716" w:author="Валентин" w:date="2019-01-14T20:05:00Z">
        <w:r w:rsidR="00360CE4">
          <w:rPr>
            <w:rFonts w:ascii="Times New Roman" w:hAnsi="Times New Roman" w:cs="Times New Roman"/>
            <w:sz w:val="28"/>
            <w:szCs w:val="28"/>
          </w:rPr>
          <w:t>.</w:t>
        </w:r>
      </w:ins>
      <w:r>
        <w:rPr>
          <w:rFonts w:ascii="Times New Roman" w:hAnsi="Times New Roman" w:cs="Times New Roman"/>
          <w:sz w:val="28"/>
          <w:szCs w:val="28"/>
        </w:rPr>
        <w:t xml:space="preserve"> Окно статуса</w:t>
      </w: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6B0C2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w:t>
      </w:r>
      <w:del w:id="717" w:author="Валентин" w:date="2019-01-15T17:27:00Z">
        <w:r w:rsidRPr="00F500CE" w:rsidDel="0033719E">
          <w:rPr>
            <w:rFonts w:ascii="Times New Roman" w:hAnsi="Times New Roman" w:cs="Times New Roman"/>
            <w:sz w:val="28"/>
            <w:szCs w:val="28"/>
            <w:lang w:val="en-US"/>
          </w:rPr>
          <w:delText>-</w:delText>
        </w:r>
      </w:del>
      <w:ins w:id="718" w:author="Валентин" w:date="2019-01-15T17:27:00Z">
        <w:r w:rsidR="0033719E">
          <w:rPr>
            <w:rFonts w:ascii="Times New Roman" w:hAnsi="Times New Roman" w:cs="Times New Roman"/>
            <w:sz w:val="28"/>
            <w:szCs w:val="28"/>
            <w:lang w:val="en-US"/>
          </w:rPr>
          <w:t>–</w:t>
        </w:r>
      </w:ins>
      <w:r w:rsidRPr="00F500CE">
        <w:rPr>
          <w:rFonts w:ascii="Times New Roman" w:hAnsi="Times New Roman" w:cs="Times New Roman"/>
          <w:sz w:val="28"/>
          <w:szCs w:val="28"/>
          <w:lang w:val="en-US"/>
        </w:rPr>
        <w: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10997002" w14:textId="4C52F245"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w:t>
      </w:r>
      <w:del w:id="719" w:author="Валентин" w:date="2019-01-15T17:27:00Z">
        <w:r w:rsidRPr="00F500CE" w:rsidDel="0033719E">
          <w:rPr>
            <w:rFonts w:ascii="Times New Roman" w:hAnsi="Times New Roman" w:cs="Times New Roman"/>
            <w:sz w:val="28"/>
            <w:szCs w:val="28"/>
            <w:lang w:val="en-US"/>
          </w:rPr>
          <w:delText>-</w:delText>
        </w:r>
      </w:del>
      <w:ins w:id="720" w:author="Валентин" w:date="2019-01-15T17:27:00Z">
        <w:r w:rsidR="0033719E">
          <w:rPr>
            <w:rFonts w:ascii="Times New Roman" w:hAnsi="Times New Roman" w:cs="Times New Roman"/>
            <w:sz w:val="28"/>
            <w:szCs w:val="28"/>
            <w:lang w:val="en-US"/>
          </w:rPr>
          <w:t>–</w:t>
        </w:r>
      </w:ins>
      <w:r w:rsidRPr="00F500CE">
        <w:rPr>
          <w:rFonts w:ascii="Times New Roman" w:hAnsi="Times New Roman" w:cs="Times New Roman"/>
          <w:sz w:val="28"/>
          <w:szCs w:val="28"/>
          <w:lang w:val="en-US"/>
        </w:rPr>
        <w: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25252C9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w:t>
      </w:r>
      <w:del w:id="721" w:author="Валентин" w:date="2019-01-15T17:27:00Z">
        <w:r w:rsidRPr="00F500CE" w:rsidDel="0033719E">
          <w:rPr>
            <w:rFonts w:ascii="Times New Roman" w:hAnsi="Times New Roman" w:cs="Times New Roman"/>
            <w:sz w:val="28"/>
            <w:szCs w:val="28"/>
            <w:lang w:val="en-US"/>
          </w:rPr>
          <w:delText>-</w:delText>
        </w:r>
      </w:del>
      <w:ins w:id="722" w:author="Валентин" w:date="2019-01-15T17:27:00Z">
        <w:r w:rsidR="0033719E">
          <w:rPr>
            <w:rFonts w:ascii="Times New Roman" w:hAnsi="Times New Roman" w:cs="Times New Roman"/>
            <w:sz w:val="28"/>
            <w:szCs w:val="28"/>
            <w:lang w:val="en-US"/>
          </w:rPr>
          <w:t>–</w:t>
        </w:r>
      </w:ins>
      <w:r w:rsidRPr="00F500CE">
        <w:rPr>
          <w:rFonts w:ascii="Times New Roman" w:hAnsi="Times New Roman" w:cs="Times New Roman"/>
          <w:sz w:val="28"/>
          <w:szCs w:val="28"/>
          <w:lang w:val="en-US"/>
        </w:rPr>
        <w: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28D5933A"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w:t>
      </w:r>
      <w:del w:id="723" w:author="Валентин" w:date="2019-01-15T17:27:00Z">
        <w:r w:rsidRPr="00C70230" w:rsidDel="0033719E">
          <w:rPr>
            <w:rFonts w:ascii="Times New Roman" w:hAnsi="Times New Roman" w:cs="Times New Roman"/>
            <w:sz w:val="28"/>
            <w:szCs w:val="28"/>
            <w:lang w:val="en-US"/>
          </w:rPr>
          <w:delText>-</w:delText>
        </w:r>
      </w:del>
      <w:ins w:id="724" w:author="Валентин" w:date="2019-01-15T17:27:00Z">
        <w:r w:rsidR="0033719E">
          <w:rPr>
            <w:rFonts w:ascii="Times New Roman" w:hAnsi="Times New Roman" w:cs="Times New Roman"/>
            <w:sz w:val="28"/>
            <w:szCs w:val="28"/>
            <w:lang w:val="en-US"/>
          </w:rPr>
          <w:t>–</w:t>
        </w:r>
      </w:ins>
      <w:r w:rsidRPr="00C70230">
        <w:rPr>
          <w:rFonts w:ascii="Times New Roman" w:hAnsi="Times New Roman" w:cs="Times New Roman"/>
          <w:sz w:val="28"/>
          <w:szCs w:val="28"/>
          <w:lang w:val="en-US"/>
        </w:rPr>
        <w:t>&gt;uId")</w:t>
      </w:r>
      <w:del w:id="725" w:author="Валентин" w:date="2019-01-15T17:27:00Z">
        <w:r w:rsidRPr="00C70230" w:rsidDel="0033719E">
          <w:rPr>
            <w:rFonts w:ascii="Times New Roman" w:hAnsi="Times New Roman" w:cs="Times New Roman"/>
            <w:sz w:val="28"/>
            <w:szCs w:val="28"/>
            <w:lang w:val="en-US"/>
          </w:rPr>
          <w:delText>-</w:delText>
        </w:r>
      </w:del>
      <w:ins w:id="726" w:author="Валентин" w:date="2019-01-15T17:27:00Z">
        <w:r w:rsidR="0033719E">
          <w:rPr>
            <w:rFonts w:ascii="Times New Roman" w:hAnsi="Times New Roman" w:cs="Times New Roman"/>
            <w:sz w:val="28"/>
            <w:szCs w:val="28"/>
            <w:lang w:val="en-US"/>
          </w:rPr>
          <w:t>–</w:t>
        </w:r>
      </w:ins>
      <w:r w:rsidRPr="00C70230">
        <w:rPr>
          <w:rFonts w:ascii="Times New Roman" w:hAnsi="Times New Roman" w:cs="Times New Roman"/>
          <w:sz w:val="28"/>
          <w:szCs w:val="28"/>
          <w:lang w:val="en-US"/>
        </w:rPr>
        <w:t>&gt;text;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VK::request('status.get','user_id='.$uid.'&amp;v=5.92');</w:t>
      </w:r>
    </w:p>
    <w:p w14:paraId="027C0A57" w14:textId="247DF1FC"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w:t>
      </w:r>
      <w:del w:id="727" w:author="Валентин" w:date="2019-01-15T17:27:00Z">
        <w:r w:rsidRPr="00C70230" w:rsidDel="0033719E">
          <w:rPr>
            <w:rFonts w:ascii="Times New Roman" w:hAnsi="Times New Roman" w:cs="Times New Roman"/>
            <w:sz w:val="28"/>
            <w:szCs w:val="28"/>
            <w:lang w:val="en-US"/>
          </w:rPr>
          <w:delText>-</w:delText>
        </w:r>
      </w:del>
      <w:ins w:id="728" w:author="Валентин" w:date="2019-01-15T17:27:00Z">
        <w:r w:rsidR="0033719E">
          <w:rPr>
            <w:rFonts w:ascii="Times New Roman" w:hAnsi="Times New Roman" w:cs="Times New Roman"/>
            <w:sz w:val="28"/>
            <w:szCs w:val="28"/>
            <w:lang w:val="en-US"/>
          </w:rPr>
          <w:t>–</w:t>
        </w:r>
      </w:ins>
      <w:r w:rsidRPr="00C70230">
        <w:rPr>
          <w:rFonts w:ascii="Times New Roman" w:hAnsi="Times New Roman" w:cs="Times New Roman"/>
          <w:sz w:val="28"/>
          <w:szCs w:val="28"/>
          <w:lang w:val="en-US"/>
        </w:rPr>
        <w:t>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function statusSet($set){</w:t>
      </w:r>
    </w:p>
    <w:p w14:paraId="2808999D" w14:textId="0EB92931"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w:t>
      </w:r>
      <w:del w:id="729" w:author="Валентин" w:date="2019-01-15T17:27:00Z">
        <w:r w:rsidRPr="00C70230" w:rsidDel="0033719E">
          <w:rPr>
            <w:rFonts w:ascii="Times New Roman" w:hAnsi="Times New Roman" w:cs="Times New Roman"/>
            <w:sz w:val="28"/>
            <w:szCs w:val="28"/>
            <w:lang w:val="en-US"/>
          </w:rPr>
          <w:delText>-</w:delText>
        </w:r>
      </w:del>
      <w:ins w:id="730" w:author="Валентин" w:date="2019-01-15T17:27:00Z">
        <w:r w:rsidR="0033719E">
          <w:rPr>
            <w:rFonts w:ascii="Times New Roman" w:hAnsi="Times New Roman" w:cs="Times New Roman"/>
            <w:sz w:val="28"/>
            <w:szCs w:val="28"/>
            <w:lang w:val="en-US"/>
          </w:rPr>
          <w:t>–</w:t>
        </w:r>
      </w:ins>
      <w:r w:rsidRPr="00C70230">
        <w:rPr>
          <w:rFonts w:ascii="Times New Roman" w:hAnsi="Times New Roman" w:cs="Times New Roman"/>
          <w:sz w:val="28"/>
          <w:szCs w:val="28"/>
          <w:lang w:val="en-US"/>
        </w:rPr>
        <w:t>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77777777" w:rsidR="006C0285" w:rsidRPr="003F0F68" w:rsidRDefault="008562D5" w:rsidP="00555B9E">
      <w:pPr>
        <w:pStyle w:val="1"/>
        <w:spacing w:before="0" w:line="360" w:lineRule="auto"/>
        <w:jc w:val="center"/>
        <w:rPr>
          <w:rFonts w:ascii="Times New Roman" w:hAnsi="Times New Roman" w:cs="Times New Roman"/>
          <w:color w:val="auto"/>
        </w:rPr>
      </w:pPr>
      <w:bookmarkStart w:id="731" w:name="_Toc534824526"/>
      <w:r w:rsidRPr="003F0F68">
        <w:rPr>
          <w:rFonts w:ascii="Times New Roman" w:hAnsi="Times New Roman" w:cs="Times New Roman"/>
          <w:color w:val="auto"/>
        </w:rPr>
        <w:lastRenderedPageBreak/>
        <w:t>Заключение</w:t>
      </w:r>
      <w:bookmarkEnd w:id="731"/>
    </w:p>
    <w:p w14:paraId="042B61C7" w14:textId="6A4A3214" w:rsidR="000712A2" w:rsidRDefault="009E1986" w:rsidP="000B5EC1">
      <w:pPr>
        <w:spacing w:after="0" w:line="360" w:lineRule="auto"/>
        <w:ind w:firstLine="708"/>
        <w:jc w:val="both"/>
        <w:rPr>
          <w:rFonts w:ascii="Times New Roman" w:hAnsi="Times New Roman" w:cs="Times New Roman"/>
          <w:sz w:val="28"/>
          <w:szCs w:val="28"/>
        </w:rPr>
      </w:pPr>
      <w:del w:id="732" w:author="Виктория" w:date="2019-01-14T11:48:00Z">
        <w:r w:rsidDel="007B3CB1">
          <w:rPr>
            <w:rFonts w:ascii="Times New Roman" w:hAnsi="Times New Roman" w:cs="Times New Roman"/>
            <w:sz w:val="28"/>
            <w:szCs w:val="28"/>
          </w:rPr>
          <w:tab/>
        </w:r>
      </w:del>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w:t>
      </w:r>
      <w:commentRangeStart w:id="733"/>
      <w:r w:rsidR="00D93DA5">
        <w:rPr>
          <w:rFonts w:ascii="Times New Roman" w:hAnsi="Times New Roman" w:cs="Times New Roman"/>
          <w:sz w:val="28"/>
          <w:szCs w:val="28"/>
        </w:rPr>
        <w:t>много ресурсов</w:t>
      </w:r>
      <w:commentRangeEnd w:id="733"/>
      <w:r w:rsidR="007B3CB1">
        <w:rPr>
          <w:rStyle w:val="af3"/>
        </w:rPr>
        <w:commentReference w:id="733"/>
      </w:r>
      <w:ins w:id="734" w:author="Валентин" w:date="2019-01-14T20:06:00Z">
        <w:r w:rsidR="00360CE4">
          <w:rPr>
            <w:rFonts w:ascii="Times New Roman" w:hAnsi="Times New Roman" w:cs="Times New Roman"/>
            <w:sz w:val="28"/>
            <w:szCs w:val="28"/>
          </w:rPr>
          <w:t xml:space="preserve"> посвященных языку</w:t>
        </w:r>
      </w:ins>
      <w:ins w:id="735" w:author="Валентин" w:date="2019-01-14T20:07:00Z">
        <w:r w:rsidR="00360CE4">
          <w:rPr>
            <w:rFonts w:ascii="Times New Roman" w:hAnsi="Times New Roman" w:cs="Times New Roman"/>
            <w:sz w:val="28"/>
            <w:szCs w:val="28"/>
          </w:rPr>
          <w:t xml:space="preserve"> программирования</w:t>
        </w:r>
      </w:ins>
      <w:ins w:id="736" w:author="Валентин" w:date="2019-01-14T20:06:00Z">
        <w:r w:rsidR="00360CE4">
          <w:rPr>
            <w:rFonts w:ascii="Times New Roman" w:hAnsi="Times New Roman" w:cs="Times New Roman"/>
            <w:sz w:val="28"/>
            <w:szCs w:val="28"/>
          </w:rPr>
          <w:t xml:space="preserve">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сред</w:t>
        </w:r>
      </w:ins>
      <w:ins w:id="737" w:author="Валентин" w:date="2019-01-14T20:07:00Z">
        <w:r w:rsidR="00360CE4">
          <w:rPr>
            <w:rFonts w:ascii="Times New Roman" w:hAnsi="Times New Roman" w:cs="Times New Roman"/>
            <w:sz w:val="28"/>
            <w:szCs w:val="28"/>
          </w:rPr>
          <w:t>е</w:t>
        </w:r>
      </w:ins>
      <w:ins w:id="738" w:author="Валентин" w:date="2019-01-14T20:06:00Z">
        <w:r w:rsidR="00360CE4">
          <w:rPr>
            <w:rFonts w:ascii="Times New Roman" w:hAnsi="Times New Roman" w:cs="Times New Roman"/>
            <w:sz w:val="28"/>
            <w:szCs w:val="28"/>
          </w:rPr>
          <w:t xml:space="preserve"> разработки</w:t>
        </w:r>
      </w:ins>
      <w:ins w:id="739" w:author="Валентин" w:date="2019-01-14T20:07:00Z">
        <w:r w:rsidR="00360CE4">
          <w:rPr>
            <w:rFonts w:ascii="Times New Roman" w:hAnsi="Times New Roman" w:cs="Times New Roman"/>
            <w:sz w:val="28"/>
            <w:szCs w:val="28"/>
          </w:rPr>
          <w:t xml:space="preserve">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w:t>
        </w:r>
      </w:ins>
      <w:ins w:id="740" w:author="Валентин" w:date="2019-01-14T20:08:00Z">
        <w:r w:rsidR="00360CE4">
          <w:rPr>
            <w:rFonts w:ascii="Times New Roman" w:hAnsi="Times New Roman" w:cs="Times New Roman"/>
            <w:sz w:val="28"/>
            <w:szCs w:val="28"/>
          </w:rPr>
          <w:t xml:space="preserve"> особенностям разных приложений, их ограничений и возможностей</w:t>
        </w:r>
      </w:ins>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3D1496A7"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del w:id="741" w:author="Виктория" w:date="2019-01-14T11:48:00Z">
        <w:r w:rsidR="005572E9" w:rsidDel="007B3CB1">
          <w:rPr>
            <w:rFonts w:ascii="Times New Roman" w:hAnsi="Times New Roman" w:cs="Times New Roman"/>
            <w:sz w:val="28"/>
            <w:szCs w:val="28"/>
          </w:rPr>
          <w:delText>.</w:delText>
        </w:r>
      </w:del>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ins w:id="742" w:author="Виктория" w:date="2019-01-14T11:48:00Z">
        <w:r w:rsidR="007B3CB1">
          <w:rPr>
            <w:rFonts w:ascii="Times New Roman" w:hAnsi="Times New Roman" w:cs="Times New Roman"/>
            <w:sz w:val="28"/>
            <w:szCs w:val="28"/>
          </w:rPr>
          <w:t>.</w:t>
        </w:r>
      </w:ins>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 xml:space="preserve">после модернизации и более углубленного изучения сможет отвечать </w:t>
      </w:r>
      <w:commentRangeStart w:id="743"/>
      <w:r w:rsidR="005572E9">
        <w:rPr>
          <w:rFonts w:ascii="Times New Roman" w:hAnsi="Times New Roman" w:cs="Times New Roman"/>
          <w:sz w:val="28"/>
          <w:szCs w:val="28"/>
        </w:rPr>
        <w:t>всем запросам</w:t>
      </w:r>
      <w:ins w:id="744" w:author="Валентин" w:date="2019-01-14T20:10:00Z">
        <w:r w:rsidR="00360CE4">
          <w:rPr>
            <w:rFonts w:ascii="Times New Roman" w:hAnsi="Times New Roman" w:cs="Times New Roman"/>
            <w:sz w:val="28"/>
            <w:szCs w:val="28"/>
          </w:rPr>
          <w:t>, а именно</w:t>
        </w:r>
      </w:ins>
      <w:ins w:id="745" w:author="Валентин" w:date="2019-01-14T20:11:00Z">
        <w:r w:rsidR="00360CE4">
          <w:rPr>
            <w:rFonts w:ascii="Times New Roman" w:hAnsi="Times New Roman" w:cs="Times New Roman"/>
            <w:sz w:val="28"/>
            <w:szCs w:val="28"/>
          </w:rPr>
          <w:t>:</w:t>
        </w:r>
      </w:ins>
      <w:ins w:id="746" w:author="Валентин" w:date="2019-01-14T20:10:00Z">
        <w:r w:rsidR="00360CE4">
          <w:rPr>
            <w:rFonts w:ascii="Times New Roman" w:hAnsi="Times New Roman" w:cs="Times New Roman"/>
            <w:sz w:val="28"/>
            <w:szCs w:val="28"/>
          </w:rPr>
          <w:t xml:space="preserve"> получение данных от сервера и обработка в приложении</w:t>
        </w:r>
      </w:ins>
      <w:ins w:id="747" w:author="Валентин" w:date="2019-01-14T20:11:00Z">
        <w:r w:rsidR="00360CE4">
          <w:rPr>
            <w:rFonts w:ascii="Times New Roman" w:hAnsi="Times New Roman" w:cs="Times New Roman"/>
            <w:sz w:val="28"/>
            <w:szCs w:val="28"/>
          </w:rPr>
          <w:t>, авторизация разных пользователей социальной сети ВКонтакте,</w:t>
        </w:r>
      </w:ins>
      <w:ins w:id="748" w:author="Валентин" w:date="2019-01-14T20:12:00Z">
        <w:r w:rsidR="00360CE4">
          <w:rPr>
            <w:rFonts w:ascii="Times New Roman" w:hAnsi="Times New Roman" w:cs="Times New Roman"/>
            <w:sz w:val="28"/>
            <w:szCs w:val="28"/>
          </w:rPr>
          <w:t xml:space="preserve"> автоматическое получение ид пользователей, без ручного ввода</w:t>
        </w:r>
      </w:ins>
      <w:r w:rsidR="005572E9">
        <w:rPr>
          <w:rFonts w:ascii="Times New Roman" w:hAnsi="Times New Roman" w:cs="Times New Roman"/>
          <w:sz w:val="28"/>
          <w:szCs w:val="28"/>
        </w:rPr>
        <w:t>.</w:t>
      </w:r>
      <w:commentRangeEnd w:id="743"/>
      <w:r w:rsidR="007B3CB1">
        <w:rPr>
          <w:rStyle w:val="af3"/>
        </w:rPr>
        <w:commentReference w:id="743"/>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7777777" w:rsidR="00B440CA" w:rsidRPr="00CF66A7" w:rsidRDefault="00B440CA" w:rsidP="00555B9E">
      <w:pPr>
        <w:pStyle w:val="1"/>
        <w:spacing w:before="0" w:line="360" w:lineRule="auto"/>
        <w:jc w:val="center"/>
        <w:rPr>
          <w:rFonts w:ascii="Times New Roman" w:hAnsi="Times New Roman" w:cs="Times New Roman"/>
          <w:color w:val="auto"/>
        </w:rPr>
      </w:pPr>
      <w:bookmarkStart w:id="749" w:name="_Toc534824527"/>
      <w:commentRangeStart w:id="750"/>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749"/>
      <w:commentRangeEnd w:id="750"/>
      <w:r w:rsidR="007B3CB1">
        <w:rPr>
          <w:rStyle w:val="af3"/>
          <w:rFonts w:asciiTheme="minorHAnsi" w:eastAsiaTheme="minorEastAsia" w:hAnsiTheme="minorHAnsi" w:cstheme="minorBidi"/>
          <w:b w:val="0"/>
          <w:bCs w:val="0"/>
          <w:color w:val="auto"/>
        </w:rPr>
        <w:commentReference w:id="750"/>
      </w:r>
    </w:p>
    <w:p w14:paraId="7C36B7D0" w14:textId="6F32AB7A" w:rsidR="00853316" w:rsidRPr="005C430D" w:rsidRDefault="00607718" w:rsidP="005C430D">
      <w:pPr>
        <w:pStyle w:val="ad"/>
        <w:numPr>
          <w:ilvl w:val="0"/>
          <w:numId w:val="24"/>
        </w:numPr>
        <w:spacing w:before="100" w:beforeAutospacing="1" w:after="100" w:afterAutospacing="1" w:line="360" w:lineRule="auto"/>
        <w:rPr>
          <w:ins w:id="751" w:author="Валентин" w:date="2019-01-15T18:39:00Z"/>
          <w:rFonts w:eastAsia="Times New Roman"/>
          <w:iCs/>
          <w:color w:val="000000"/>
          <w:sz w:val="28"/>
          <w:szCs w:val="28"/>
          <w:rPrChange w:id="752" w:author="Валентин" w:date="2019-01-15T18:50:00Z">
            <w:rPr>
              <w:ins w:id="753" w:author="Валентин" w:date="2019-01-15T18:39:00Z"/>
              <w:rFonts w:eastAsia="Times New Roman"/>
            </w:rPr>
          </w:rPrChange>
        </w:rPr>
        <w:pPrChange w:id="754" w:author="Валентин" w:date="2019-01-15T18:50:00Z">
          <w:pPr>
            <w:spacing w:before="100" w:beforeAutospacing="1" w:after="100" w:afterAutospacing="1" w:line="240" w:lineRule="auto"/>
          </w:pPr>
        </w:pPrChange>
      </w:pPr>
      <w:del w:id="755" w:author="Валентин" w:date="2019-01-14T21:11:00Z">
        <w:r w:rsidRPr="005C430D" w:rsidDel="00140E2D">
          <w:rPr>
            <w:rFonts w:eastAsia="Times New Roman"/>
            <w:color w:val="000000"/>
            <w:sz w:val="28"/>
            <w:szCs w:val="28"/>
            <w:rPrChange w:id="756" w:author="Валентин" w:date="2019-01-15T18:50:00Z">
              <w:rPr>
                <w:rFonts w:eastAsia="Times New Roman"/>
                <w:sz w:val="28"/>
                <w:szCs w:val="28"/>
              </w:rPr>
            </w:rPrChange>
          </w:rPr>
          <w:delText xml:space="preserve">1) </w:delText>
        </w:r>
      </w:del>
      <w:ins w:id="757" w:author="Валентин" w:date="2019-01-14T21:11:00Z">
        <w:r w:rsidR="00140E2D" w:rsidRPr="005C430D">
          <w:rPr>
            <w:rFonts w:eastAsia="Times New Roman"/>
            <w:iCs/>
            <w:color w:val="000000"/>
            <w:sz w:val="28"/>
            <w:szCs w:val="28"/>
            <w:rPrChange w:id="758" w:author="Валентин" w:date="2019-01-15T18:50:00Z">
              <w:rPr>
                <w:rFonts w:eastAsia="Times New Roman"/>
              </w:rPr>
            </w:rPrChange>
          </w:rPr>
          <w:t>Зайцев</w:t>
        </w:r>
      </w:ins>
      <w:ins w:id="759" w:author="Валентин" w:date="2019-01-14T21:12:00Z">
        <w:r w:rsidR="00140E2D" w:rsidRPr="005C430D">
          <w:rPr>
            <w:rFonts w:eastAsia="Times New Roman"/>
            <w:iCs/>
            <w:color w:val="000000"/>
            <w:sz w:val="28"/>
            <w:szCs w:val="28"/>
            <w:rPrChange w:id="760" w:author="Валентин" w:date="2019-01-15T18:50:00Z">
              <w:rPr>
                <w:rFonts w:eastAsia="Times New Roman"/>
              </w:rPr>
            </w:rPrChange>
          </w:rPr>
          <w:t xml:space="preserve"> Д</w:t>
        </w:r>
      </w:ins>
      <w:ins w:id="761" w:author="Валентин" w:date="2019-01-14T21:00:00Z">
        <w:r w:rsidR="00853316" w:rsidRPr="005C430D">
          <w:rPr>
            <w:rFonts w:eastAsia="Times New Roman"/>
            <w:iCs/>
            <w:color w:val="000000"/>
            <w:sz w:val="28"/>
            <w:szCs w:val="28"/>
            <w:rPrChange w:id="762" w:author="Валентин" w:date="2019-01-15T18:50:00Z">
              <w:rPr>
                <w:rFonts w:ascii="Times New Roman" w:eastAsia="Times New Roman" w:hAnsi="Times New Roman" w:cs="Times New Roman"/>
                <w:i/>
                <w:iCs/>
                <w:color w:val="000000"/>
                <w:sz w:val="27"/>
              </w:rPr>
            </w:rPrChange>
          </w:rPr>
          <w:t xml:space="preserve">. </w:t>
        </w:r>
      </w:ins>
      <w:ins w:id="763" w:author="Валентин" w:date="2019-01-14T21:12:00Z">
        <w:r w:rsidR="00140E2D" w:rsidRPr="005C430D">
          <w:rPr>
            <w:rFonts w:eastAsia="Times New Roman"/>
            <w:iCs/>
            <w:color w:val="000000"/>
            <w:sz w:val="28"/>
            <w:szCs w:val="28"/>
            <w:rPrChange w:id="764" w:author="Валентин" w:date="2019-01-15T18:50:00Z">
              <w:rPr>
                <w:rFonts w:eastAsia="Times New Roman"/>
                <w:iCs/>
                <w:color w:val="000000"/>
                <w:sz w:val="27"/>
              </w:rPr>
            </w:rPrChange>
          </w:rPr>
          <w:t>Сайт разработчика</w:t>
        </w:r>
      </w:ins>
      <w:ins w:id="765" w:author="Валентин" w:date="2019-01-14T21:00:00Z">
        <w:r w:rsidR="00853316" w:rsidRPr="005C430D">
          <w:rPr>
            <w:rFonts w:eastAsia="Times New Roman"/>
            <w:iCs/>
            <w:color w:val="000000"/>
            <w:sz w:val="28"/>
            <w:szCs w:val="28"/>
            <w:rPrChange w:id="766" w:author="Валентин" w:date="2019-01-15T18:50:00Z">
              <w:rPr>
                <w:rFonts w:ascii="Times New Roman" w:eastAsia="Times New Roman" w:hAnsi="Times New Roman" w:cs="Times New Roman"/>
                <w:i/>
                <w:iCs/>
                <w:color w:val="000000"/>
                <w:sz w:val="27"/>
              </w:rPr>
            </w:rPrChange>
          </w:rPr>
          <w:t xml:space="preserve"> // </w:t>
        </w:r>
      </w:ins>
      <w:ins w:id="767" w:author="Валентин" w:date="2019-01-14T21:13:00Z">
        <w:r w:rsidR="00140E2D" w:rsidRPr="005C430D">
          <w:rPr>
            <w:rFonts w:eastAsia="Times New Roman"/>
            <w:iCs/>
            <w:color w:val="000000"/>
            <w:sz w:val="28"/>
            <w:szCs w:val="28"/>
            <w:rPrChange w:id="768" w:author="Валентин" w:date="2019-01-15T18:50:00Z">
              <w:rPr>
                <w:rFonts w:eastAsia="Times New Roman"/>
                <w:iCs/>
                <w:color w:val="000000"/>
                <w:sz w:val="27"/>
              </w:rPr>
            </w:rPrChange>
          </w:rPr>
          <w:t>Уроки и Статьи</w:t>
        </w:r>
      </w:ins>
      <w:ins w:id="769" w:author="Валентин" w:date="2019-01-14T21:00:00Z">
        <w:r w:rsidR="00853316" w:rsidRPr="005C430D">
          <w:rPr>
            <w:rFonts w:eastAsia="Times New Roman"/>
            <w:iCs/>
            <w:color w:val="000000"/>
            <w:sz w:val="28"/>
            <w:szCs w:val="28"/>
            <w:rPrChange w:id="770" w:author="Валентин" w:date="2019-01-15T18:50:00Z">
              <w:rPr>
                <w:rFonts w:ascii="Times New Roman" w:eastAsia="Times New Roman" w:hAnsi="Times New Roman" w:cs="Times New Roman"/>
                <w:i/>
                <w:iCs/>
                <w:color w:val="000000"/>
                <w:sz w:val="27"/>
              </w:rPr>
            </w:rPrChange>
          </w:rPr>
          <w:t xml:space="preserve">. </w:t>
        </w:r>
        <w:r w:rsidR="00853316" w:rsidRPr="005C430D">
          <w:rPr>
            <w:rFonts w:eastAsia="Times New Roman"/>
            <w:color w:val="000000"/>
            <w:sz w:val="28"/>
            <w:szCs w:val="28"/>
            <w:rPrChange w:id="771" w:author="Валентин" w:date="2019-01-15T18:50:00Z">
              <w:rPr>
                <w:rFonts w:ascii="Times New Roman" w:eastAsia="Times New Roman" w:hAnsi="Times New Roman" w:cs="Times New Roman"/>
                <w:color w:val="000000"/>
                <w:sz w:val="27"/>
                <w:szCs w:val="27"/>
              </w:rPr>
            </w:rPrChange>
          </w:rPr>
          <w:t> </w:t>
        </w:r>
        <w:r w:rsidR="00853316" w:rsidRPr="005C430D">
          <w:rPr>
            <w:rFonts w:eastAsia="Times New Roman"/>
            <w:iCs/>
            <w:color w:val="000000"/>
            <w:sz w:val="28"/>
            <w:szCs w:val="28"/>
            <w:rPrChange w:id="772" w:author="Валентин" w:date="2019-01-15T18:50:00Z">
              <w:rPr>
                <w:rFonts w:ascii="Times New Roman" w:eastAsia="Times New Roman" w:hAnsi="Times New Roman" w:cs="Times New Roman"/>
                <w:i/>
                <w:iCs/>
                <w:color w:val="000000"/>
                <w:sz w:val="27"/>
              </w:rPr>
            </w:rPrChange>
          </w:rPr>
          <w:t>URL:</w:t>
        </w:r>
        <w:r w:rsidR="00853316" w:rsidRPr="005C430D">
          <w:rPr>
            <w:rFonts w:eastAsia="Times New Roman"/>
            <w:color w:val="000000"/>
            <w:sz w:val="28"/>
            <w:szCs w:val="28"/>
            <w:rPrChange w:id="773" w:author="Валентин" w:date="2019-01-15T18:50:00Z">
              <w:rPr>
                <w:rFonts w:ascii="Times New Roman" w:eastAsia="Times New Roman" w:hAnsi="Times New Roman" w:cs="Times New Roman"/>
                <w:color w:val="000000"/>
                <w:sz w:val="27"/>
                <w:szCs w:val="27"/>
              </w:rPr>
            </w:rPrChange>
          </w:rPr>
          <w:t> </w:t>
        </w:r>
      </w:ins>
      <w:ins w:id="774" w:author="Валентин" w:date="2019-01-15T18:42:00Z">
        <w:r w:rsidR="00DF6E19" w:rsidRPr="005C430D">
          <w:rPr>
            <w:rFonts w:eastAsia="Times New Roman"/>
            <w:color w:val="000000"/>
            <w:sz w:val="28"/>
            <w:szCs w:val="28"/>
            <w:rPrChange w:id="775" w:author="Валентин" w:date="2019-01-15T18:50:00Z">
              <w:rPr>
                <w:rFonts w:eastAsia="Times New Roman"/>
              </w:rPr>
            </w:rPrChange>
          </w:rPr>
          <w:t>http://develstudio.ru/help/</w:t>
        </w:r>
      </w:ins>
      <w:ins w:id="776" w:author="Валентин" w:date="2019-01-14T21:00:00Z">
        <w:r w:rsidR="00853316" w:rsidRPr="005C430D">
          <w:rPr>
            <w:rFonts w:eastAsia="Times New Roman"/>
            <w:color w:val="000000"/>
            <w:sz w:val="28"/>
            <w:szCs w:val="28"/>
            <w:rPrChange w:id="777" w:author="Валентин" w:date="2019-01-15T18:50:00Z">
              <w:rPr>
                <w:rFonts w:ascii="Times New Roman" w:eastAsia="Times New Roman" w:hAnsi="Times New Roman" w:cs="Times New Roman"/>
                <w:color w:val="000000"/>
                <w:sz w:val="27"/>
                <w:szCs w:val="27"/>
              </w:rPr>
            </w:rPrChange>
          </w:rPr>
          <w:t> </w:t>
        </w:r>
        <w:r w:rsidR="00853316" w:rsidRPr="005C430D">
          <w:rPr>
            <w:rFonts w:eastAsia="Times New Roman"/>
            <w:iCs/>
            <w:color w:val="000000"/>
            <w:sz w:val="28"/>
            <w:szCs w:val="28"/>
            <w:rPrChange w:id="778" w:author="Валентин" w:date="2019-01-15T18:50:00Z">
              <w:rPr>
                <w:rFonts w:ascii="Times New Roman" w:eastAsia="Times New Roman" w:hAnsi="Times New Roman" w:cs="Times New Roman"/>
                <w:i/>
                <w:iCs/>
                <w:color w:val="000000"/>
                <w:sz w:val="27"/>
              </w:rPr>
            </w:rPrChange>
          </w:rPr>
          <w:t xml:space="preserve">(дата обращения: </w:t>
        </w:r>
      </w:ins>
      <w:ins w:id="779" w:author="Валентин" w:date="2019-01-14T21:10:00Z">
        <w:r w:rsidR="00140E2D" w:rsidRPr="005C430D">
          <w:rPr>
            <w:rFonts w:eastAsia="Times New Roman"/>
            <w:iCs/>
            <w:color w:val="000000"/>
            <w:sz w:val="28"/>
            <w:szCs w:val="28"/>
            <w:rPrChange w:id="780" w:author="Валентин" w:date="2019-01-15T18:50:00Z">
              <w:rPr>
                <w:rFonts w:eastAsia="Times New Roman"/>
                <w:iCs/>
                <w:color w:val="000000"/>
                <w:sz w:val="27"/>
              </w:rPr>
            </w:rPrChange>
          </w:rPr>
          <w:t>14</w:t>
        </w:r>
      </w:ins>
      <w:ins w:id="781" w:author="Валентин" w:date="2019-01-14T21:00:00Z">
        <w:r w:rsidR="00853316" w:rsidRPr="005C430D">
          <w:rPr>
            <w:rFonts w:eastAsia="Times New Roman"/>
            <w:iCs/>
            <w:color w:val="000000"/>
            <w:sz w:val="28"/>
            <w:szCs w:val="28"/>
            <w:rPrChange w:id="782" w:author="Валентин" w:date="2019-01-15T18:50:00Z">
              <w:rPr>
                <w:rFonts w:ascii="Times New Roman" w:eastAsia="Times New Roman" w:hAnsi="Times New Roman" w:cs="Times New Roman"/>
                <w:i/>
                <w:iCs/>
                <w:color w:val="000000"/>
                <w:sz w:val="27"/>
              </w:rPr>
            </w:rPrChange>
          </w:rPr>
          <w:t>.0</w:t>
        </w:r>
      </w:ins>
      <w:ins w:id="783" w:author="Валентин" w:date="2019-01-14T21:10:00Z">
        <w:r w:rsidR="00140E2D" w:rsidRPr="005C430D">
          <w:rPr>
            <w:rFonts w:eastAsia="Times New Roman"/>
            <w:iCs/>
            <w:color w:val="000000"/>
            <w:sz w:val="28"/>
            <w:szCs w:val="28"/>
            <w:rPrChange w:id="784" w:author="Валентин" w:date="2019-01-15T18:50:00Z">
              <w:rPr>
                <w:rFonts w:eastAsia="Times New Roman"/>
                <w:iCs/>
                <w:color w:val="000000"/>
                <w:sz w:val="27"/>
              </w:rPr>
            </w:rPrChange>
          </w:rPr>
          <w:t>1</w:t>
        </w:r>
      </w:ins>
      <w:ins w:id="785" w:author="Валентин" w:date="2019-01-14T21:00:00Z">
        <w:r w:rsidR="00140E2D" w:rsidRPr="005C430D">
          <w:rPr>
            <w:rFonts w:eastAsia="Times New Roman"/>
            <w:iCs/>
            <w:color w:val="000000"/>
            <w:sz w:val="28"/>
            <w:szCs w:val="28"/>
            <w:rPrChange w:id="786" w:author="Валентин" w:date="2019-01-15T18:50:00Z">
              <w:rPr>
                <w:rFonts w:eastAsia="Times New Roman"/>
                <w:iCs/>
                <w:color w:val="000000"/>
                <w:sz w:val="27"/>
              </w:rPr>
            </w:rPrChange>
          </w:rPr>
          <w:t>.2019</w:t>
        </w:r>
        <w:r w:rsidR="00853316" w:rsidRPr="005C430D">
          <w:rPr>
            <w:rFonts w:eastAsia="Times New Roman"/>
            <w:iCs/>
            <w:color w:val="000000"/>
            <w:sz w:val="28"/>
            <w:szCs w:val="28"/>
            <w:rPrChange w:id="787" w:author="Валентин" w:date="2019-01-15T18:50:00Z">
              <w:rPr>
                <w:rFonts w:ascii="Times New Roman" w:eastAsia="Times New Roman" w:hAnsi="Times New Roman" w:cs="Times New Roman"/>
                <w:i/>
                <w:iCs/>
                <w:color w:val="000000"/>
                <w:sz w:val="27"/>
              </w:rPr>
            </w:rPrChange>
          </w:rPr>
          <w:t>).</w:t>
        </w:r>
      </w:ins>
    </w:p>
    <w:p w14:paraId="1D8F8D4F" w14:textId="2EDE0CC9" w:rsidR="00DF6E19" w:rsidRPr="005C430D" w:rsidRDefault="00DF6E19" w:rsidP="005C430D">
      <w:pPr>
        <w:pStyle w:val="ad"/>
        <w:numPr>
          <w:ilvl w:val="0"/>
          <w:numId w:val="24"/>
        </w:numPr>
        <w:spacing w:before="100" w:beforeAutospacing="1" w:after="100" w:afterAutospacing="1" w:line="360" w:lineRule="auto"/>
        <w:rPr>
          <w:ins w:id="788" w:author="Валентин" w:date="2019-01-15T18:39:00Z"/>
          <w:rFonts w:eastAsia="Times New Roman"/>
          <w:color w:val="000000"/>
          <w:sz w:val="28"/>
          <w:szCs w:val="28"/>
          <w:rPrChange w:id="789" w:author="Валентин" w:date="2019-01-15T18:50:00Z">
            <w:rPr>
              <w:ins w:id="790" w:author="Валентин" w:date="2019-01-15T18:39:00Z"/>
              <w:rFonts w:eastAsia="Times New Roman"/>
            </w:rPr>
          </w:rPrChange>
        </w:rPr>
        <w:pPrChange w:id="791" w:author="Валентин" w:date="2019-01-15T18:50:00Z">
          <w:pPr>
            <w:spacing w:before="100" w:beforeAutospacing="1" w:after="100" w:afterAutospacing="1" w:line="360" w:lineRule="auto"/>
            <w:jc w:val="both"/>
          </w:pPr>
        </w:pPrChange>
      </w:pPr>
      <w:ins w:id="792" w:author="Валентин" w:date="2019-01-15T18:39:00Z">
        <w:r w:rsidRPr="005C430D">
          <w:rPr>
            <w:rFonts w:eastAsia="Times New Roman"/>
            <w:iCs/>
            <w:color w:val="000000"/>
            <w:sz w:val="28"/>
            <w:szCs w:val="28"/>
            <w:rPrChange w:id="793" w:author="Валентин" w:date="2019-01-15T18:50:00Z">
              <w:rPr>
                <w:rFonts w:eastAsia="Times New Roman"/>
              </w:rPr>
            </w:rPrChange>
          </w:rPr>
          <w:t>Зандстра М. PHP. Объекты, шаблоны и методики программирования/ М. Зандстра</w:t>
        </w:r>
      </w:ins>
      <w:ins w:id="794" w:author="Валентин" w:date="2019-01-15T18:48:00Z">
        <w:r w:rsidRPr="005C430D">
          <w:rPr>
            <w:rFonts w:eastAsia="Times New Roman"/>
            <w:iCs/>
            <w:color w:val="000000"/>
            <w:sz w:val="28"/>
            <w:szCs w:val="28"/>
            <w:rPrChange w:id="795" w:author="Валентин" w:date="2019-01-15T18:50:00Z">
              <w:rPr>
                <w:rFonts w:eastAsia="Times New Roman"/>
              </w:rPr>
            </w:rPrChange>
          </w:rPr>
          <w:t>,</w:t>
        </w:r>
      </w:ins>
      <w:ins w:id="796" w:author="Валентин" w:date="2019-01-15T18:39:00Z">
        <w:r w:rsidRPr="005C430D">
          <w:rPr>
            <w:rFonts w:eastAsia="Times New Roman"/>
            <w:iCs/>
            <w:color w:val="000000"/>
            <w:sz w:val="28"/>
            <w:szCs w:val="28"/>
            <w:rPrChange w:id="797" w:author="Валентин" w:date="2019-01-15T18:50:00Z">
              <w:rPr>
                <w:rFonts w:eastAsia="Times New Roman"/>
              </w:rPr>
            </w:rPrChange>
          </w:rPr>
          <w:t xml:space="preserve"> Вильямс, 2016. </w:t>
        </w:r>
        <w:bookmarkStart w:id="798" w:name="_GoBack"/>
        <w:bookmarkEnd w:id="798"/>
        <w:r w:rsidRPr="005C430D">
          <w:rPr>
            <w:rFonts w:eastAsia="Times New Roman"/>
            <w:iCs/>
            <w:color w:val="000000"/>
            <w:sz w:val="28"/>
            <w:szCs w:val="28"/>
            <w:rPrChange w:id="799" w:author="Валентин" w:date="2019-01-15T18:50:00Z">
              <w:rPr>
                <w:rFonts w:eastAsia="Times New Roman"/>
              </w:rPr>
            </w:rPrChange>
          </w:rPr>
          <w:t>576 с.</w:t>
        </w:r>
      </w:ins>
    </w:p>
    <w:p w14:paraId="3B4C7929" w14:textId="6FED432B" w:rsidR="00607718" w:rsidRPr="00F265FD" w:rsidDel="00853316" w:rsidRDefault="00607718">
      <w:pPr>
        <w:spacing w:after="0" w:line="360" w:lineRule="auto"/>
        <w:jc w:val="both"/>
        <w:rPr>
          <w:del w:id="800" w:author="Валентин" w:date="2019-01-14T21:00:00Z"/>
          <w:rFonts w:ascii="Times New Roman" w:eastAsia="Times New Roman" w:hAnsi="Times New Roman" w:cs="Times New Roman"/>
          <w:color w:val="000000"/>
          <w:sz w:val="28"/>
          <w:szCs w:val="28"/>
        </w:rPr>
      </w:pPr>
      <w:del w:id="801" w:author="Валентин" w:date="2019-01-14T21:00:00Z">
        <w:r w:rsidRPr="00F265FD" w:rsidDel="00853316">
          <w:rPr>
            <w:rFonts w:ascii="Times New Roman" w:eastAsia="Times New Roman" w:hAnsi="Times New Roman" w:cs="Times New Roman"/>
            <w:color w:val="000000"/>
            <w:sz w:val="28"/>
            <w:szCs w:val="28"/>
          </w:rPr>
          <w:delText>Албахари Дж., Албахари Б.C# 6.0. Справочник. Полное описание языка. 6-е издание, Издательство: Вильямс Издательский дом, 2016, 1040 с.</w:delText>
        </w:r>
      </w:del>
    </w:p>
    <w:p w14:paraId="735DE557" w14:textId="34AEED64" w:rsidR="00853316" w:rsidRPr="005C430D" w:rsidRDefault="00607718" w:rsidP="005C430D">
      <w:pPr>
        <w:pStyle w:val="ad"/>
        <w:numPr>
          <w:ilvl w:val="0"/>
          <w:numId w:val="24"/>
        </w:numPr>
        <w:spacing w:before="100" w:beforeAutospacing="1" w:after="100" w:afterAutospacing="1" w:line="360" w:lineRule="auto"/>
        <w:rPr>
          <w:ins w:id="802" w:author="Валентин" w:date="2019-01-15T18:40:00Z"/>
          <w:rFonts w:eastAsia="Times New Roman"/>
          <w:iCs/>
          <w:color w:val="000000"/>
          <w:sz w:val="28"/>
          <w:szCs w:val="28"/>
          <w:rPrChange w:id="803" w:author="Валентин" w:date="2019-01-15T18:50:00Z">
            <w:rPr>
              <w:ins w:id="804" w:author="Валентин" w:date="2019-01-15T18:40:00Z"/>
              <w:rFonts w:eastAsia="Times New Roman"/>
            </w:rPr>
          </w:rPrChange>
        </w:rPr>
        <w:pPrChange w:id="805" w:author="Валентин" w:date="2019-01-15T18:50:00Z">
          <w:pPr>
            <w:spacing w:before="100" w:beforeAutospacing="1" w:after="100" w:afterAutospacing="1" w:line="240" w:lineRule="auto"/>
          </w:pPr>
        </w:pPrChange>
      </w:pPr>
      <w:del w:id="806" w:author="Валентин" w:date="2019-01-15T18:50:00Z">
        <w:r w:rsidRPr="005C430D" w:rsidDel="005C430D">
          <w:rPr>
            <w:sz w:val="28"/>
            <w:szCs w:val="28"/>
            <w:rPrChange w:id="807" w:author="Валентин" w:date="2019-01-15T18:50:00Z">
              <w:rPr/>
            </w:rPrChange>
          </w:rPr>
          <w:delText xml:space="preserve">2) </w:delText>
        </w:r>
      </w:del>
      <w:ins w:id="808" w:author="Валентин" w:date="2019-01-14T21:06:00Z">
        <w:r w:rsidR="00FA6A42" w:rsidRPr="005C430D">
          <w:rPr>
            <w:sz w:val="28"/>
            <w:szCs w:val="28"/>
            <w:rPrChange w:id="809" w:author="Валентин" w:date="2019-01-15T18:50:00Z">
              <w:rPr/>
            </w:rPrChange>
          </w:rPr>
          <w:t>Котеров</w:t>
        </w:r>
      </w:ins>
      <w:ins w:id="810" w:author="Валентин" w:date="2019-01-14T21:04:00Z">
        <w:r w:rsidR="00853316" w:rsidRPr="005C430D">
          <w:rPr>
            <w:rFonts w:eastAsia="Times New Roman"/>
            <w:iCs/>
            <w:color w:val="000000"/>
            <w:sz w:val="28"/>
            <w:szCs w:val="28"/>
            <w:rPrChange w:id="811" w:author="Валентин" w:date="2019-01-15T18:50:00Z">
              <w:rPr>
                <w:rFonts w:ascii="Times New Roman" w:eastAsia="Times New Roman" w:hAnsi="Times New Roman" w:cs="Times New Roman"/>
                <w:i/>
                <w:iCs/>
                <w:color w:val="000000"/>
                <w:sz w:val="27"/>
              </w:rPr>
            </w:rPrChange>
          </w:rPr>
          <w:t xml:space="preserve"> </w:t>
        </w:r>
      </w:ins>
      <w:ins w:id="812" w:author="Валентин" w:date="2019-01-14T21:06:00Z">
        <w:r w:rsidR="00FA6A42" w:rsidRPr="005C430D">
          <w:rPr>
            <w:rFonts w:eastAsia="Times New Roman"/>
            <w:iCs/>
            <w:color w:val="000000"/>
            <w:sz w:val="28"/>
            <w:szCs w:val="28"/>
            <w:rPrChange w:id="813" w:author="Валентин" w:date="2019-01-15T18:50:00Z">
              <w:rPr>
                <w:rFonts w:ascii="Times New Roman" w:eastAsia="Times New Roman" w:hAnsi="Times New Roman" w:cs="Times New Roman"/>
                <w:i/>
                <w:iCs/>
                <w:color w:val="000000"/>
                <w:sz w:val="27"/>
              </w:rPr>
            </w:rPrChange>
          </w:rPr>
          <w:t>Д</w:t>
        </w:r>
      </w:ins>
      <w:ins w:id="814" w:author="Валентин" w:date="2019-01-14T21:04:00Z">
        <w:r w:rsidR="00FA6A42" w:rsidRPr="005C430D">
          <w:rPr>
            <w:rFonts w:eastAsia="Times New Roman"/>
            <w:iCs/>
            <w:color w:val="000000"/>
            <w:sz w:val="28"/>
            <w:szCs w:val="28"/>
            <w:rPrChange w:id="815" w:author="Валентин" w:date="2019-01-15T18:50:00Z">
              <w:rPr>
                <w:rFonts w:ascii="Times New Roman" w:eastAsia="Times New Roman" w:hAnsi="Times New Roman" w:cs="Times New Roman"/>
                <w:i/>
                <w:iCs/>
                <w:color w:val="000000"/>
                <w:sz w:val="27"/>
              </w:rPr>
            </w:rPrChange>
          </w:rPr>
          <w:t>. В</w:t>
        </w:r>
        <w:r w:rsidR="00853316" w:rsidRPr="005C430D">
          <w:rPr>
            <w:rFonts w:eastAsia="Times New Roman"/>
            <w:iCs/>
            <w:color w:val="000000"/>
            <w:sz w:val="28"/>
            <w:szCs w:val="28"/>
            <w:rPrChange w:id="816" w:author="Валентин" w:date="2019-01-15T18:50:00Z">
              <w:rPr>
                <w:rFonts w:ascii="Times New Roman" w:eastAsia="Times New Roman" w:hAnsi="Times New Roman" w:cs="Times New Roman"/>
                <w:i/>
                <w:iCs/>
                <w:color w:val="000000"/>
                <w:sz w:val="27"/>
              </w:rPr>
            </w:rPrChange>
          </w:rPr>
          <w:t xml:space="preserve">. </w:t>
        </w:r>
      </w:ins>
      <w:ins w:id="817" w:author="Валентин" w:date="2019-01-14T21:06:00Z">
        <w:r w:rsidR="00FA6A42" w:rsidRPr="005C430D">
          <w:rPr>
            <w:rFonts w:eastAsia="Times New Roman"/>
            <w:iCs/>
            <w:color w:val="000000"/>
            <w:sz w:val="28"/>
            <w:szCs w:val="28"/>
            <w:rPrChange w:id="818" w:author="Валентин" w:date="2019-01-15T18:50:00Z">
              <w:rPr>
                <w:rFonts w:ascii="Times New Roman" w:eastAsia="Times New Roman" w:hAnsi="Times New Roman" w:cs="Times New Roman"/>
                <w:i/>
                <w:iCs/>
                <w:color w:val="000000"/>
                <w:sz w:val="27"/>
              </w:rPr>
            </w:rPrChange>
          </w:rPr>
          <w:t>PHP 7</w:t>
        </w:r>
      </w:ins>
      <w:ins w:id="819" w:author="Валентин" w:date="2019-01-14T21:04:00Z">
        <w:r w:rsidR="00FA6A42" w:rsidRPr="005C430D">
          <w:rPr>
            <w:rFonts w:eastAsia="Times New Roman"/>
            <w:iCs/>
            <w:color w:val="000000"/>
            <w:sz w:val="28"/>
            <w:szCs w:val="28"/>
            <w:rPrChange w:id="820" w:author="Валентин" w:date="2019-01-15T18:50:00Z">
              <w:rPr>
                <w:rFonts w:ascii="Times New Roman" w:eastAsia="Times New Roman" w:hAnsi="Times New Roman" w:cs="Times New Roman"/>
                <w:i/>
                <w:iCs/>
                <w:color w:val="000000"/>
                <w:sz w:val="27"/>
              </w:rPr>
            </w:rPrChange>
          </w:rPr>
          <w:t>/ Д. В</w:t>
        </w:r>
      </w:ins>
      <w:ins w:id="821" w:author="Валентин" w:date="2019-01-14T21:06:00Z">
        <w:r w:rsidR="00FA6A42" w:rsidRPr="005C430D">
          <w:rPr>
            <w:sz w:val="28"/>
            <w:szCs w:val="28"/>
            <w:rPrChange w:id="822" w:author="Валентин" w:date="2019-01-15T18:50:00Z">
              <w:rPr/>
            </w:rPrChange>
          </w:rPr>
          <w:t xml:space="preserve"> Котеров</w:t>
        </w:r>
      </w:ins>
      <w:ins w:id="823" w:author="Валентин" w:date="2019-01-15T18:45:00Z">
        <w:r w:rsidR="00DF6E19" w:rsidRPr="005C430D">
          <w:rPr>
            <w:sz w:val="28"/>
            <w:szCs w:val="28"/>
            <w:rPrChange w:id="824" w:author="Валентин" w:date="2019-01-15T18:50:00Z">
              <w:rPr/>
            </w:rPrChange>
          </w:rPr>
          <w:t>,</w:t>
        </w:r>
      </w:ins>
      <w:ins w:id="825" w:author="Валентин" w:date="2019-01-14T21:04:00Z">
        <w:r w:rsidR="00FA6A42" w:rsidRPr="005C430D">
          <w:rPr>
            <w:rFonts w:eastAsia="Times New Roman"/>
            <w:iCs/>
            <w:color w:val="000000"/>
            <w:sz w:val="28"/>
            <w:szCs w:val="28"/>
            <w:rPrChange w:id="826" w:author="Валентин" w:date="2019-01-15T18:50:00Z">
              <w:rPr>
                <w:rFonts w:ascii="Times New Roman" w:eastAsia="Times New Roman" w:hAnsi="Times New Roman" w:cs="Times New Roman"/>
                <w:i/>
                <w:iCs/>
                <w:color w:val="000000"/>
                <w:sz w:val="27"/>
              </w:rPr>
            </w:rPrChange>
          </w:rPr>
          <w:t xml:space="preserve"> И</w:t>
        </w:r>
        <w:r w:rsidR="00853316" w:rsidRPr="005C430D">
          <w:rPr>
            <w:rFonts w:eastAsia="Times New Roman"/>
            <w:iCs/>
            <w:color w:val="000000"/>
            <w:sz w:val="28"/>
            <w:szCs w:val="28"/>
            <w:rPrChange w:id="827" w:author="Валентин" w:date="2019-01-15T18:50:00Z">
              <w:rPr>
                <w:rFonts w:ascii="Times New Roman" w:eastAsia="Times New Roman" w:hAnsi="Times New Roman" w:cs="Times New Roman"/>
                <w:i/>
                <w:iCs/>
                <w:color w:val="000000"/>
                <w:sz w:val="27"/>
              </w:rPr>
            </w:rPrChange>
          </w:rPr>
          <w:t>. </w:t>
        </w:r>
      </w:ins>
      <w:ins w:id="828" w:author="Валентин" w:date="2019-01-14T21:07:00Z">
        <w:r w:rsidR="00FA6A42" w:rsidRPr="005C430D">
          <w:rPr>
            <w:rFonts w:eastAsia="Times New Roman"/>
            <w:iCs/>
            <w:color w:val="000000"/>
            <w:sz w:val="28"/>
            <w:szCs w:val="28"/>
            <w:rPrChange w:id="829" w:author="Валентин" w:date="2019-01-15T18:50:00Z">
              <w:rPr>
                <w:rFonts w:ascii="Times New Roman" w:eastAsia="Times New Roman" w:hAnsi="Times New Roman" w:cs="Times New Roman"/>
                <w:i/>
                <w:iCs/>
                <w:color w:val="000000"/>
                <w:sz w:val="27"/>
              </w:rPr>
            </w:rPrChange>
          </w:rPr>
          <w:t>В</w:t>
        </w:r>
      </w:ins>
      <w:ins w:id="830" w:author="Валентин" w:date="2019-01-14T21:04:00Z">
        <w:r w:rsidR="00853316" w:rsidRPr="005C430D">
          <w:rPr>
            <w:rFonts w:eastAsia="Times New Roman"/>
            <w:iCs/>
            <w:color w:val="000000"/>
            <w:sz w:val="28"/>
            <w:szCs w:val="28"/>
            <w:rPrChange w:id="831" w:author="Валентин" w:date="2019-01-15T18:50:00Z">
              <w:rPr>
                <w:rFonts w:ascii="Times New Roman" w:eastAsia="Times New Roman" w:hAnsi="Times New Roman" w:cs="Times New Roman"/>
                <w:i/>
                <w:iCs/>
                <w:color w:val="000000"/>
                <w:sz w:val="27"/>
              </w:rPr>
            </w:rPrChange>
          </w:rPr>
          <w:t>. </w:t>
        </w:r>
      </w:ins>
      <w:ins w:id="832" w:author="Валентин" w:date="2019-01-14T21:07:00Z">
        <w:r w:rsidR="00FA6A42" w:rsidRPr="005C430D">
          <w:rPr>
            <w:rFonts w:eastAsia="Times New Roman"/>
            <w:iCs/>
            <w:color w:val="000000"/>
            <w:sz w:val="28"/>
            <w:szCs w:val="28"/>
            <w:rPrChange w:id="833" w:author="Валентин" w:date="2019-01-15T18:50:00Z">
              <w:rPr>
                <w:rFonts w:ascii="Times New Roman" w:eastAsia="Times New Roman" w:hAnsi="Times New Roman" w:cs="Times New Roman"/>
                <w:i/>
                <w:iCs/>
                <w:color w:val="000000"/>
                <w:sz w:val="27"/>
              </w:rPr>
            </w:rPrChange>
          </w:rPr>
          <w:t>Симдянов</w:t>
        </w:r>
      </w:ins>
      <w:ins w:id="834" w:author="Валентин" w:date="2019-01-15T18:48:00Z">
        <w:r w:rsidR="00DF6E19" w:rsidRPr="005C430D">
          <w:rPr>
            <w:rFonts w:eastAsia="Times New Roman"/>
            <w:iCs/>
            <w:color w:val="000000"/>
            <w:sz w:val="28"/>
            <w:szCs w:val="28"/>
            <w:rPrChange w:id="835" w:author="Валентин" w:date="2019-01-15T18:50:00Z">
              <w:rPr>
                <w:rFonts w:eastAsia="Times New Roman"/>
              </w:rPr>
            </w:rPrChange>
          </w:rPr>
          <w:t>,</w:t>
        </w:r>
      </w:ins>
      <w:ins w:id="836" w:author="Валентин" w:date="2019-01-14T21:08:00Z">
        <w:r w:rsidR="00FA6A42" w:rsidRPr="005C430D">
          <w:rPr>
            <w:rFonts w:eastAsia="Times New Roman"/>
            <w:iCs/>
            <w:color w:val="000000"/>
            <w:sz w:val="28"/>
            <w:szCs w:val="28"/>
            <w:rPrChange w:id="837" w:author="Валентин" w:date="2019-01-15T18:50:00Z">
              <w:rPr>
                <w:rFonts w:ascii="Times New Roman" w:eastAsia="Times New Roman" w:hAnsi="Times New Roman" w:cs="Times New Roman"/>
                <w:i/>
                <w:iCs/>
                <w:color w:val="000000"/>
                <w:sz w:val="27"/>
              </w:rPr>
            </w:rPrChange>
          </w:rPr>
          <w:t xml:space="preserve"> БХВ</w:t>
        </w:r>
      </w:ins>
      <w:ins w:id="838" w:author="Валентин" w:date="2019-01-15T17:27:00Z">
        <w:r w:rsidR="0033719E" w:rsidRPr="005C430D">
          <w:rPr>
            <w:rFonts w:eastAsia="Times New Roman"/>
            <w:iCs/>
            <w:color w:val="000000"/>
            <w:sz w:val="28"/>
            <w:szCs w:val="28"/>
            <w:rPrChange w:id="839" w:author="Валентин" w:date="2019-01-15T18:50:00Z">
              <w:rPr>
                <w:rFonts w:eastAsia="Times New Roman"/>
              </w:rPr>
            </w:rPrChange>
          </w:rPr>
          <w:t>–</w:t>
        </w:r>
      </w:ins>
      <w:ins w:id="840" w:author="Валентин" w:date="2019-01-14T21:08:00Z">
        <w:r w:rsidR="00FA6A42" w:rsidRPr="005C430D">
          <w:rPr>
            <w:rFonts w:eastAsia="Times New Roman"/>
            <w:iCs/>
            <w:color w:val="000000"/>
            <w:sz w:val="28"/>
            <w:szCs w:val="28"/>
            <w:rPrChange w:id="841" w:author="Валентин" w:date="2019-01-15T18:50:00Z">
              <w:rPr>
                <w:rFonts w:ascii="Times New Roman" w:eastAsia="Times New Roman" w:hAnsi="Times New Roman" w:cs="Times New Roman"/>
                <w:i/>
                <w:iCs/>
                <w:color w:val="000000"/>
                <w:sz w:val="27"/>
              </w:rPr>
            </w:rPrChange>
          </w:rPr>
          <w:t>Петербург</w:t>
        </w:r>
      </w:ins>
      <w:ins w:id="842" w:author="Валентин" w:date="2019-01-14T21:04:00Z">
        <w:r w:rsidR="00853316" w:rsidRPr="005C430D">
          <w:rPr>
            <w:rFonts w:eastAsia="Times New Roman"/>
            <w:iCs/>
            <w:color w:val="000000"/>
            <w:sz w:val="28"/>
            <w:szCs w:val="28"/>
            <w:rPrChange w:id="843" w:author="Валентин" w:date="2019-01-15T18:50:00Z">
              <w:rPr>
                <w:rFonts w:ascii="Times New Roman" w:eastAsia="Times New Roman" w:hAnsi="Times New Roman" w:cs="Times New Roman"/>
                <w:i/>
                <w:iCs/>
                <w:color w:val="000000"/>
                <w:sz w:val="27"/>
              </w:rPr>
            </w:rPrChange>
          </w:rPr>
          <w:t>, 2</w:t>
        </w:r>
      </w:ins>
      <w:ins w:id="844" w:author="Валентин" w:date="2019-01-14T21:09:00Z">
        <w:r w:rsidR="00FA6A42" w:rsidRPr="005C430D">
          <w:rPr>
            <w:rFonts w:eastAsia="Times New Roman"/>
            <w:iCs/>
            <w:color w:val="000000"/>
            <w:sz w:val="28"/>
            <w:szCs w:val="28"/>
            <w:rPrChange w:id="845" w:author="Валентин" w:date="2019-01-15T18:50:00Z">
              <w:rPr>
                <w:rFonts w:ascii="Times New Roman" w:eastAsia="Times New Roman" w:hAnsi="Times New Roman" w:cs="Times New Roman"/>
                <w:i/>
                <w:iCs/>
                <w:color w:val="000000"/>
                <w:sz w:val="27"/>
              </w:rPr>
            </w:rPrChange>
          </w:rPr>
          <w:t>018</w:t>
        </w:r>
      </w:ins>
      <w:ins w:id="846" w:author="Валентин" w:date="2019-01-14T21:04:00Z">
        <w:r w:rsidR="00853316" w:rsidRPr="005C430D">
          <w:rPr>
            <w:rFonts w:eastAsia="Times New Roman"/>
            <w:iCs/>
            <w:color w:val="000000"/>
            <w:sz w:val="28"/>
            <w:szCs w:val="28"/>
            <w:rPrChange w:id="847" w:author="Валентин" w:date="2019-01-15T18:50:00Z">
              <w:rPr>
                <w:rFonts w:ascii="Times New Roman" w:eastAsia="Times New Roman" w:hAnsi="Times New Roman" w:cs="Times New Roman"/>
                <w:i/>
                <w:iCs/>
                <w:color w:val="000000"/>
                <w:sz w:val="27"/>
              </w:rPr>
            </w:rPrChange>
          </w:rPr>
          <w:t>. </w:t>
        </w:r>
      </w:ins>
      <w:ins w:id="848" w:author="Валентин" w:date="2019-01-14T21:09:00Z">
        <w:r w:rsidR="00FA6A42" w:rsidRPr="005C430D">
          <w:rPr>
            <w:rFonts w:eastAsia="Times New Roman"/>
            <w:iCs/>
            <w:color w:val="000000"/>
            <w:sz w:val="28"/>
            <w:szCs w:val="28"/>
            <w:rPrChange w:id="849" w:author="Валентин" w:date="2019-01-15T18:50:00Z">
              <w:rPr>
                <w:rFonts w:ascii="Times New Roman" w:eastAsia="Times New Roman" w:hAnsi="Times New Roman" w:cs="Times New Roman"/>
                <w:i/>
                <w:iCs/>
                <w:color w:val="000000"/>
                <w:sz w:val="27"/>
              </w:rPr>
            </w:rPrChange>
          </w:rPr>
          <w:t>1088</w:t>
        </w:r>
      </w:ins>
      <w:ins w:id="850" w:author="Валентин" w:date="2019-01-14T21:04:00Z">
        <w:r w:rsidR="00853316" w:rsidRPr="005C430D">
          <w:rPr>
            <w:rFonts w:eastAsia="Times New Roman"/>
            <w:iCs/>
            <w:color w:val="000000"/>
            <w:sz w:val="28"/>
            <w:szCs w:val="28"/>
            <w:rPrChange w:id="851" w:author="Валентин" w:date="2019-01-15T18:50:00Z">
              <w:rPr>
                <w:rFonts w:ascii="Times New Roman" w:eastAsia="Times New Roman" w:hAnsi="Times New Roman" w:cs="Times New Roman"/>
                <w:i/>
                <w:iCs/>
                <w:color w:val="000000"/>
                <w:sz w:val="27"/>
              </w:rPr>
            </w:rPrChange>
          </w:rPr>
          <w:t> с.</w:t>
        </w:r>
      </w:ins>
    </w:p>
    <w:p w14:paraId="0825E1CF" w14:textId="30CEC66D" w:rsidR="00DF6E19" w:rsidRPr="005C430D" w:rsidRDefault="00DF6E19" w:rsidP="005C430D">
      <w:pPr>
        <w:pStyle w:val="ad"/>
        <w:numPr>
          <w:ilvl w:val="0"/>
          <w:numId w:val="24"/>
        </w:numPr>
        <w:spacing w:before="100" w:beforeAutospacing="1" w:after="100" w:afterAutospacing="1" w:line="360" w:lineRule="auto"/>
        <w:rPr>
          <w:ins w:id="852" w:author="Валентин" w:date="2019-01-15T18:40:00Z"/>
          <w:sz w:val="28"/>
          <w:szCs w:val="28"/>
          <w:rPrChange w:id="853" w:author="Валентин" w:date="2019-01-15T18:50:00Z">
            <w:rPr>
              <w:ins w:id="854" w:author="Валентин" w:date="2019-01-15T18:40:00Z"/>
            </w:rPr>
          </w:rPrChange>
        </w:rPr>
        <w:pPrChange w:id="855" w:author="Валентин" w:date="2019-01-15T18:50:00Z">
          <w:pPr>
            <w:spacing w:before="100" w:beforeAutospacing="1" w:after="100" w:afterAutospacing="1" w:line="360" w:lineRule="auto"/>
            <w:jc w:val="both"/>
          </w:pPr>
        </w:pPrChange>
      </w:pPr>
      <w:ins w:id="856" w:author="Валентин" w:date="2019-01-15T18:40:00Z">
        <w:r w:rsidRPr="005C430D">
          <w:rPr>
            <w:rFonts w:eastAsia="Times New Roman"/>
            <w:iCs/>
            <w:color w:val="000000"/>
            <w:sz w:val="28"/>
            <w:szCs w:val="28"/>
            <w:rPrChange w:id="857" w:author="Валентин" w:date="2019-01-15T18:50:00Z">
              <w:rPr>
                <w:rFonts w:eastAsia="Times New Roman"/>
              </w:rPr>
            </w:rPrChange>
          </w:rPr>
          <w:t>Кузнецов А. С.</w:t>
        </w:r>
        <w:r w:rsidRPr="005C430D">
          <w:rPr>
            <w:sz w:val="28"/>
            <w:szCs w:val="28"/>
            <w:rPrChange w:id="858" w:author="Валентин" w:date="2019-01-15T18:50:00Z">
              <w:rPr/>
            </w:rPrChange>
          </w:rPr>
          <w:t xml:space="preserve"> </w:t>
        </w:r>
        <w:r w:rsidRPr="005C430D">
          <w:rPr>
            <w:rFonts w:eastAsia="Times New Roman"/>
            <w:iCs/>
            <w:color w:val="000000"/>
            <w:sz w:val="28"/>
            <w:szCs w:val="28"/>
            <w:rPrChange w:id="859" w:author="Валентин" w:date="2019-01-15T18:50:00Z">
              <w:rPr>
                <w:rFonts w:eastAsia="Times New Roman"/>
              </w:rPr>
            </w:rPrChange>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5C430D">
          <w:rPr>
            <w:sz w:val="28"/>
            <w:szCs w:val="28"/>
            <w:rPrChange w:id="860" w:author="Валентин" w:date="2019-01-15T18:50:00Z">
              <w:rPr/>
            </w:rPrChange>
          </w:rPr>
          <w:t xml:space="preserve"> </w:t>
        </w:r>
      </w:ins>
    </w:p>
    <w:p w14:paraId="77C8D19C" w14:textId="173AC75E" w:rsidR="00DF6E19" w:rsidRPr="005C430D" w:rsidRDefault="00DF6E19" w:rsidP="005C430D">
      <w:pPr>
        <w:pStyle w:val="ad"/>
        <w:numPr>
          <w:ilvl w:val="0"/>
          <w:numId w:val="24"/>
        </w:numPr>
        <w:spacing w:before="100" w:beforeAutospacing="1" w:after="100" w:afterAutospacing="1" w:line="360" w:lineRule="auto"/>
        <w:rPr>
          <w:ins w:id="861" w:author="Валентин" w:date="2019-01-15T18:41:00Z"/>
          <w:rFonts w:eastAsia="Times New Roman"/>
          <w:iCs/>
          <w:color w:val="000000"/>
          <w:sz w:val="28"/>
          <w:szCs w:val="28"/>
          <w:rPrChange w:id="862" w:author="Валентин" w:date="2019-01-15T18:50:00Z">
            <w:rPr>
              <w:ins w:id="863" w:author="Валентин" w:date="2019-01-15T18:41:00Z"/>
              <w:rFonts w:eastAsia="Times New Roman"/>
            </w:rPr>
          </w:rPrChange>
        </w:rPr>
        <w:pPrChange w:id="864" w:author="Валентин" w:date="2019-01-15T18:50:00Z">
          <w:pPr>
            <w:spacing w:before="100" w:beforeAutospacing="1" w:after="100" w:afterAutospacing="1" w:line="360" w:lineRule="auto"/>
            <w:jc w:val="both"/>
          </w:pPr>
        </w:pPrChange>
      </w:pPr>
      <w:ins w:id="865" w:author="Валентин" w:date="2019-01-15T18:40:00Z">
        <w:r w:rsidRPr="005C430D">
          <w:rPr>
            <w:sz w:val="28"/>
            <w:szCs w:val="28"/>
            <w:rPrChange w:id="866" w:author="Валентин" w:date="2019-01-15T18:50:00Z">
              <w:rPr/>
            </w:rPrChange>
          </w:rPr>
          <w:t>Кузнецов</w:t>
        </w:r>
        <w:r w:rsidRPr="005C430D">
          <w:rPr>
            <w:rFonts w:eastAsia="Times New Roman"/>
            <w:iCs/>
            <w:color w:val="000000"/>
            <w:sz w:val="28"/>
            <w:szCs w:val="28"/>
            <w:rPrChange w:id="867" w:author="Валентин" w:date="2019-01-15T18:50:00Z">
              <w:rPr>
                <w:rFonts w:eastAsia="Times New Roman"/>
              </w:rPr>
            </w:rPrChange>
          </w:rPr>
          <w:t xml:space="preserve"> М. Самоучитель PHP 7/ М</w:t>
        </w:r>
        <w:r w:rsidRPr="005C430D">
          <w:rPr>
            <w:sz w:val="28"/>
            <w:szCs w:val="28"/>
            <w:rPrChange w:id="868" w:author="Валентин" w:date="2019-01-15T18:50:00Z">
              <w:rPr/>
            </w:rPrChange>
          </w:rPr>
          <w:t xml:space="preserve"> Кузнецов</w:t>
        </w:r>
        <w:r w:rsidRPr="005C430D">
          <w:rPr>
            <w:rFonts w:eastAsia="Times New Roman"/>
            <w:iCs/>
            <w:color w:val="000000"/>
            <w:sz w:val="28"/>
            <w:szCs w:val="28"/>
            <w:rPrChange w:id="869" w:author="Валентин" w:date="2019-01-15T18:50:00Z">
              <w:rPr>
                <w:rFonts w:eastAsia="Times New Roman"/>
              </w:rPr>
            </w:rPrChange>
          </w:rPr>
          <w:t>, И. В. Симдянов</w:t>
        </w:r>
      </w:ins>
      <w:ins w:id="870" w:author="Валентин" w:date="2019-01-15T18:48:00Z">
        <w:r w:rsidRPr="005C430D">
          <w:rPr>
            <w:rFonts w:eastAsia="Times New Roman"/>
            <w:iCs/>
            <w:color w:val="000000"/>
            <w:sz w:val="28"/>
            <w:szCs w:val="28"/>
            <w:rPrChange w:id="871" w:author="Валентин" w:date="2019-01-15T18:50:00Z">
              <w:rPr>
                <w:rFonts w:eastAsia="Times New Roman"/>
              </w:rPr>
            </w:rPrChange>
          </w:rPr>
          <w:t>,</w:t>
        </w:r>
      </w:ins>
      <w:ins w:id="872" w:author="Валентин" w:date="2019-01-15T18:40:00Z">
        <w:r w:rsidRPr="005C430D">
          <w:rPr>
            <w:rFonts w:eastAsia="Times New Roman"/>
            <w:iCs/>
            <w:color w:val="000000"/>
            <w:sz w:val="28"/>
            <w:szCs w:val="28"/>
            <w:rPrChange w:id="873" w:author="Валентин" w:date="2019-01-15T18:50:00Z">
              <w:rPr>
                <w:rFonts w:eastAsia="Times New Roman"/>
              </w:rPr>
            </w:rPrChange>
          </w:rPr>
          <w:t xml:space="preserve"> БХВ–Петербург, 2018. 448 с.</w:t>
        </w:r>
      </w:ins>
    </w:p>
    <w:p w14:paraId="00D5A1DA" w14:textId="21B36DF2" w:rsidR="00DF6E19" w:rsidRPr="005C430D" w:rsidRDefault="00DF6E19" w:rsidP="005C430D">
      <w:pPr>
        <w:pStyle w:val="ad"/>
        <w:numPr>
          <w:ilvl w:val="0"/>
          <w:numId w:val="24"/>
        </w:numPr>
        <w:spacing w:before="100" w:beforeAutospacing="1" w:after="100" w:afterAutospacing="1" w:line="360" w:lineRule="auto"/>
        <w:rPr>
          <w:ins w:id="874" w:author="Валентин" w:date="2019-01-15T18:41:00Z"/>
          <w:rFonts w:eastAsia="Times New Roman"/>
          <w:iCs/>
          <w:color w:val="000000"/>
          <w:sz w:val="28"/>
          <w:szCs w:val="28"/>
          <w:rPrChange w:id="875" w:author="Валентин" w:date="2019-01-15T18:50:00Z">
            <w:rPr>
              <w:ins w:id="876" w:author="Валентин" w:date="2019-01-15T18:41:00Z"/>
              <w:rFonts w:eastAsia="Times New Roman"/>
            </w:rPr>
          </w:rPrChange>
        </w:rPr>
        <w:pPrChange w:id="877" w:author="Валентин" w:date="2019-01-15T18:50:00Z">
          <w:pPr>
            <w:spacing w:before="100" w:beforeAutospacing="1" w:after="100" w:afterAutospacing="1" w:line="360" w:lineRule="auto"/>
            <w:jc w:val="both"/>
          </w:pPr>
        </w:pPrChange>
      </w:pPr>
      <w:ins w:id="878" w:author="Валентин" w:date="2019-01-15T18:41:00Z">
        <w:r w:rsidRPr="005C430D">
          <w:rPr>
            <w:rFonts w:eastAsia="Times New Roman"/>
            <w:iCs/>
            <w:color w:val="000000"/>
            <w:sz w:val="28"/>
            <w:szCs w:val="28"/>
            <w:rPrChange w:id="879" w:author="Валентин" w:date="2019-01-15T18:50:00Z">
              <w:rPr>
                <w:rFonts w:eastAsia="Times New Roman"/>
              </w:rPr>
            </w:rPrChange>
          </w:rPr>
          <w:t>Локхарт Д.</w:t>
        </w:r>
        <w:r w:rsidRPr="005C430D">
          <w:rPr>
            <w:sz w:val="28"/>
            <w:szCs w:val="28"/>
            <w:rPrChange w:id="880" w:author="Валентин" w:date="2019-01-15T18:50:00Z">
              <w:rPr/>
            </w:rPrChange>
          </w:rPr>
          <w:t xml:space="preserve"> </w:t>
        </w:r>
        <w:r w:rsidRPr="005C430D">
          <w:rPr>
            <w:rFonts w:eastAsia="Times New Roman"/>
            <w:iCs/>
            <w:color w:val="000000"/>
            <w:sz w:val="28"/>
            <w:szCs w:val="28"/>
            <w:rPrChange w:id="881" w:author="Валентин" w:date="2019-01-15T18:50:00Z">
              <w:rPr>
                <w:rFonts w:eastAsia="Times New Roman"/>
              </w:rPr>
            </w:rPrChange>
          </w:rPr>
          <w:t>Современный PHP. Новые возможности и передовой опыт/ Д. Локхарт, ДМК Пресс, 2016. 304 с.</w:t>
        </w:r>
      </w:ins>
    </w:p>
    <w:p w14:paraId="7FD0F095" w14:textId="093FE5C1" w:rsidR="00607718" w:rsidRPr="009A2F02" w:rsidDel="00853316" w:rsidRDefault="006B6DC7">
      <w:pPr>
        <w:spacing w:after="0" w:line="360" w:lineRule="auto"/>
        <w:jc w:val="both"/>
        <w:rPr>
          <w:del w:id="882" w:author="Валентин" w:date="2019-01-14T21:04:00Z"/>
          <w:rFonts w:ascii="Times New Roman" w:eastAsia="Times New Roman" w:hAnsi="Times New Roman" w:cs="Times New Roman"/>
          <w:color w:val="000000"/>
          <w:sz w:val="28"/>
          <w:szCs w:val="28"/>
        </w:rPr>
      </w:pPr>
      <w:del w:id="883" w:author="Валентин" w:date="2019-01-14T21:04:00Z">
        <w:r w:rsidRPr="009A2F02" w:rsidDel="00853316">
          <w:rPr>
            <w:rFonts w:ascii="Times New Roman" w:hAnsi="Times New Roman" w:cs="Times New Roman"/>
            <w:sz w:val="28"/>
            <w:szCs w:val="28"/>
            <w:rPrChange w:id="884" w:author="Валентин" w:date="2019-01-14T21:47:00Z">
              <w:rPr/>
            </w:rPrChange>
          </w:rPr>
          <w:fldChar w:fldCharType="begin"/>
        </w:r>
        <w:r w:rsidRPr="009A2F02" w:rsidDel="00853316">
          <w:rPr>
            <w:rFonts w:ascii="Times New Roman" w:hAnsi="Times New Roman" w:cs="Times New Roman"/>
            <w:sz w:val="28"/>
            <w:szCs w:val="28"/>
            <w:rPrChange w:id="885" w:author="Валентин" w:date="2019-01-14T21:47:00Z">
              <w:rPr/>
            </w:rPrChange>
          </w:rPr>
          <w:delInstrText xml:space="preserve"> HYPERLINK "https://www.ozon.ru/person/1058431/" </w:delInstrText>
        </w:r>
        <w:r w:rsidRPr="009A2F02" w:rsidDel="00853316">
          <w:rPr>
            <w:rFonts w:ascii="Times New Roman" w:hAnsi="Times New Roman" w:cs="Times New Roman"/>
            <w:sz w:val="28"/>
            <w:szCs w:val="28"/>
            <w:rPrChange w:id="886" w:author="Валентин" w:date="2019-01-14T21:47:00Z">
              <w:rPr>
                <w:rFonts w:ascii="Times New Roman" w:eastAsia="Times New Roman" w:hAnsi="Times New Roman" w:cs="Times New Roman"/>
                <w:color w:val="000000"/>
                <w:sz w:val="28"/>
                <w:szCs w:val="28"/>
              </w:rPr>
            </w:rPrChange>
          </w:rPr>
          <w:fldChar w:fldCharType="separate"/>
        </w:r>
        <w:r w:rsidR="00607718" w:rsidRPr="009A2F02" w:rsidDel="00853316">
          <w:rPr>
            <w:rFonts w:ascii="Times New Roman" w:eastAsia="Times New Roman" w:hAnsi="Times New Roman" w:cs="Times New Roman"/>
            <w:color w:val="000000"/>
            <w:sz w:val="28"/>
            <w:szCs w:val="28"/>
          </w:rPr>
          <w:delText>Астахова</w:delText>
        </w:r>
        <w:r w:rsidRPr="009A2F02" w:rsidDel="00853316">
          <w:rPr>
            <w:rFonts w:ascii="Times New Roman" w:eastAsia="Times New Roman" w:hAnsi="Times New Roman" w:cs="Times New Roman"/>
            <w:color w:val="000000"/>
            <w:sz w:val="28"/>
            <w:szCs w:val="28"/>
            <w:rPrChange w:id="887"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
          <w:delText xml:space="preserve"> Ирина, </w:delText>
        </w:r>
        <w:r w:rsidRPr="009A2F02" w:rsidDel="00853316">
          <w:rPr>
            <w:rFonts w:ascii="Times New Roman" w:hAnsi="Times New Roman" w:cs="Times New Roman"/>
            <w:sz w:val="28"/>
            <w:szCs w:val="28"/>
            <w:rPrChange w:id="888" w:author="Валентин" w:date="2019-01-14T21:47:00Z">
              <w:rPr/>
            </w:rPrChange>
          </w:rPr>
          <w:fldChar w:fldCharType="begin"/>
        </w:r>
        <w:r w:rsidRPr="009A2F02" w:rsidDel="00853316">
          <w:rPr>
            <w:rFonts w:ascii="Times New Roman" w:hAnsi="Times New Roman" w:cs="Times New Roman"/>
            <w:sz w:val="28"/>
            <w:szCs w:val="28"/>
            <w:rPrChange w:id="889" w:author="Валентин" w:date="2019-01-14T21:47:00Z">
              <w:rPr/>
            </w:rPrChange>
          </w:rPr>
          <w:delInstrText xml:space="preserve"> HYPERLINK "https://www.ozon.ru/person/1058436/" </w:delInstrText>
        </w:r>
        <w:r w:rsidRPr="009A2F02" w:rsidDel="00853316">
          <w:rPr>
            <w:rFonts w:ascii="Times New Roman" w:hAnsi="Times New Roman" w:cs="Times New Roman"/>
            <w:sz w:val="28"/>
            <w:szCs w:val="28"/>
            <w:rPrChange w:id="890" w:author="Валентин" w:date="2019-01-14T21:47:00Z">
              <w:rPr>
                <w:rFonts w:ascii="Times New Roman" w:eastAsia="Times New Roman" w:hAnsi="Times New Roman" w:cs="Times New Roman"/>
                <w:color w:val="000000"/>
                <w:sz w:val="28"/>
                <w:szCs w:val="28"/>
              </w:rPr>
            </w:rPrChange>
          </w:rPr>
          <w:fldChar w:fldCharType="separate"/>
        </w:r>
        <w:r w:rsidR="00607718" w:rsidRPr="009A2F02" w:rsidDel="00853316">
          <w:rPr>
            <w:rFonts w:ascii="Times New Roman" w:eastAsia="Times New Roman" w:hAnsi="Times New Roman" w:cs="Times New Roman"/>
            <w:color w:val="000000"/>
            <w:sz w:val="28"/>
            <w:szCs w:val="28"/>
          </w:rPr>
          <w:delText>Вадим Мельников</w:delText>
        </w:r>
        <w:r w:rsidRPr="009A2F02" w:rsidDel="00853316">
          <w:rPr>
            <w:rFonts w:ascii="Times New Roman" w:eastAsia="Times New Roman" w:hAnsi="Times New Roman" w:cs="Times New Roman"/>
            <w:color w:val="000000"/>
            <w:sz w:val="28"/>
            <w:szCs w:val="28"/>
            <w:rPrChange w:id="891"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
          <w:delText xml:space="preserve">, </w:delText>
        </w:r>
        <w:r w:rsidRPr="009A2F02" w:rsidDel="00853316">
          <w:rPr>
            <w:rFonts w:ascii="Times New Roman" w:hAnsi="Times New Roman" w:cs="Times New Roman"/>
            <w:sz w:val="28"/>
            <w:szCs w:val="28"/>
            <w:rPrChange w:id="892" w:author="Валентин" w:date="2019-01-14T21:47:00Z">
              <w:rPr/>
            </w:rPrChange>
          </w:rPr>
          <w:fldChar w:fldCharType="begin"/>
        </w:r>
        <w:r w:rsidRPr="009A2F02" w:rsidDel="00853316">
          <w:rPr>
            <w:rFonts w:ascii="Times New Roman" w:hAnsi="Times New Roman" w:cs="Times New Roman"/>
            <w:sz w:val="28"/>
            <w:szCs w:val="28"/>
            <w:rPrChange w:id="893" w:author="Валентин" w:date="2019-01-14T21:47:00Z">
              <w:rPr/>
            </w:rPrChange>
          </w:rPr>
          <w:delInstrText xml:space="preserve"> HYPERLINK "https://www.ozon.ru/person/1058433/" </w:delInstrText>
        </w:r>
        <w:r w:rsidRPr="009A2F02" w:rsidDel="00853316">
          <w:rPr>
            <w:rFonts w:ascii="Times New Roman" w:hAnsi="Times New Roman" w:cs="Times New Roman"/>
            <w:sz w:val="28"/>
            <w:szCs w:val="28"/>
            <w:rPrChange w:id="894" w:author="Валентин" w:date="2019-01-14T21:47:00Z">
              <w:rPr>
                <w:rFonts w:ascii="Times New Roman" w:eastAsia="Times New Roman" w:hAnsi="Times New Roman" w:cs="Times New Roman"/>
                <w:color w:val="000000"/>
                <w:sz w:val="28"/>
                <w:szCs w:val="28"/>
              </w:rPr>
            </w:rPrChange>
          </w:rPr>
          <w:fldChar w:fldCharType="separate"/>
        </w:r>
        <w:r w:rsidR="00607718" w:rsidRPr="009A2F02" w:rsidDel="00853316">
          <w:rPr>
            <w:rFonts w:ascii="Times New Roman" w:eastAsia="Times New Roman" w:hAnsi="Times New Roman" w:cs="Times New Roman"/>
            <w:color w:val="000000"/>
            <w:sz w:val="28"/>
            <w:szCs w:val="28"/>
          </w:rPr>
          <w:delText>Александр Толстобров</w:delText>
        </w:r>
        <w:r w:rsidRPr="009A2F02" w:rsidDel="00853316">
          <w:rPr>
            <w:rFonts w:ascii="Times New Roman" w:eastAsia="Times New Roman" w:hAnsi="Times New Roman" w:cs="Times New Roman"/>
            <w:color w:val="000000"/>
            <w:sz w:val="28"/>
            <w:szCs w:val="28"/>
            <w:rPrChange w:id="895"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
          <w:delText>, </w:delText>
        </w:r>
        <w:r w:rsidRPr="009A2F02" w:rsidDel="00853316">
          <w:rPr>
            <w:rFonts w:ascii="Times New Roman" w:hAnsi="Times New Roman" w:cs="Times New Roman"/>
            <w:sz w:val="28"/>
            <w:szCs w:val="28"/>
            <w:rPrChange w:id="896" w:author="Валентин" w:date="2019-01-14T21:47:00Z">
              <w:rPr/>
            </w:rPrChange>
          </w:rPr>
          <w:fldChar w:fldCharType="begin"/>
        </w:r>
        <w:r w:rsidRPr="009A2F02" w:rsidDel="00853316">
          <w:rPr>
            <w:rFonts w:ascii="Times New Roman" w:hAnsi="Times New Roman" w:cs="Times New Roman"/>
            <w:sz w:val="28"/>
            <w:szCs w:val="28"/>
            <w:rPrChange w:id="897" w:author="Валентин" w:date="2019-01-14T21:47:00Z">
              <w:rPr/>
            </w:rPrChange>
          </w:rPr>
          <w:delInstrText xml:space="preserve"> HYPERLINK "https://www.ozon.ru/person/1458689/" </w:delInstrText>
        </w:r>
        <w:r w:rsidRPr="009A2F02" w:rsidDel="00853316">
          <w:rPr>
            <w:rFonts w:ascii="Times New Roman" w:hAnsi="Times New Roman" w:cs="Times New Roman"/>
            <w:sz w:val="28"/>
            <w:szCs w:val="28"/>
            <w:rPrChange w:id="898" w:author="Валентин" w:date="2019-01-14T21:47:00Z">
              <w:rPr>
                <w:rFonts w:ascii="Times New Roman" w:eastAsia="Times New Roman" w:hAnsi="Times New Roman" w:cs="Times New Roman"/>
                <w:color w:val="000000"/>
                <w:sz w:val="28"/>
                <w:szCs w:val="28"/>
              </w:rPr>
            </w:rPrChange>
          </w:rPr>
          <w:fldChar w:fldCharType="separate"/>
        </w:r>
        <w:r w:rsidR="00607718" w:rsidRPr="009A2F02" w:rsidDel="00853316">
          <w:rPr>
            <w:rFonts w:ascii="Times New Roman" w:eastAsia="Times New Roman" w:hAnsi="Times New Roman" w:cs="Times New Roman"/>
            <w:color w:val="000000"/>
            <w:sz w:val="28"/>
            <w:szCs w:val="28"/>
          </w:rPr>
          <w:delText>Вадим Фертиков</w:delText>
        </w:r>
        <w:r w:rsidRPr="009A2F02" w:rsidDel="00853316">
          <w:rPr>
            <w:rFonts w:ascii="Times New Roman" w:eastAsia="Times New Roman" w:hAnsi="Times New Roman" w:cs="Times New Roman"/>
            <w:color w:val="000000"/>
            <w:sz w:val="28"/>
            <w:szCs w:val="28"/>
            <w:rPrChange w:id="899"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
          <w:delText xml:space="preserve">, СУБД. Язык </w:delText>
        </w:r>
        <w:r w:rsidR="00607718" w:rsidRPr="009A2F02" w:rsidDel="00853316">
          <w:rPr>
            <w:rFonts w:ascii="Times New Roman" w:eastAsia="Times New Roman" w:hAnsi="Times New Roman" w:cs="Times New Roman"/>
            <w:color w:val="000000"/>
            <w:sz w:val="28"/>
            <w:szCs w:val="28"/>
            <w:lang w:val="en-US"/>
          </w:rPr>
          <w:delText>SQL</w:delText>
        </w:r>
        <w:r w:rsidR="00607718" w:rsidRPr="009A2F02" w:rsidDel="00853316">
          <w:rPr>
            <w:rFonts w:ascii="Times New Roman" w:eastAsia="Times New Roman" w:hAnsi="Times New Roman" w:cs="Times New Roman"/>
            <w:color w:val="000000"/>
            <w:sz w:val="28"/>
            <w:szCs w:val="28"/>
          </w:rPr>
          <w:delText xml:space="preserve"> в примерах и задачах. Москва, 2007, 435 с.</w:delText>
        </w:r>
      </w:del>
    </w:p>
    <w:p w14:paraId="0DAA8A67" w14:textId="56F83E4A" w:rsidR="00607718" w:rsidRPr="009A2F02" w:rsidDel="00C124FA" w:rsidRDefault="00607718">
      <w:pPr>
        <w:spacing w:before="100" w:beforeAutospacing="1" w:after="100" w:afterAutospacing="1" w:line="360" w:lineRule="auto"/>
        <w:jc w:val="both"/>
        <w:rPr>
          <w:del w:id="900" w:author="Валентин" w:date="2019-01-14T21:14:00Z"/>
          <w:rFonts w:ascii="Times New Roman" w:eastAsia="Times New Roman" w:hAnsi="Times New Roman" w:cs="Times New Roman"/>
          <w:color w:val="000000"/>
          <w:sz w:val="28"/>
          <w:szCs w:val="28"/>
        </w:rPr>
        <w:pPrChange w:id="901" w:author="Валентин" w:date="2019-01-14T21:47:00Z">
          <w:pPr>
            <w:spacing w:before="100" w:beforeAutospacing="1" w:after="100" w:afterAutospacing="1" w:line="240" w:lineRule="auto"/>
          </w:pPr>
        </w:pPrChange>
      </w:pPr>
      <w:del w:id="902" w:author="Валентин" w:date="2019-01-15T18:39:00Z">
        <w:r w:rsidRPr="009A2F02" w:rsidDel="00DF6E19">
          <w:rPr>
            <w:rFonts w:ascii="Times New Roman" w:eastAsia="Times New Roman" w:hAnsi="Times New Roman" w:cs="Times New Roman"/>
            <w:color w:val="000000"/>
            <w:sz w:val="28"/>
            <w:szCs w:val="28"/>
          </w:rPr>
          <w:delText>3)</w:delText>
        </w:r>
        <w:r w:rsidRPr="009A2F02" w:rsidDel="00DF6E19">
          <w:rPr>
            <w:rFonts w:ascii="Times New Roman" w:hAnsi="Times New Roman" w:cs="Times New Roman"/>
            <w:sz w:val="28"/>
            <w:szCs w:val="28"/>
          </w:rPr>
          <w:delText xml:space="preserve"> </w:delText>
        </w:r>
      </w:del>
      <w:del w:id="903" w:author="Валентин" w:date="2019-01-14T21:14:00Z">
        <w:r w:rsidRPr="009A2F02" w:rsidDel="00C124FA">
          <w:rPr>
            <w:rFonts w:ascii="Times New Roman" w:hAnsi="Times New Roman" w:cs="Times New Roman"/>
            <w:sz w:val="28"/>
            <w:szCs w:val="28"/>
          </w:rPr>
          <w:delText xml:space="preserve">Албахари Д., Албахари Б. </w:delText>
        </w:r>
        <w:r w:rsidRPr="009A2F02" w:rsidDel="00C124FA">
          <w:rPr>
            <w:rFonts w:ascii="Times New Roman" w:eastAsia="Times New Roman" w:hAnsi="Times New Roman" w:cs="Times New Roman"/>
            <w:color w:val="000000"/>
            <w:sz w:val="28"/>
            <w:szCs w:val="28"/>
          </w:rPr>
          <w:delText xml:space="preserve">C# 7.0. Справочник. Полное описание языка, Издательство: Альфа - книга, 2018, 1024с. </w:delText>
        </w:r>
      </w:del>
    </w:p>
    <w:p w14:paraId="15D3470E" w14:textId="4C6371C0" w:rsidR="005E6EA6" w:rsidRPr="005C430D" w:rsidRDefault="00607718" w:rsidP="005C430D">
      <w:pPr>
        <w:pStyle w:val="ad"/>
        <w:numPr>
          <w:ilvl w:val="0"/>
          <w:numId w:val="24"/>
        </w:numPr>
        <w:spacing w:before="100" w:beforeAutospacing="1" w:after="100" w:afterAutospacing="1" w:line="360" w:lineRule="auto"/>
        <w:rPr>
          <w:ins w:id="904" w:author="Валентин" w:date="2019-01-14T21:30:00Z"/>
          <w:rFonts w:eastAsia="Times New Roman"/>
          <w:color w:val="000000"/>
          <w:sz w:val="28"/>
          <w:szCs w:val="28"/>
          <w:rPrChange w:id="905" w:author="Валентин" w:date="2019-01-15T18:50:00Z">
            <w:rPr>
              <w:ins w:id="906" w:author="Валентин" w:date="2019-01-14T21:30:00Z"/>
              <w:rFonts w:ascii="Times New Roman" w:eastAsia="Times New Roman" w:hAnsi="Times New Roman" w:cs="Times New Roman"/>
              <w:color w:val="000000"/>
              <w:sz w:val="27"/>
              <w:szCs w:val="27"/>
            </w:rPr>
          </w:rPrChange>
        </w:rPr>
        <w:pPrChange w:id="907" w:author="Валентин" w:date="2019-01-15T18:50:00Z">
          <w:pPr>
            <w:spacing w:before="100" w:beforeAutospacing="1" w:after="100" w:afterAutospacing="1" w:line="240" w:lineRule="auto"/>
          </w:pPr>
        </w:pPrChange>
      </w:pPr>
      <w:del w:id="908" w:author="Валентин" w:date="2019-01-15T18:49:00Z">
        <w:r w:rsidRPr="005C430D" w:rsidDel="005C430D">
          <w:rPr>
            <w:rFonts w:eastAsia="Times New Roman"/>
            <w:color w:val="000000"/>
            <w:sz w:val="28"/>
            <w:szCs w:val="28"/>
            <w:rPrChange w:id="909" w:author="Валентин" w:date="2019-01-15T18:50:00Z">
              <w:rPr>
                <w:rFonts w:eastAsia="Times New Roman"/>
              </w:rPr>
            </w:rPrChange>
          </w:rPr>
          <w:delText xml:space="preserve">4) </w:delText>
        </w:r>
      </w:del>
      <w:ins w:id="910" w:author="Валентин" w:date="2019-01-14T21:30:00Z">
        <w:r w:rsidR="00DF6E19" w:rsidRPr="005C430D">
          <w:rPr>
            <w:rFonts w:eastAsia="Times New Roman"/>
            <w:iCs/>
            <w:color w:val="000000"/>
            <w:sz w:val="28"/>
            <w:szCs w:val="28"/>
            <w:rPrChange w:id="911" w:author="Валентин" w:date="2019-01-15T18:50:00Z">
              <w:rPr>
                <w:rFonts w:eastAsia="Times New Roman"/>
              </w:rPr>
            </w:rPrChange>
          </w:rPr>
          <w:t>МакГрат</w:t>
        </w:r>
        <w:r w:rsidR="005E6EA6" w:rsidRPr="005C430D">
          <w:rPr>
            <w:rFonts w:eastAsia="Times New Roman"/>
            <w:iCs/>
            <w:color w:val="000000"/>
            <w:sz w:val="28"/>
            <w:szCs w:val="28"/>
            <w:rPrChange w:id="912" w:author="Валентин" w:date="2019-01-15T18:50:00Z">
              <w:rPr>
                <w:rFonts w:ascii="Times New Roman" w:eastAsia="Times New Roman" w:hAnsi="Times New Roman" w:cs="Times New Roman"/>
                <w:i/>
                <w:iCs/>
                <w:color w:val="000000"/>
                <w:sz w:val="27"/>
              </w:rPr>
            </w:rPrChange>
          </w:rPr>
          <w:t xml:space="preserve"> М. </w:t>
        </w:r>
      </w:ins>
      <w:ins w:id="913" w:author="Валентин" w:date="2019-01-14T21:31:00Z">
        <w:r w:rsidR="005E6EA6" w:rsidRPr="005C430D">
          <w:rPr>
            <w:rFonts w:eastAsia="Times New Roman"/>
            <w:iCs/>
            <w:color w:val="000000"/>
            <w:sz w:val="28"/>
            <w:szCs w:val="28"/>
            <w:rPrChange w:id="914" w:author="Валентин" w:date="2019-01-15T18:50:00Z">
              <w:rPr>
                <w:rFonts w:ascii="Times New Roman" w:eastAsia="Times New Roman" w:hAnsi="Times New Roman" w:cs="Times New Roman"/>
                <w:i/>
                <w:iCs/>
                <w:color w:val="000000"/>
                <w:sz w:val="27"/>
              </w:rPr>
            </w:rPrChange>
          </w:rPr>
          <w:t>PHP7 для начинающих с пошаговыми инструкциями</w:t>
        </w:r>
      </w:ins>
      <w:ins w:id="915" w:author="Валентин" w:date="2019-01-14T21:30:00Z">
        <w:r w:rsidR="005E6EA6" w:rsidRPr="005C430D">
          <w:rPr>
            <w:rFonts w:eastAsia="Times New Roman"/>
            <w:iCs/>
            <w:color w:val="000000"/>
            <w:sz w:val="28"/>
            <w:szCs w:val="28"/>
            <w:rPrChange w:id="916" w:author="Валентин" w:date="2019-01-15T18:50:00Z">
              <w:rPr>
                <w:rFonts w:ascii="Times New Roman" w:eastAsia="Times New Roman" w:hAnsi="Times New Roman" w:cs="Times New Roman"/>
                <w:i/>
                <w:iCs/>
                <w:color w:val="000000"/>
                <w:sz w:val="27"/>
              </w:rPr>
            </w:rPrChange>
          </w:rPr>
          <w:t xml:space="preserve">/ </w:t>
        </w:r>
      </w:ins>
      <w:ins w:id="917" w:author="Валентин" w:date="2019-01-14T21:41:00Z">
        <w:r w:rsidR="004C7E36" w:rsidRPr="005C430D">
          <w:rPr>
            <w:rFonts w:eastAsia="Times New Roman"/>
            <w:iCs/>
            <w:color w:val="000000"/>
            <w:sz w:val="28"/>
            <w:szCs w:val="28"/>
            <w:rPrChange w:id="918" w:author="Валентин" w:date="2019-01-15T18:50:00Z">
              <w:rPr>
                <w:rFonts w:ascii="Times New Roman" w:eastAsia="Times New Roman" w:hAnsi="Times New Roman" w:cs="Times New Roman"/>
                <w:i/>
                <w:iCs/>
                <w:color w:val="000000"/>
                <w:sz w:val="27"/>
              </w:rPr>
            </w:rPrChange>
          </w:rPr>
          <w:t xml:space="preserve">М. </w:t>
        </w:r>
      </w:ins>
      <w:ins w:id="919" w:author="Валентин" w:date="2019-01-14T21:31:00Z">
        <w:r w:rsidR="005E6EA6" w:rsidRPr="005C430D">
          <w:rPr>
            <w:rFonts w:eastAsia="Times New Roman"/>
            <w:iCs/>
            <w:color w:val="000000"/>
            <w:sz w:val="28"/>
            <w:szCs w:val="28"/>
            <w:rPrChange w:id="920" w:author="Валентин" w:date="2019-01-15T18:50:00Z">
              <w:rPr>
                <w:rFonts w:ascii="Times New Roman" w:eastAsia="Times New Roman" w:hAnsi="Times New Roman" w:cs="Times New Roman"/>
                <w:i/>
                <w:iCs/>
                <w:color w:val="000000"/>
                <w:sz w:val="27"/>
              </w:rPr>
            </w:rPrChange>
          </w:rPr>
          <w:t>МакГрат</w:t>
        </w:r>
        <w:r w:rsidR="004C7E36" w:rsidRPr="005C430D">
          <w:rPr>
            <w:rFonts w:eastAsia="Times New Roman"/>
            <w:iCs/>
            <w:color w:val="000000"/>
            <w:sz w:val="28"/>
            <w:szCs w:val="28"/>
            <w:rPrChange w:id="921" w:author="Валентин" w:date="2019-01-15T18:50:00Z">
              <w:rPr>
                <w:rFonts w:ascii="Times New Roman" w:eastAsia="Times New Roman" w:hAnsi="Times New Roman" w:cs="Times New Roman"/>
                <w:i/>
                <w:iCs/>
                <w:color w:val="000000"/>
                <w:sz w:val="27"/>
              </w:rPr>
            </w:rPrChange>
          </w:rPr>
          <w:t xml:space="preserve">, </w:t>
        </w:r>
        <w:r w:rsidR="005E6EA6" w:rsidRPr="005C430D">
          <w:rPr>
            <w:rFonts w:eastAsia="Times New Roman"/>
            <w:iCs/>
            <w:color w:val="000000"/>
            <w:sz w:val="28"/>
            <w:szCs w:val="28"/>
            <w:rPrChange w:id="922" w:author="Валентин" w:date="2019-01-15T18:50:00Z">
              <w:rPr>
                <w:rFonts w:ascii="Times New Roman" w:eastAsia="Times New Roman" w:hAnsi="Times New Roman" w:cs="Times New Roman"/>
                <w:i/>
                <w:iCs/>
                <w:color w:val="000000"/>
                <w:sz w:val="27"/>
              </w:rPr>
            </w:rPrChange>
          </w:rPr>
          <w:t>Эксмо</w:t>
        </w:r>
      </w:ins>
      <w:ins w:id="923" w:author="Валентин" w:date="2019-01-15T17:27:00Z">
        <w:r w:rsidR="0033719E" w:rsidRPr="005C430D">
          <w:rPr>
            <w:rFonts w:eastAsia="Times New Roman"/>
            <w:iCs/>
            <w:color w:val="000000"/>
            <w:sz w:val="28"/>
            <w:szCs w:val="28"/>
            <w:rPrChange w:id="924" w:author="Валентин" w:date="2019-01-15T18:50:00Z">
              <w:rPr>
                <w:rFonts w:eastAsia="Times New Roman"/>
              </w:rPr>
            </w:rPrChange>
          </w:rPr>
          <w:t>–</w:t>
        </w:r>
      </w:ins>
      <w:ins w:id="925" w:author="Валентин" w:date="2019-01-14T21:31:00Z">
        <w:r w:rsidR="005E6EA6" w:rsidRPr="005C430D">
          <w:rPr>
            <w:rFonts w:eastAsia="Times New Roman"/>
            <w:iCs/>
            <w:color w:val="000000"/>
            <w:sz w:val="28"/>
            <w:szCs w:val="28"/>
            <w:rPrChange w:id="926" w:author="Валентин" w:date="2019-01-15T18:50:00Z">
              <w:rPr>
                <w:rFonts w:ascii="Times New Roman" w:eastAsia="Times New Roman" w:hAnsi="Times New Roman" w:cs="Times New Roman"/>
                <w:i/>
                <w:iCs/>
                <w:color w:val="000000"/>
                <w:sz w:val="27"/>
              </w:rPr>
            </w:rPrChange>
          </w:rPr>
          <w:t>Пресс</w:t>
        </w:r>
      </w:ins>
      <w:ins w:id="927" w:author="Валентин" w:date="2019-01-14T21:30:00Z">
        <w:r w:rsidR="005E6EA6" w:rsidRPr="005C430D">
          <w:rPr>
            <w:rFonts w:eastAsia="Times New Roman"/>
            <w:iCs/>
            <w:color w:val="000000"/>
            <w:sz w:val="28"/>
            <w:szCs w:val="28"/>
            <w:rPrChange w:id="928" w:author="Валентин" w:date="2019-01-15T18:50:00Z">
              <w:rPr>
                <w:rFonts w:ascii="Times New Roman" w:eastAsia="Times New Roman" w:hAnsi="Times New Roman" w:cs="Times New Roman"/>
                <w:i/>
                <w:iCs/>
                <w:color w:val="000000"/>
                <w:sz w:val="27"/>
              </w:rPr>
            </w:rPrChange>
          </w:rPr>
          <w:t>, 2018. 256 с.</w:t>
        </w:r>
      </w:ins>
    </w:p>
    <w:p w14:paraId="628C5813" w14:textId="49DC4757" w:rsidR="00607718" w:rsidRPr="009A2F02" w:rsidDel="005E6EA6" w:rsidRDefault="00607718">
      <w:pPr>
        <w:spacing w:after="0" w:line="360" w:lineRule="auto"/>
        <w:jc w:val="both"/>
        <w:rPr>
          <w:del w:id="929" w:author="Валентин" w:date="2019-01-14T21:29:00Z"/>
          <w:rFonts w:ascii="Times New Roman" w:eastAsia="Times New Roman" w:hAnsi="Times New Roman" w:cs="Times New Roman"/>
          <w:color w:val="000000"/>
          <w:sz w:val="28"/>
          <w:szCs w:val="28"/>
        </w:rPr>
      </w:pPr>
      <w:del w:id="930" w:author="Валентин" w:date="2019-01-14T21:29:00Z">
        <w:r w:rsidRPr="009A2F02" w:rsidDel="005E6EA6">
          <w:rPr>
            <w:rFonts w:ascii="Times New Roman" w:eastAsia="Times New Roman" w:hAnsi="Times New Roman" w:cs="Times New Roman"/>
            <w:color w:val="000000"/>
            <w:sz w:val="28"/>
            <w:szCs w:val="28"/>
          </w:rPr>
          <w:delText>Бекаревич Ю., Пушкина Н.Самоучитель Microsoft Access 2013, Издательство: БХВ-Петербург, 2014, 464 с.</w:delText>
        </w:r>
      </w:del>
    </w:p>
    <w:p w14:paraId="3D1BB5C2" w14:textId="7ECF21D4" w:rsidR="00607718" w:rsidRPr="009A2F02" w:rsidDel="000669BE" w:rsidRDefault="00607718">
      <w:pPr>
        <w:spacing w:after="0" w:line="360" w:lineRule="auto"/>
        <w:jc w:val="both"/>
        <w:rPr>
          <w:del w:id="931" w:author="Валентин" w:date="2019-01-14T21:33:00Z"/>
          <w:rFonts w:ascii="Times New Roman" w:eastAsia="Times New Roman" w:hAnsi="Times New Roman" w:cs="Times New Roman"/>
          <w:color w:val="000000"/>
          <w:sz w:val="28"/>
          <w:szCs w:val="28"/>
        </w:rPr>
      </w:pPr>
      <w:del w:id="932" w:author="Валентин" w:date="2019-01-15T18:41:00Z">
        <w:r w:rsidRPr="009A2F02" w:rsidDel="00DF6E19">
          <w:rPr>
            <w:rFonts w:ascii="Times New Roman" w:eastAsia="Times New Roman" w:hAnsi="Times New Roman" w:cs="Times New Roman"/>
            <w:color w:val="000000"/>
            <w:sz w:val="28"/>
            <w:szCs w:val="28"/>
          </w:rPr>
          <w:delText xml:space="preserve">5) </w:delText>
        </w:r>
      </w:del>
      <w:del w:id="933" w:author="Валентин" w:date="2019-01-14T21:33:00Z">
        <w:r w:rsidRPr="009A2F02" w:rsidDel="000669BE">
          <w:rPr>
            <w:rFonts w:ascii="Times New Roman" w:eastAsia="Times New Roman" w:hAnsi="Times New Roman" w:cs="Times New Roman"/>
            <w:color w:val="000000"/>
            <w:sz w:val="28"/>
            <w:szCs w:val="28"/>
          </w:rPr>
          <w:delText>Винарский Я., Гутгарц Р. Web-аппликации в интернет-маркетинге: проектирование, создание и применение. Практическое пособие, Издательство: Инфра-М, 2018, 269 с.</w:delText>
        </w:r>
      </w:del>
    </w:p>
    <w:p w14:paraId="258C0FD8" w14:textId="58E46700" w:rsidR="0084088D" w:rsidRPr="005C430D" w:rsidRDefault="00607718" w:rsidP="005C430D">
      <w:pPr>
        <w:pStyle w:val="ad"/>
        <w:numPr>
          <w:ilvl w:val="0"/>
          <w:numId w:val="24"/>
        </w:numPr>
        <w:spacing w:before="100" w:beforeAutospacing="1" w:after="100" w:afterAutospacing="1" w:line="360" w:lineRule="auto"/>
        <w:rPr>
          <w:ins w:id="934" w:author="Валентин" w:date="2019-01-15T18:41:00Z"/>
          <w:rFonts w:eastAsia="Times New Roman"/>
          <w:iCs/>
          <w:color w:val="000000"/>
          <w:sz w:val="28"/>
          <w:szCs w:val="28"/>
          <w:rPrChange w:id="935" w:author="Валентин" w:date="2019-01-15T18:50:00Z">
            <w:rPr>
              <w:ins w:id="936" w:author="Валентин" w:date="2019-01-15T18:41:00Z"/>
              <w:rFonts w:eastAsia="Times New Roman"/>
            </w:rPr>
          </w:rPrChange>
        </w:rPr>
        <w:pPrChange w:id="937" w:author="Валентин" w:date="2019-01-15T18:50:00Z">
          <w:pPr>
            <w:spacing w:before="100" w:beforeAutospacing="1" w:after="100" w:afterAutospacing="1" w:line="240" w:lineRule="auto"/>
          </w:pPr>
        </w:pPrChange>
      </w:pPr>
      <w:del w:id="938" w:author="Валентин" w:date="2019-01-15T18:49:00Z">
        <w:r w:rsidRPr="005C430D" w:rsidDel="005C430D">
          <w:rPr>
            <w:rFonts w:eastAsia="Times New Roman"/>
            <w:color w:val="000000"/>
            <w:sz w:val="28"/>
            <w:szCs w:val="28"/>
            <w:rPrChange w:id="939" w:author="Валентин" w:date="2019-01-15T18:50:00Z">
              <w:rPr>
                <w:rFonts w:eastAsia="Times New Roman"/>
                <w:color w:val="000000"/>
                <w:sz w:val="28"/>
                <w:szCs w:val="28"/>
              </w:rPr>
            </w:rPrChange>
          </w:rPr>
          <w:delText>6)</w:delText>
        </w:r>
      </w:del>
      <w:r w:rsidRPr="005C430D">
        <w:rPr>
          <w:rFonts w:eastAsia="Times New Roman"/>
          <w:color w:val="000000"/>
          <w:sz w:val="28"/>
          <w:szCs w:val="28"/>
          <w:rPrChange w:id="940" w:author="Валентин" w:date="2019-01-15T18:50:00Z">
            <w:rPr>
              <w:rFonts w:eastAsia="Times New Roman"/>
              <w:color w:val="000000"/>
              <w:sz w:val="28"/>
              <w:szCs w:val="28"/>
            </w:rPr>
          </w:rPrChange>
        </w:rPr>
        <w:t xml:space="preserve"> </w:t>
      </w:r>
      <w:del w:id="941" w:author="Валентин" w:date="2019-01-14T21:36:00Z">
        <w:r w:rsidRPr="005C430D" w:rsidDel="0084088D">
          <w:rPr>
            <w:sz w:val="28"/>
            <w:szCs w:val="28"/>
            <w:rPrChange w:id="942" w:author="Валентин" w:date="2019-01-15T18:50:00Z">
              <w:rPr>
                <w:sz w:val="28"/>
                <w:szCs w:val="28"/>
              </w:rPr>
            </w:rPrChange>
          </w:rPr>
          <w:delText xml:space="preserve">Дунаев </w:delText>
        </w:r>
      </w:del>
      <w:ins w:id="943" w:author="Валентин" w:date="2019-01-14T21:37:00Z">
        <w:r w:rsidR="0084088D" w:rsidRPr="005C430D">
          <w:rPr>
            <w:rFonts w:eastAsia="Times New Roman"/>
            <w:iCs/>
            <w:color w:val="000000"/>
            <w:sz w:val="28"/>
            <w:szCs w:val="28"/>
            <w:rPrChange w:id="944" w:author="Валентин" w:date="2019-01-15T18:50:00Z">
              <w:rPr>
                <w:rFonts w:ascii="Times New Roman" w:eastAsia="Times New Roman" w:hAnsi="Times New Roman" w:cs="Times New Roman"/>
                <w:i/>
                <w:iCs/>
                <w:color w:val="000000"/>
                <w:sz w:val="27"/>
              </w:rPr>
            </w:rPrChange>
          </w:rPr>
          <w:t>Мартин Р</w:t>
        </w:r>
      </w:ins>
      <w:ins w:id="945" w:author="Валентин" w:date="2019-01-14T21:38:00Z">
        <w:r w:rsidR="0084088D" w:rsidRPr="005C430D">
          <w:rPr>
            <w:rFonts w:eastAsia="Times New Roman"/>
            <w:iCs/>
            <w:color w:val="000000"/>
            <w:sz w:val="28"/>
            <w:szCs w:val="28"/>
            <w:rPrChange w:id="946" w:author="Валентин" w:date="2019-01-15T18:50:00Z">
              <w:rPr>
                <w:rFonts w:ascii="Times New Roman" w:eastAsia="Times New Roman" w:hAnsi="Times New Roman" w:cs="Times New Roman"/>
                <w:i/>
                <w:iCs/>
                <w:color w:val="000000"/>
                <w:sz w:val="27"/>
              </w:rPr>
            </w:rPrChange>
          </w:rPr>
          <w:t>.</w:t>
        </w:r>
      </w:ins>
      <w:ins w:id="947" w:author="Валентин" w:date="2019-01-14T21:37:00Z">
        <w:r w:rsidR="0084088D" w:rsidRPr="005C430D">
          <w:rPr>
            <w:sz w:val="28"/>
            <w:szCs w:val="28"/>
            <w:rPrChange w:id="948" w:author="Валентин" w:date="2019-01-15T18:50:00Z">
              <w:rPr/>
            </w:rPrChange>
          </w:rPr>
          <w:t xml:space="preserve"> </w:t>
        </w:r>
        <w:r w:rsidR="0084088D" w:rsidRPr="005C430D">
          <w:rPr>
            <w:rFonts w:eastAsia="Times New Roman"/>
            <w:iCs/>
            <w:color w:val="000000"/>
            <w:sz w:val="28"/>
            <w:szCs w:val="28"/>
            <w:rPrChange w:id="949" w:author="Валентин" w:date="2019-01-15T18:50:00Z">
              <w:rPr>
                <w:rFonts w:ascii="Times New Roman" w:eastAsia="Times New Roman" w:hAnsi="Times New Roman" w:cs="Times New Roman"/>
                <w:i/>
                <w:iCs/>
                <w:color w:val="000000"/>
                <w:sz w:val="27"/>
              </w:rPr>
            </w:rPrChange>
          </w:rPr>
          <w:t xml:space="preserve">Чистая архитектура. Искусство разработки программного обеспечения/ </w:t>
        </w:r>
      </w:ins>
      <w:ins w:id="950" w:author="Валентин" w:date="2019-01-14T21:41:00Z">
        <w:r w:rsidR="004C7E36" w:rsidRPr="005C430D">
          <w:rPr>
            <w:rFonts w:eastAsia="Times New Roman"/>
            <w:iCs/>
            <w:color w:val="000000"/>
            <w:sz w:val="28"/>
            <w:szCs w:val="28"/>
            <w:rPrChange w:id="951" w:author="Валентин" w:date="2019-01-15T18:50:00Z">
              <w:rPr>
                <w:rFonts w:ascii="Times New Roman" w:eastAsia="Times New Roman" w:hAnsi="Times New Roman" w:cs="Times New Roman"/>
                <w:i/>
                <w:iCs/>
                <w:color w:val="000000"/>
                <w:sz w:val="27"/>
              </w:rPr>
            </w:rPrChange>
          </w:rPr>
          <w:t xml:space="preserve">Р. </w:t>
        </w:r>
      </w:ins>
      <w:ins w:id="952" w:author="Валентин" w:date="2019-01-14T21:38:00Z">
        <w:r w:rsidR="0084088D" w:rsidRPr="005C430D">
          <w:rPr>
            <w:rFonts w:eastAsia="Times New Roman"/>
            <w:iCs/>
            <w:color w:val="000000"/>
            <w:sz w:val="28"/>
            <w:szCs w:val="28"/>
            <w:rPrChange w:id="953" w:author="Валентин" w:date="2019-01-15T18:50:00Z">
              <w:rPr>
                <w:rFonts w:ascii="Times New Roman" w:eastAsia="Times New Roman" w:hAnsi="Times New Roman" w:cs="Times New Roman"/>
                <w:i/>
                <w:iCs/>
                <w:color w:val="000000"/>
                <w:sz w:val="27"/>
              </w:rPr>
            </w:rPrChange>
          </w:rPr>
          <w:t>Мартин,</w:t>
        </w:r>
      </w:ins>
      <w:ins w:id="954" w:author="Валентин" w:date="2019-01-14T21:37:00Z">
        <w:r w:rsidR="0084088D" w:rsidRPr="005C430D">
          <w:rPr>
            <w:rFonts w:eastAsia="Times New Roman"/>
            <w:iCs/>
            <w:color w:val="000000"/>
            <w:sz w:val="28"/>
            <w:szCs w:val="28"/>
            <w:rPrChange w:id="955" w:author="Валентин" w:date="2019-01-15T18:50:00Z">
              <w:rPr>
                <w:rFonts w:ascii="Times New Roman" w:eastAsia="Times New Roman" w:hAnsi="Times New Roman" w:cs="Times New Roman"/>
                <w:i/>
                <w:iCs/>
                <w:color w:val="000000"/>
                <w:sz w:val="27"/>
              </w:rPr>
            </w:rPrChange>
          </w:rPr>
          <w:t xml:space="preserve"> </w:t>
        </w:r>
      </w:ins>
      <w:ins w:id="956" w:author="Валентин" w:date="2019-01-14T21:38:00Z">
        <w:r w:rsidR="0084088D" w:rsidRPr="005C430D">
          <w:rPr>
            <w:rFonts w:eastAsia="Times New Roman"/>
            <w:iCs/>
            <w:color w:val="000000"/>
            <w:sz w:val="28"/>
            <w:szCs w:val="28"/>
            <w:rPrChange w:id="957" w:author="Валентин" w:date="2019-01-15T18:50:00Z">
              <w:rPr>
                <w:rFonts w:ascii="Times New Roman" w:eastAsia="Times New Roman" w:hAnsi="Times New Roman" w:cs="Times New Roman"/>
                <w:i/>
                <w:iCs/>
                <w:color w:val="000000"/>
                <w:sz w:val="27"/>
              </w:rPr>
            </w:rPrChange>
          </w:rPr>
          <w:t>Питер</w:t>
        </w:r>
      </w:ins>
      <w:ins w:id="958" w:author="Валентин" w:date="2019-01-14T21:37:00Z">
        <w:r w:rsidR="0084088D" w:rsidRPr="005C430D">
          <w:rPr>
            <w:rFonts w:eastAsia="Times New Roman"/>
            <w:iCs/>
            <w:color w:val="000000"/>
            <w:sz w:val="28"/>
            <w:szCs w:val="28"/>
            <w:rPrChange w:id="959" w:author="Валентин" w:date="2019-01-15T18:50:00Z">
              <w:rPr>
                <w:rFonts w:ascii="Times New Roman" w:eastAsia="Times New Roman" w:hAnsi="Times New Roman" w:cs="Times New Roman"/>
                <w:i/>
                <w:iCs/>
                <w:color w:val="000000"/>
                <w:sz w:val="27"/>
              </w:rPr>
            </w:rPrChange>
          </w:rPr>
          <w:t>, 201</w:t>
        </w:r>
      </w:ins>
      <w:ins w:id="960" w:author="Валентин" w:date="2019-01-14T21:38:00Z">
        <w:r w:rsidR="0084088D" w:rsidRPr="005C430D">
          <w:rPr>
            <w:rFonts w:eastAsia="Times New Roman"/>
            <w:iCs/>
            <w:color w:val="000000"/>
            <w:sz w:val="28"/>
            <w:szCs w:val="28"/>
            <w:rPrChange w:id="961" w:author="Валентин" w:date="2019-01-15T18:50:00Z">
              <w:rPr>
                <w:rFonts w:ascii="Times New Roman" w:eastAsia="Times New Roman" w:hAnsi="Times New Roman" w:cs="Times New Roman"/>
                <w:i/>
                <w:iCs/>
                <w:color w:val="000000"/>
                <w:sz w:val="27"/>
              </w:rPr>
            </w:rPrChange>
          </w:rPr>
          <w:t>8</w:t>
        </w:r>
      </w:ins>
      <w:ins w:id="962" w:author="Валентин" w:date="2019-01-14T21:37:00Z">
        <w:r w:rsidR="0084088D" w:rsidRPr="005C430D">
          <w:rPr>
            <w:rFonts w:eastAsia="Times New Roman"/>
            <w:iCs/>
            <w:color w:val="000000"/>
            <w:sz w:val="28"/>
            <w:szCs w:val="28"/>
            <w:rPrChange w:id="963" w:author="Валентин" w:date="2019-01-15T18:50:00Z">
              <w:rPr>
                <w:rFonts w:ascii="Times New Roman" w:eastAsia="Times New Roman" w:hAnsi="Times New Roman" w:cs="Times New Roman"/>
                <w:i/>
                <w:iCs/>
                <w:color w:val="000000"/>
                <w:sz w:val="27"/>
              </w:rPr>
            </w:rPrChange>
          </w:rPr>
          <w:t xml:space="preserve">. </w:t>
        </w:r>
      </w:ins>
      <w:ins w:id="964" w:author="Валентин" w:date="2019-01-14T21:38:00Z">
        <w:r w:rsidR="0084088D" w:rsidRPr="005C430D">
          <w:rPr>
            <w:rFonts w:eastAsia="Times New Roman"/>
            <w:iCs/>
            <w:color w:val="000000"/>
            <w:sz w:val="28"/>
            <w:szCs w:val="28"/>
            <w:rPrChange w:id="965" w:author="Валентин" w:date="2019-01-15T18:50:00Z">
              <w:rPr>
                <w:rFonts w:ascii="Times New Roman" w:eastAsia="Times New Roman" w:hAnsi="Times New Roman" w:cs="Times New Roman"/>
                <w:i/>
                <w:iCs/>
                <w:color w:val="000000"/>
                <w:sz w:val="27"/>
              </w:rPr>
            </w:rPrChange>
          </w:rPr>
          <w:t>352</w:t>
        </w:r>
      </w:ins>
      <w:ins w:id="966" w:author="Валентин" w:date="2019-01-14T21:37:00Z">
        <w:r w:rsidR="0084088D" w:rsidRPr="005C430D">
          <w:rPr>
            <w:rFonts w:eastAsia="Times New Roman"/>
            <w:iCs/>
            <w:color w:val="000000"/>
            <w:sz w:val="28"/>
            <w:szCs w:val="28"/>
            <w:rPrChange w:id="967" w:author="Валентин" w:date="2019-01-15T18:50:00Z">
              <w:rPr>
                <w:rFonts w:ascii="Times New Roman" w:eastAsia="Times New Roman" w:hAnsi="Times New Roman" w:cs="Times New Roman"/>
                <w:i/>
                <w:iCs/>
                <w:color w:val="000000"/>
                <w:sz w:val="27"/>
              </w:rPr>
            </w:rPrChange>
          </w:rPr>
          <w:t xml:space="preserve"> с.</w:t>
        </w:r>
      </w:ins>
    </w:p>
    <w:p w14:paraId="6B1899AF" w14:textId="2CF09B8C" w:rsidR="00607718" w:rsidRPr="009A2F02" w:rsidDel="0084088D" w:rsidRDefault="00607718">
      <w:pPr>
        <w:spacing w:after="0" w:line="360" w:lineRule="auto"/>
        <w:jc w:val="both"/>
        <w:rPr>
          <w:del w:id="968" w:author="Валентин" w:date="2019-01-14T21:37:00Z"/>
          <w:rFonts w:ascii="Times New Roman" w:hAnsi="Times New Roman" w:cs="Times New Roman"/>
          <w:sz w:val="28"/>
          <w:szCs w:val="28"/>
          <w:rPrChange w:id="969" w:author="Валентин" w:date="2019-01-14T21:47:00Z">
            <w:rPr>
              <w:del w:id="970" w:author="Валентин" w:date="2019-01-14T21:37:00Z"/>
              <w:sz w:val="28"/>
              <w:szCs w:val="28"/>
            </w:rPr>
          </w:rPrChange>
        </w:rPr>
      </w:pPr>
      <w:del w:id="971" w:author="Валентин" w:date="2019-01-14T21:37:00Z">
        <w:r w:rsidRPr="009A2F02" w:rsidDel="0084088D">
          <w:rPr>
            <w:rFonts w:ascii="Times New Roman" w:hAnsi="Times New Roman" w:cs="Times New Roman"/>
            <w:sz w:val="28"/>
            <w:szCs w:val="28"/>
            <w:rPrChange w:id="972" w:author="Валентин" w:date="2019-01-14T21:47:00Z">
              <w:rPr>
                <w:sz w:val="28"/>
                <w:szCs w:val="28"/>
              </w:rPr>
            </w:rPrChange>
          </w:rPr>
          <w:delText>В. В. HTML, скрипты и стили. Спб.: БХВ – Петербург, 2011. 603 с.</w:delText>
        </w:r>
      </w:del>
    </w:p>
    <w:p w14:paraId="29CCAFFC" w14:textId="25023183" w:rsidR="00607718" w:rsidRPr="009A2F02" w:rsidDel="004C7E36" w:rsidRDefault="00DD1256">
      <w:pPr>
        <w:spacing w:after="0" w:line="360" w:lineRule="auto"/>
        <w:jc w:val="both"/>
        <w:rPr>
          <w:del w:id="973" w:author="Валентин" w:date="2019-01-14T21:39:00Z"/>
          <w:rFonts w:ascii="Times New Roman" w:eastAsia="Times New Roman" w:hAnsi="Times New Roman" w:cs="Times New Roman"/>
          <w:color w:val="000000"/>
          <w:sz w:val="28"/>
          <w:szCs w:val="28"/>
        </w:rPr>
      </w:pPr>
      <w:del w:id="974" w:author="Валентин" w:date="2019-01-15T18:40:00Z">
        <w:r w:rsidRPr="009A2F02" w:rsidDel="00DF6E19">
          <w:rPr>
            <w:rFonts w:ascii="Times New Roman" w:eastAsia="Times New Roman" w:hAnsi="Times New Roman" w:cs="Times New Roman"/>
            <w:color w:val="000000"/>
            <w:sz w:val="28"/>
            <w:szCs w:val="28"/>
          </w:rPr>
          <w:delText>7</w:delText>
        </w:r>
      </w:del>
      <w:del w:id="975" w:author="Валентин" w:date="2019-01-14T21:39:00Z">
        <w:r w:rsidR="00607718" w:rsidRPr="009A2F02" w:rsidDel="004C7E36">
          <w:rPr>
            <w:rFonts w:ascii="Times New Roman" w:eastAsia="Times New Roman" w:hAnsi="Times New Roman" w:cs="Times New Roman"/>
            <w:color w:val="000000"/>
            <w:sz w:val="28"/>
            <w:szCs w:val="28"/>
          </w:rPr>
          <w:delText>) Дронов В.HTML 5 CSS 3 и Web 2.0 Разработка современных Web-сайтов, Издательство: БХВ-Петербург, 2011, 416 с.</w:delText>
        </w:r>
      </w:del>
    </w:p>
    <w:p w14:paraId="0D47DE43" w14:textId="7D71206A" w:rsidR="00DD07E6" w:rsidRPr="005C430D" w:rsidRDefault="00DD1256" w:rsidP="005C430D">
      <w:pPr>
        <w:pStyle w:val="ad"/>
        <w:numPr>
          <w:ilvl w:val="0"/>
          <w:numId w:val="24"/>
        </w:numPr>
        <w:spacing w:before="100" w:beforeAutospacing="1" w:after="100" w:afterAutospacing="1" w:line="360" w:lineRule="auto"/>
        <w:rPr>
          <w:ins w:id="976" w:author="Валентин" w:date="2019-01-15T18:41:00Z"/>
          <w:rFonts w:eastAsia="Times New Roman"/>
          <w:iCs/>
          <w:color w:val="000000"/>
          <w:sz w:val="28"/>
          <w:szCs w:val="28"/>
          <w:rPrChange w:id="977" w:author="Валентин" w:date="2019-01-15T18:50:00Z">
            <w:rPr>
              <w:ins w:id="978" w:author="Валентин" w:date="2019-01-15T18:41:00Z"/>
              <w:rFonts w:eastAsia="Times New Roman"/>
            </w:rPr>
          </w:rPrChange>
        </w:rPr>
        <w:pPrChange w:id="979" w:author="Валентин" w:date="2019-01-15T18:50:00Z">
          <w:pPr>
            <w:spacing w:before="100" w:beforeAutospacing="1" w:after="100" w:afterAutospacing="1" w:line="240" w:lineRule="auto"/>
          </w:pPr>
        </w:pPrChange>
      </w:pPr>
      <w:del w:id="980" w:author="Валентин" w:date="2019-01-15T18:49:00Z">
        <w:r w:rsidRPr="005C430D" w:rsidDel="005C430D">
          <w:rPr>
            <w:rFonts w:eastAsia="Times New Roman"/>
            <w:color w:val="000000"/>
            <w:sz w:val="28"/>
            <w:szCs w:val="28"/>
            <w:rPrChange w:id="981" w:author="Валентин" w:date="2019-01-15T18:50:00Z">
              <w:rPr>
                <w:rFonts w:eastAsia="Times New Roman"/>
              </w:rPr>
            </w:rPrChange>
          </w:rPr>
          <w:delText>8</w:delText>
        </w:r>
        <w:r w:rsidR="00607718" w:rsidRPr="005C430D" w:rsidDel="005C430D">
          <w:rPr>
            <w:rFonts w:eastAsia="Times New Roman"/>
            <w:color w:val="000000"/>
            <w:sz w:val="28"/>
            <w:szCs w:val="28"/>
            <w:rPrChange w:id="982" w:author="Валентин" w:date="2019-01-15T18:50:00Z">
              <w:rPr>
                <w:rFonts w:eastAsia="Times New Roman"/>
              </w:rPr>
            </w:rPrChange>
          </w:rPr>
          <w:delText>)</w:delText>
        </w:r>
      </w:del>
      <w:del w:id="983" w:author="Валентин" w:date="2019-01-15T18:50:00Z">
        <w:r w:rsidR="00607718" w:rsidRPr="005C430D" w:rsidDel="005C430D">
          <w:rPr>
            <w:rFonts w:eastAsia="Times New Roman"/>
            <w:color w:val="000000"/>
            <w:sz w:val="28"/>
            <w:szCs w:val="28"/>
            <w:rPrChange w:id="984" w:author="Валентин" w:date="2019-01-15T18:50:00Z">
              <w:rPr>
                <w:rFonts w:eastAsia="Times New Roman"/>
              </w:rPr>
            </w:rPrChange>
          </w:rPr>
          <w:delText xml:space="preserve"> </w:delText>
        </w:r>
      </w:del>
      <w:ins w:id="985" w:author="Валентин" w:date="2019-01-14T21:46:00Z">
        <w:r w:rsidR="00DD07E6" w:rsidRPr="005C430D">
          <w:rPr>
            <w:rFonts w:eastAsia="Times New Roman"/>
            <w:iCs/>
            <w:color w:val="000000"/>
            <w:sz w:val="28"/>
            <w:szCs w:val="28"/>
            <w:rPrChange w:id="986" w:author="Валентин" w:date="2019-01-15T18:50:00Z">
              <w:rPr>
                <w:rFonts w:ascii="Times New Roman" w:eastAsia="Times New Roman" w:hAnsi="Times New Roman" w:cs="Times New Roman"/>
                <w:i/>
                <w:iCs/>
                <w:color w:val="000000"/>
                <w:sz w:val="27"/>
              </w:rPr>
            </w:rPrChange>
          </w:rPr>
          <w:t>Назаров</w:t>
        </w:r>
      </w:ins>
      <w:ins w:id="987" w:author="Валентин" w:date="2019-01-14T21:45:00Z">
        <w:r w:rsidR="00DD07E6" w:rsidRPr="005C430D">
          <w:rPr>
            <w:rFonts w:eastAsia="Times New Roman"/>
            <w:iCs/>
            <w:color w:val="000000"/>
            <w:sz w:val="28"/>
            <w:szCs w:val="28"/>
            <w:rPrChange w:id="988" w:author="Валентин" w:date="2019-01-15T18:50:00Z">
              <w:rPr>
                <w:rFonts w:ascii="Times New Roman" w:eastAsia="Times New Roman" w:hAnsi="Times New Roman" w:cs="Times New Roman"/>
                <w:i/>
                <w:iCs/>
                <w:color w:val="000000"/>
                <w:sz w:val="27"/>
              </w:rPr>
            </w:rPrChange>
          </w:rPr>
          <w:t xml:space="preserve">, </w:t>
        </w:r>
      </w:ins>
      <w:ins w:id="989" w:author="Валентин" w:date="2019-01-14T21:46:00Z">
        <w:r w:rsidR="00DD07E6" w:rsidRPr="005C430D">
          <w:rPr>
            <w:rFonts w:eastAsia="Times New Roman"/>
            <w:iCs/>
            <w:color w:val="000000"/>
            <w:sz w:val="28"/>
            <w:szCs w:val="28"/>
            <w:rPrChange w:id="990" w:author="Валентин" w:date="2019-01-15T18:50:00Z">
              <w:rPr>
                <w:rFonts w:ascii="Times New Roman" w:eastAsia="Times New Roman" w:hAnsi="Times New Roman" w:cs="Times New Roman"/>
                <w:i/>
                <w:iCs/>
                <w:color w:val="000000"/>
                <w:sz w:val="27"/>
              </w:rPr>
            </w:rPrChange>
          </w:rPr>
          <w:t>С</w:t>
        </w:r>
      </w:ins>
      <w:ins w:id="991" w:author="Валентин" w:date="2019-01-14T21:45:00Z">
        <w:r w:rsidR="00DD07E6" w:rsidRPr="005C430D">
          <w:rPr>
            <w:rFonts w:eastAsia="Times New Roman"/>
            <w:iCs/>
            <w:color w:val="000000"/>
            <w:sz w:val="28"/>
            <w:szCs w:val="28"/>
            <w:rPrChange w:id="992" w:author="Валентин" w:date="2019-01-15T18:50:00Z">
              <w:rPr>
                <w:rFonts w:ascii="Times New Roman" w:eastAsia="Times New Roman" w:hAnsi="Times New Roman" w:cs="Times New Roman"/>
                <w:i/>
                <w:iCs/>
                <w:color w:val="000000"/>
                <w:sz w:val="27"/>
              </w:rPr>
            </w:rPrChange>
          </w:rPr>
          <w:t>.</w:t>
        </w:r>
      </w:ins>
      <w:ins w:id="993" w:author="Валентин" w:date="2019-01-14T21:46:00Z">
        <w:r w:rsidR="00DD07E6" w:rsidRPr="005C430D">
          <w:rPr>
            <w:rFonts w:eastAsia="Times New Roman"/>
            <w:iCs/>
            <w:color w:val="000000"/>
            <w:sz w:val="28"/>
            <w:szCs w:val="28"/>
            <w:rPrChange w:id="994" w:author="Валентин" w:date="2019-01-15T18:50:00Z">
              <w:rPr>
                <w:rFonts w:ascii="Times New Roman" w:eastAsia="Times New Roman" w:hAnsi="Times New Roman" w:cs="Times New Roman"/>
                <w:i/>
                <w:iCs/>
                <w:color w:val="000000"/>
                <w:sz w:val="27"/>
              </w:rPr>
            </w:rPrChange>
          </w:rPr>
          <w:t>В.</w:t>
        </w:r>
      </w:ins>
      <w:ins w:id="995" w:author="Валентин" w:date="2019-01-14T21:45:00Z">
        <w:r w:rsidR="00DD07E6" w:rsidRPr="005C430D">
          <w:rPr>
            <w:sz w:val="28"/>
            <w:szCs w:val="28"/>
            <w:rPrChange w:id="996" w:author="Валентин" w:date="2019-01-15T18:50:00Z">
              <w:rPr/>
            </w:rPrChange>
          </w:rPr>
          <w:t xml:space="preserve"> </w:t>
        </w:r>
      </w:ins>
      <w:ins w:id="997" w:author="Валентин" w:date="2019-01-14T21:46:00Z">
        <w:r w:rsidR="00DD07E6" w:rsidRPr="005C430D">
          <w:rPr>
            <w:rFonts w:eastAsia="Times New Roman"/>
            <w:iCs/>
            <w:color w:val="000000"/>
            <w:sz w:val="28"/>
            <w:szCs w:val="28"/>
            <w:rPrChange w:id="998" w:author="Валентин" w:date="2019-01-15T18:50:00Z">
              <w:rPr>
                <w:rFonts w:ascii="Times New Roman" w:eastAsia="Times New Roman" w:hAnsi="Times New Roman" w:cs="Times New Roman"/>
                <w:i/>
                <w:iCs/>
                <w:color w:val="000000"/>
                <w:sz w:val="27"/>
              </w:rPr>
            </w:rPrChange>
          </w:rPr>
          <w:t>Архитектура и проектирование программных систем</w:t>
        </w:r>
      </w:ins>
      <w:ins w:id="999" w:author="Валентин" w:date="2019-01-14T21:45:00Z">
        <w:r w:rsidR="00DD07E6" w:rsidRPr="005C430D">
          <w:rPr>
            <w:rFonts w:eastAsia="Times New Roman"/>
            <w:iCs/>
            <w:color w:val="000000"/>
            <w:sz w:val="28"/>
            <w:szCs w:val="28"/>
            <w:rPrChange w:id="1000" w:author="Валентин" w:date="2019-01-15T18:50:00Z">
              <w:rPr>
                <w:rFonts w:ascii="Times New Roman" w:eastAsia="Times New Roman" w:hAnsi="Times New Roman" w:cs="Times New Roman"/>
                <w:i/>
                <w:iCs/>
                <w:color w:val="000000"/>
                <w:sz w:val="27"/>
              </w:rPr>
            </w:rPrChange>
          </w:rPr>
          <w:t xml:space="preserve">/ </w:t>
        </w:r>
      </w:ins>
      <w:ins w:id="1001" w:author="Валентин" w:date="2019-01-14T21:46:00Z">
        <w:r w:rsidR="00DD07E6" w:rsidRPr="005C430D">
          <w:rPr>
            <w:rFonts w:eastAsia="Times New Roman"/>
            <w:iCs/>
            <w:color w:val="000000"/>
            <w:sz w:val="28"/>
            <w:szCs w:val="28"/>
            <w:rPrChange w:id="1002" w:author="Валентин" w:date="2019-01-15T18:50:00Z">
              <w:rPr>
                <w:rFonts w:ascii="Times New Roman" w:eastAsia="Times New Roman" w:hAnsi="Times New Roman" w:cs="Times New Roman"/>
                <w:i/>
                <w:iCs/>
                <w:color w:val="000000"/>
                <w:sz w:val="27"/>
              </w:rPr>
            </w:rPrChange>
          </w:rPr>
          <w:t>С.В. Назаров,</w:t>
        </w:r>
      </w:ins>
      <w:ins w:id="1003" w:author="Валентин" w:date="2019-01-14T21:45:00Z">
        <w:r w:rsidR="00DD07E6" w:rsidRPr="005C430D">
          <w:rPr>
            <w:rFonts w:eastAsia="Times New Roman"/>
            <w:iCs/>
            <w:color w:val="000000"/>
            <w:sz w:val="28"/>
            <w:szCs w:val="28"/>
            <w:rPrChange w:id="1004" w:author="Валентин" w:date="2019-01-15T18:50:00Z">
              <w:rPr>
                <w:rFonts w:ascii="Times New Roman" w:eastAsia="Times New Roman" w:hAnsi="Times New Roman" w:cs="Times New Roman"/>
                <w:i/>
                <w:iCs/>
                <w:color w:val="000000"/>
                <w:sz w:val="27"/>
              </w:rPr>
            </w:rPrChange>
          </w:rPr>
          <w:t xml:space="preserve"> </w:t>
        </w:r>
      </w:ins>
      <w:ins w:id="1005" w:author="Валентин" w:date="2019-01-14T21:47:00Z">
        <w:r w:rsidR="00DD07E6" w:rsidRPr="005C430D">
          <w:rPr>
            <w:rFonts w:eastAsia="Times New Roman"/>
            <w:iCs/>
            <w:color w:val="000000"/>
            <w:sz w:val="28"/>
            <w:szCs w:val="28"/>
            <w:rPrChange w:id="1006" w:author="Валентин" w:date="2019-01-15T18:50:00Z">
              <w:rPr>
                <w:rFonts w:ascii="Times New Roman" w:eastAsia="Times New Roman" w:hAnsi="Times New Roman" w:cs="Times New Roman"/>
                <w:i/>
                <w:iCs/>
                <w:color w:val="000000"/>
                <w:sz w:val="27"/>
              </w:rPr>
            </w:rPrChange>
          </w:rPr>
          <w:t>Инфра</w:t>
        </w:r>
      </w:ins>
      <w:ins w:id="1007" w:author="Валентин" w:date="2019-01-15T17:27:00Z">
        <w:r w:rsidR="0033719E" w:rsidRPr="005C430D">
          <w:rPr>
            <w:rFonts w:eastAsia="Times New Roman"/>
            <w:iCs/>
            <w:color w:val="000000"/>
            <w:sz w:val="28"/>
            <w:szCs w:val="28"/>
            <w:rPrChange w:id="1008" w:author="Валентин" w:date="2019-01-15T18:50:00Z">
              <w:rPr>
                <w:rFonts w:eastAsia="Times New Roman"/>
              </w:rPr>
            </w:rPrChange>
          </w:rPr>
          <w:t>–</w:t>
        </w:r>
      </w:ins>
      <w:ins w:id="1009" w:author="Валентин" w:date="2019-01-14T21:47:00Z">
        <w:r w:rsidR="00DD07E6" w:rsidRPr="005C430D">
          <w:rPr>
            <w:rFonts w:eastAsia="Times New Roman"/>
            <w:iCs/>
            <w:color w:val="000000"/>
            <w:sz w:val="28"/>
            <w:szCs w:val="28"/>
            <w:rPrChange w:id="1010" w:author="Валентин" w:date="2019-01-15T18:50:00Z">
              <w:rPr>
                <w:rFonts w:ascii="Times New Roman" w:eastAsia="Times New Roman" w:hAnsi="Times New Roman" w:cs="Times New Roman"/>
                <w:i/>
                <w:iCs/>
                <w:color w:val="000000"/>
                <w:sz w:val="27"/>
              </w:rPr>
            </w:rPrChange>
          </w:rPr>
          <w:t>М</w:t>
        </w:r>
      </w:ins>
      <w:ins w:id="1011" w:author="Валентин" w:date="2019-01-14T21:45:00Z">
        <w:r w:rsidR="00DD07E6" w:rsidRPr="005C430D">
          <w:rPr>
            <w:rFonts w:eastAsia="Times New Roman"/>
            <w:iCs/>
            <w:color w:val="000000"/>
            <w:sz w:val="28"/>
            <w:szCs w:val="28"/>
            <w:rPrChange w:id="1012" w:author="Валентин" w:date="2019-01-15T18:50:00Z">
              <w:rPr>
                <w:rFonts w:ascii="Times New Roman" w:eastAsia="Times New Roman" w:hAnsi="Times New Roman" w:cs="Times New Roman"/>
                <w:i/>
                <w:iCs/>
                <w:color w:val="000000"/>
                <w:sz w:val="27"/>
              </w:rPr>
            </w:rPrChange>
          </w:rPr>
          <w:t>, 201</w:t>
        </w:r>
      </w:ins>
      <w:ins w:id="1013" w:author="Валентин" w:date="2019-01-14T21:47:00Z">
        <w:r w:rsidR="00DD07E6" w:rsidRPr="005C430D">
          <w:rPr>
            <w:rFonts w:eastAsia="Times New Roman"/>
            <w:iCs/>
            <w:color w:val="000000"/>
            <w:sz w:val="28"/>
            <w:szCs w:val="28"/>
            <w:rPrChange w:id="1014" w:author="Валентин" w:date="2019-01-15T18:50:00Z">
              <w:rPr>
                <w:rFonts w:ascii="Times New Roman" w:eastAsia="Times New Roman" w:hAnsi="Times New Roman" w:cs="Times New Roman"/>
                <w:i/>
                <w:iCs/>
                <w:color w:val="000000"/>
                <w:sz w:val="27"/>
              </w:rPr>
            </w:rPrChange>
          </w:rPr>
          <w:t>6</w:t>
        </w:r>
      </w:ins>
      <w:ins w:id="1015" w:author="Валентин" w:date="2019-01-14T21:45:00Z">
        <w:r w:rsidR="00DD07E6" w:rsidRPr="005C430D">
          <w:rPr>
            <w:rFonts w:eastAsia="Times New Roman"/>
            <w:iCs/>
            <w:color w:val="000000"/>
            <w:sz w:val="28"/>
            <w:szCs w:val="28"/>
            <w:rPrChange w:id="1016" w:author="Валентин" w:date="2019-01-15T18:50:00Z">
              <w:rPr>
                <w:rFonts w:ascii="Times New Roman" w:eastAsia="Times New Roman" w:hAnsi="Times New Roman" w:cs="Times New Roman"/>
                <w:i/>
                <w:iCs/>
                <w:color w:val="000000"/>
                <w:sz w:val="27"/>
              </w:rPr>
            </w:rPrChange>
          </w:rPr>
          <w:t xml:space="preserve">. </w:t>
        </w:r>
      </w:ins>
      <w:ins w:id="1017" w:author="Валентин" w:date="2019-01-14T21:47:00Z">
        <w:r w:rsidR="00DD07E6" w:rsidRPr="005C430D">
          <w:rPr>
            <w:rFonts w:eastAsia="Times New Roman"/>
            <w:iCs/>
            <w:color w:val="000000"/>
            <w:sz w:val="28"/>
            <w:szCs w:val="28"/>
            <w:rPrChange w:id="1018" w:author="Валентин" w:date="2019-01-15T18:50:00Z">
              <w:rPr>
                <w:rFonts w:ascii="Times New Roman" w:eastAsia="Times New Roman" w:hAnsi="Times New Roman" w:cs="Times New Roman"/>
                <w:i/>
                <w:iCs/>
                <w:color w:val="000000"/>
                <w:sz w:val="27"/>
              </w:rPr>
            </w:rPrChange>
          </w:rPr>
          <w:t>376</w:t>
        </w:r>
      </w:ins>
      <w:ins w:id="1019" w:author="Валентин" w:date="2019-01-14T21:45:00Z">
        <w:r w:rsidR="00DD07E6" w:rsidRPr="005C430D">
          <w:rPr>
            <w:rFonts w:eastAsia="Times New Roman"/>
            <w:iCs/>
            <w:color w:val="000000"/>
            <w:sz w:val="28"/>
            <w:szCs w:val="28"/>
            <w:rPrChange w:id="1020" w:author="Валентин" w:date="2019-01-15T18:50:00Z">
              <w:rPr>
                <w:rFonts w:ascii="Times New Roman" w:eastAsia="Times New Roman" w:hAnsi="Times New Roman" w:cs="Times New Roman"/>
                <w:i/>
                <w:iCs/>
                <w:color w:val="000000"/>
                <w:sz w:val="27"/>
              </w:rPr>
            </w:rPrChange>
          </w:rPr>
          <w:t xml:space="preserve"> с.</w:t>
        </w:r>
      </w:ins>
    </w:p>
    <w:p w14:paraId="10C894F6" w14:textId="6FCE5474" w:rsidR="00DF6E19" w:rsidRPr="005C430D" w:rsidRDefault="00DF6E19" w:rsidP="005C430D">
      <w:pPr>
        <w:pStyle w:val="ad"/>
        <w:numPr>
          <w:ilvl w:val="0"/>
          <w:numId w:val="24"/>
        </w:numPr>
        <w:spacing w:before="100" w:beforeAutospacing="1" w:after="100" w:afterAutospacing="1" w:line="360" w:lineRule="auto"/>
        <w:rPr>
          <w:ins w:id="1021" w:author="Валентин" w:date="2019-01-15T18:41:00Z"/>
          <w:rFonts w:eastAsia="Times New Roman"/>
          <w:color w:val="000000"/>
          <w:sz w:val="28"/>
          <w:szCs w:val="28"/>
          <w:rPrChange w:id="1022" w:author="Валентин" w:date="2019-01-15T18:50:00Z">
            <w:rPr>
              <w:ins w:id="1023" w:author="Валентин" w:date="2019-01-15T18:41:00Z"/>
              <w:rFonts w:eastAsia="Times New Roman"/>
            </w:rPr>
          </w:rPrChange>
        </w:rPr>
        <w:pPrChange w:id="1024" w:author="Валентин" w:date="2019-01-15T18:50:00Z">
          <w:pPr>
            <w:spacing w:before="100" w:beforeAutospacing="1" w:after="100" w:afterAutospacing="1" w:line="360" w:lineRule="auto"/>
            <w:jc w:val="both"/>
          </w:pPr>
        </w:pPrChange>
      </w:pPr>
      <w:ins w:id="1025" w:author="Валентин" w:date="2019-01-15T18:41:00Z">
        <w:r w:rsidRPr="005C430D">
          <w:rPr>
            <w:rFonts w:eastAsia="Times New Roman"/>
            <w:iCs/>
            <w:color w:val="000000"/>
            <w:sz w:val="28"/>
            <w:szCs w:val="28"/>
            <w:rPrChange w:id="1026" w:author="Валентин" w:date="2019-01-15T18:50:00Z">
              <w:rPr>
                <w:rFonts w:eastAsia="Times New Roman"/>
              </w:rPr>
            </w:rPrChange>
          </w:rPr>
          <w:t>Поляков Е. В</w:t>
        </w:r>
        <w:r w:rsidRPr="005C430D">
          <w:rPr>
            <w:sz w:val="28"/>
            <w:szCs w:val="28"/>
            <w:rPrChange w:id="1027" w:author="Валентин" w:date="2019-01-15T18:50:00Z">
              <w:rPr/>
            </w:rPrChange>
          </w:rPr>
          <w:t xml:space="preserve"> </w:t>
        </w:r>
        <w:r w:rsidRPr="005C430D">
          <w:rPr>
            <w:rFonts w:eastAsia="Times New Roman"/>
            <w:iCs/>
            <w:color w:val="000000"/>
            <w:sz w:val="28"/>
            <w:szCs w:val="28"/>
            <w:rPrChange w:id="1028" w:author="Валентин" w:date="2019-01-15T18:50:00Z">
              <w:rPr>
                <w:rFonts w:eastAsia="Times New Roman"/>
              </w:rPr>
            </w:rPrChange>
          </w:rPr>
          <w:t>PHP на примерах/ Е. В</w:t>
        </w:r>
        <w:r w:rsidRPr="005C430D">
          <w:rPr>
            <w:sz w:val="28"/>
            <w:szCs w:val="28"/>
            <w:rPrChange w:id="1029" w:author="Валентин" w:date="2019-01-15T18:50:00Z">
              <w:rPr/>
            </w:rPrChange>
          </w:rPr>
          <w:t xml:space="preserve">. </w:t>
        </w:r>
        <w:r w:rsidRPr="005C430D">
          <w:rPr>
            <w:rFonts w:eastAsia="Times New Roman"/>
            <w:iCs/>
            <w:color w:val="000000"/>
            <w:sz w:val="28"/>
            <w:szCs w:val="28"/>
            <w:rPrChange w:id="1030" w:author="Валентин" w:date="2019-01-15T18:50:00Z">
              <w:rPr>
                <w:rFonts w:eastAsia="Times New Roman"/>
              </w:rPr>
            </w:rPrChange>
          </w:rPr>
          <w:t>Поляков</w:t>
        </w:r>
        <w:r w:rsidR="005C430D" w:rsidRPr="005C430D">
          <w:rPr>
            <w:rFonts w:eastAsia="Times New Roman"/>
            <w:iCs/>
            <w:color w:val="000000"/>
            <w:sz w:val="28"/>
            <w:szCs w:val="28"/>
            <w:rPrChange w:id="1031" w:author="Валентин" w:date="2019-01-15T18:50:00Z">
              <w:rPr>
                <w:rFonts w:eastAsia="Times New Roman"/>
              </w:rPr>
            </w:rPrChange>
          </w:rPr>
          <w:t xml:space="preserve">, </w:t>
        </w:r>
        <w:r w:rsidRPr="005C430D">
          <w:rPr>
            <w:rFonts w:eastAsia="Times New Roman"/>
            <w:iCs/>
            <w:color w:val="000000"/>
            <w:sz w:val="28"/>
            <w:szCs w:val="28"/>
            <w:rPrChange w:id="1032" w:author="Валентин" w:date="2019-01-15T18:50:00Z">
              <w:rPr>
                <w:rFonts w:eastAsia="Times New Roman"/>
              </w:rPr>
            </w:rPrChange>
          </w:rPr>
          <w:t>Наука и техника, 2017. 256 с.</w:t>
        </w:r>
      </w:ins>
    </w:p>
    <w:p w14:paraId="2C880F1F" w14:textId="1E7BC52C" w:rsidR="00607718" w:rsidRPr="005941D5" w:rsidDel="00DD07E6" w:rsidRDefault="00607718" w:rsidP="00607718">
      <w:pPr>
        <w:spacing w:after="0" w:line="360" w:lineRule="auto"/>
        <w:jc w:val="both"/>
        <w:rPr>
          <w:del w:id="1033" w:author="Валентин" w:date="2019-01-14T21:45:00Z"/>
          <w:rFonts w:ascii="Times New Roman" w:eastAsia="Times New Roman" w:hAnsi="Times New Roman" w:cs="Times New Roman"/>
          <w:color w:val="000000"/>
          <w:sz w:val="28"/>
          <w:szCs w:val="28"/>
        </w:rPr>
      </w:pPr>
      <w:del w:id="1034" w:author="Валентин" w:date="2019-01-14T21:45:00Z">
        <w:r w:rsidRPr="005941D5" w:rsidDel="00DD07E6">
          <w:rPr>
            <w:rFonts w:ascii="Times New Roman" w:eastAsia="Times New Roman" w:hAnsi="Times New Roman" w:cs="Times New Roman"/>
            <w:color w:val="000000"/>
            <w:sz w:val="28"/>
            <w:szCs w:val="28"/>
          </w:rPr>
          <w:delText>Евдокимов П. C# на примерах , Издательство: Наука и Техника СПб,2018, 320 с.</w:delText>
        </w:r>
      </w:del>
    </w:p>
    <w:p w14:paraId="7AB8D10E" w14:textId="18E7F1D8" w:rsidR="00DD1256" w:rsidRPr="005941D5" w:rsidDel="002E6153" w:rsidRDefault="00DD1256" w:rsidP="00DD07E6">
      <w:pPr>
        <w:spacing w:after="0" w:line="360" w:lineRule="auto"/>
        <w:jc w:val="both"/>
        <w:rPr>
          <w:del w:id="1035" w:author="Валентин" w:date="2019-01-14T21:48:00Z"/>
          <w:rFonts w:ascii="Times New Roman" w:eastAsia="Times New Roman" w:hAnsi="Times New Roman" w:cs="Times New Roman"/>
          <w:color w:val="000000"/>
          <w:sz w:val="28"/>
          <w:szCs w:val="28"/>
        </w:rPr>
      </w:pPr>
      <w:del w:id="1036" w:author="Валентин" w:date="2019-01-14T21:48:00Z">
        <w:r w:rsidDel="002E6153">
          <w:rPr>
            <w:rFonts w:ascii="Times New Roman" w:eastAsia="Times New Roman" w:hAnsi="Times New Roman" w:cs="Times New Roman"/>
            <w:color w:val="000000"/>
            <w:sz w:val="28"/>
            <w:szCs w:val="28"/>
          </w:rPr>
          <w:delText>9</w:delText>
        </w:r>
        <w:r w:rsidRPr="005941D5" w:rsidDel="002E6153">
          <w:rPr>
            <w:rFonts w:ascii="Times New Roman" w:eastAsia="Times New Roman" w:hAnsi="Times New Roman" w:cs="Times New Roman"/>
            <w:color w:val="000000"/>
            <w:sz w:val="28"/>
            <w:szCs w:val="28"/>
          </w:rPr>
          <w:delText xml:space="preserve">) Кириллов В.В. Введение в реляционные базы данных. Санкт-Петербург, Издательство «БХВ-Петербург», 2012, 464 с. </w:delText>
        </w:r>
      </w:del>
    </w:p>
    <w:p w14:paraId="1F38FA27" w14:textId="44024746" w:rsidR="00607718" w:rsidRPr="005941D5" w:rsidDel="002E6153" w:rsidRDefault="00DD1256" w:rsidP="00607718">
      <w:pPr>
        <w:spacing w:after="0" w:line="360" w:lineRule="auto"/>
        <w:jc w:val="both"/>
        <w:rPr>
          <w:del w:id="1037" w:author="Валентин" w:date="2019-01-14T21:48:00Z"/>
          <w:rFonts w:ascii="Times New Roman" w:eastAsia="Times New Roman" w:hAnsi="Times New Roman" w:cs="Times New Roman"/>
          <w:color w:val="000000"/>
          <w:sz w:val="28"/>
          <w:szCs w:val="28"/>
        </w:rPr>
      </w:pPr>
      <w:del w:id="1038" w:author="Валентин" w:date="2019-01-14T21:48:00Z">
        <w:r w:rsidRPr="00AC20B5" w:rsidDel="002E6153">
          <w:rPr>
            <w:rFonts w:ascii="Times New Roman" w:eastAsia="Times New Roman" w:hAnsi="Times New Roman" w:cs="Times New Roman"/>
            <w:color w:val="000000"/>
            <w:sz w:val="28"/>
            <w:szCs w:val="28"/>
            <w:rPrChange w:id="1039" w:author="Валентин" w:date="2019-01-14T21:49:00Z">
              <w:rPr>
                <w:rFonts w:ascii="Times New Roman" w:eastAsia="Times New Roman" w:hAnsi="Times New Roman" w:cs="Times New Roman"/>
                <w:color w:val="000000"/>
                <w:sz w:val="28"/>
                <w:szCs w:val="28"/>
                <w:lang w:val="en-US"/>
              </w:rPr>
            </w:rPrChange>
          </w:rPr>
          <w:delText>10</w:delText>
        </w:r>
        <w:r w:rsidR="00607718" w:rsidRPr="00AC20B5" w:rsidDel="002E6153">
          <w:rPr>
            <w:rFonts w:ascii="Times New Roman" w:eastAsia="Times New Roman" w:hAnsi="Times New Roman" w:cs="Times New Roman"/>
            <w:color w:val="000000"/>
            <w:sz w:val="28"/>
            <w:szCs w:val="28"/>
            <w:rPrChange w:id="1040"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Прайс</w:delText>
        </w:r>
        <w:r w:rsidR="00607718" w:rsidRPr="00AC20B5" w:rsidDel="002E6153">
          <w:rPr>
            <w:rFonts w:ascii="Times New Roman" w:eastAsia="Times New Roman" w:hAnsi="Times New Roman" w:cs="Times New Roman"/>
            <w:color w:val="000000"/>
            <w:sz w:val="28"/>
            <w:szCs w:val="28"/>
            <w:rPrChange w:id="1041"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М</w:delText>
        </w:r>
        <w:r w:rsidR="00607718" w:rsidRPr="00AC20B5" w:rsidDel="002E6153">
          <w:rPr>
            <w:rFonts w:ascii="Times New Roman" w:eastAsia="Times New Roman" w:hAnsi="Times New Roman" w:cs="Times New Roman"/>
            <w:color w:val="000000"/>
            <w:sz w:val="28"/>
            <w:szCs w:val="28"/>
            <w:rPrChange w:id="1042"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C</w:delText>
        </w:r>
        <w:r w:rsidR="00607718" w:rsidRPr="00AC20B5" w:rsidDel="002E6153">
          <w:rPr>
            <w:rFonts w:ascii="Times New Roman" w:eastAsia="Times New Roman" w:hAnsi="Times New Roman" w:cs="Times New Roman"/>
            <w:color w:val="000000"/>
            <w:sz w:val="28"/>
            <w:szCs w:val="28"/>
            <w:rPrChange w:id="1043" w:author="Валентин" w:date="2019-01-14T21:49:00Z">
              <w:rPr>
                <w:rFonts w:ascii="Times New Roman" w:eastAsia="Times New Roman" w:hAnsi="Times New Roman" w:cs="Times New Roman"/>
                <w:color w:val="000000"/>
                <w:sz w:val="28"/>
                <w:szCs w:val="28"/>
                <w:lang w:val="en-US"/>
              </w:rPr>
            </w:rPrChange>
          </w:rPr>
          <w:delText xml:space="preserve"># 7 </w:delText>
        </w:r>
        <w:r w:rsidR="00607718" w:rsidRPr="005941D5" w:rsidDel="002E6153">
          <w:rPr>
            <w:rFonts w:ascii="Times New Roman" w:eastAsia="Times New Roman" w:hAnsi="Times New Roman" w:cs="Times New Roman"/>
            <w:color w:val="000000"/>
            <w:sz w:val="28"/>
            <w:szCs w:val="28"/>
          </w:rPr>
          <w:delText>и</w:delText>
        </w:r>
        <w:r w:rsidR="00607718" w:rsidRPr="00AC20B5" w:rsidDel="002E6153">
          <w:rPr>
            <w:rFonts w:ascii="Times New Roman" w:eastAsia="Times New Roman" w:hAnsi="Times New Roman" w:cs="Times New Roman"/>
            <w:color w:val="000000"/>
            <w:sz w:val="28"/>
            <w:szCs w:val="28"/>
            <w:rPrChange w:id="1044"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NET</w:delText>
        </w:r>
        <w:r w:rsidR="00607718" w:rsidRPr="00AC20B5" w:rsidDel="002E6153">
          <w:rPr>
            <w:rFonts w:ascii="Times New Roman" w:eastAsia="Times New Roman" w:hAnsi="Times New Roman" w:cs="Times New Roman"/>
            <w:color w:val="000000"/>
            <w:sz w:val="28"/>
            <w:szCs w:val="28"/>
            <w:rPrChange w:id="1045"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Core</w:delText>
        </w:r>
        <w:r w:rsidR="00607718" w:rsidRPr="00AC20B5" w:rsidDel="002E6153">
          <w:rPr>
            <w:rFonts w:ascii="Times New Roman" w:eastAsia="Times New Roman" w:hAnsi="Times New Roman" w:cs="Times New Roman"/>
            <w:color w:val="000000"/>
            <w:sz w:val="28"/>
            <w:szCs w:val="28"/>
            <w:rPrChange w:id="1046"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Кросс-платформенная разработка для профессионалов, Питер СПб, 2018, 640 с.</w:delText>
        </w:r>
      </w:del>
    </w:p>
    <w:p w14:paraId="67E16B94" w14:textId="675B14A9" w:rsidR="00607718" w:rsidRPr="005941D5" w:rsidDel="002E6153" w:rsidRDefault="00DD1256" w:rsidP="00607718">
      <w:pPr>
        <w:spacing w:after="0" w:line="360" w:lineRule="auto"/>
        <w:jc w:val="both"/>
        <w:rPr>
          <w:del w:id="1047" w:author="Валентин" w:date="2019-01-14T21:48:00Z"/>
          <w:rFonts w:ascii="Times New Roman" w:eastAsia="Times New Roman" w:hAnsi="Times New Roman" w:cs="Times New Roman"/>
          <w:color w:val="000000"/>
          <w:sz w:val="28"/>
          <w:szCs w:val="28"/>
        </w:rPr>
      </w:pPr>
      <w:del w:id="1048" w:author="Валентин" w:date="2019-01-14T21:48:00Z">
        <w:r w:rsidDel="002E6153">
          <w:rPr>
            <w:rFonts w:ascii="Times New Roman" w:eastAsia="Times New Roman" w:hAnsi="Times New Roman" w:cs="Times New Roman"/>
            <w:color w:val="000000"/>
            <w:sz w:val="28"/>
            <w:szCs w:val="28"/>
          </w:rPr>
          <w:delText>11</w:delText>
        </w:r>
        <w:r w:rsidR="00607718" w:rsidRPr="005941D5" w:rsidDel="002E6153">
          <w:rPr>
            <w:rFonts w:ascii="Times New Roman" w:eastAsia="Times New Roman" w:hAnsi="Times New Roman" w:cs="Times New Roman"/>
            <w:color w:val="000000"/>
            <w:sz w:val="28"/>
            <w:szCs w:val="28"/>
          </w:rPr>
          <w:delText xml:space="preserve">) </w:delText>
        </w:r>
        <w:r w:rsidR="00607718" w:rsidRPr="006445C8" w:rsidDel="002E6153">
          <w:rPr>
            <w:rFonts w:ascii="Times New Roman" w:eastAsia="Times New Roman" w:hAnsi="Times New Roman" w:cs="Times New Roman"/>
            <w:color w:val="000000"/>
            <w:sz w:val="28"/>
            <w:szCs w:val="28"/>
          </w:rPr>
          <w:delText>Сурядный А.Microsoft Access 2010. Лучший самоучитель, Издательство: Астрель, 2012, 448 с.</w:delText>
        </w:r>
      </w:del>
    </w:p>
    <w:p w14:paraId="4DE8FC8F" w14:textId="2779D240" w:rsidR="00DD1256" w:rsidRPr="005941D5" w:rsidDel="002E6153" w:rsidRDefault="00DD1256" w:rsidP="00DD1256">
      <w:pPr>
        <w:pStyle w:val="TNR"/>
        <w:ind w:left="-567" w:firstLine="567"/>
        <w:contextualSpacing/>
        <w:rPr>
          <w:del w:id="1049" w:author="Валентин" w:date="2019-01-14T21:48:00Z"/>
        </w:rPr>
      </w:pPr>
      <w:del w:id="1050" w:author="Валентин" w:date="2019-01-14T21:48:00Z">
        <w:r w:rsidDel="002E6153">
          <w:delText>12</w:delText>
        </w:r>
        <w:r w:rsidRPr="005941D5" w:rsidDel="002E6153">
          <w:delText>) Фримен</w:delText>
        </w:r>
        <w:r w:rsidDel="002E6153">
          <w:delText>.</w:delText>
        </w:r>
        <w:r w:rsidRPr="005941D5" w:rsidDel="002E6153">
          <w:delText xml:space="preserve"> Э. Изучаем HTML, XHTML и CSS. СПб.: Питер, 2013. 608 c. </w:delText>
        </w:r>
      </w:del>
    </w:p>
    <w:p w14:paraId="7E2DD416" w14:textId="702B906E" w:rsidR="000621FA" w:rsidRPr="005941D5" w:rsidDel="002E6153" w:rsidRDefault="00DD1256" w:rsidP="000621FA">
      <w:pPr>
        <w:pStyle w:val="TNR"/>
        <w:ind w:firstLine="0"/>
        <w:contextualSpacing/>
        <w:rPr>
          <w:del w:id="1051" w:author="Валентин" w:date="2019-01-14T21:48:00Z"/>
        </w:rPr>
      </w:pPr>
      <w:del w:id="1052" w:author="Валентин" w:date="2019-01-14T21:48:00Z">
        <w:r w:rsidDel="002E6153">
          <w:rPr>
            <w:rFonts w:eastAsia="Times New Roman"/>
            <w:color w:val="000000"/>
          </w:rPr>
          <w:delText>13</w:delText>
        </w:r>
        <w:r w:rsidR="0092797A" w:rsidRPr="005941D5" w:rsidDel="002E6153">
          <w:rPr>
            <w:rFonts w:eastAsia="Times New Roman"/>
            <w:color w:val="000000"/>
          </w:rPr>
          <w:delText>)</w:delText>
        </w:r>
        <w:r w:rsidR="000621FA" w:rsidRPr="005941D5" w:rsidDel="002E6153">
          <w:delText xml:space="preserve"> Чебыкин Р. Самоучитель HTML и CSS. Современные технологии. М: Огни, 2012. 624 c. </w:delText>
        </w:r>
      </w:del>
    </w:p>
    <w:p w14:paraId="3F2E3D8A" w14:textId="7A066CA1" w:rsidR="00DD1256" w:rsidRPr="005941D5" w:rsidDel="002E6153" w:rsidRDefault="00DD1256" w:rsidP="00DD1256">
      <w:pPr>
        <w:spacing w:after="0" w:line="360" w:lineRule="auto"/>
        <w:jc w:val="both"/>
        <w:rPr>
          <w:del w:id="1053" w:author="Валентин" w:date="2019-01-14T21:48:00Z"/>
          <w:rFonts w:ascii="Times New Roman" w:eastAsia="Times New Roman" w:hAnsi="Times New Roman" w:cs="Times New Roman"/>
          <w:color w:val="000000"/>
          <w:sz w:val="28"/>
          <w:szCs w:val="28"/>
        </w:rPr>
      </w:pPr>
      <w:del w:id="1054" w:author="Валентин" w:date="2019-01-14T21:48:00Z">
        <w:r w:rsidRPr="00AC20B5" w:rsidDel="002E6153">
          <w:rPr>
            <w:rFonts w:ascii="Times New Roman" w:eastAsia="Times New Roman" w:hAnsi="Times New Roman" w:cs="Times New Roman"/>
            <w:color w:val="000000"/>
            <w:sz w:val="28"/>
            <w:szCs w:val="28"/>
            <w:rPrChange w:id="1055" w:author="Валентин" w:date="2019-01-14T21:49:00Z">
              <w:rPr>
                <w:rFonts w:ascii="Times New Roman" w:eastAsia="Times New Roman" w:hAnsi="Times New Roman" w:cs="Times New Roman"/>
                <w:color w:val="000000"/>
                <w:sz w:val="28"/>
                <w:szCs w:val="28"/>
                <w:lang w:val="en-US"/>
              </w:rPr>
            </w:rPrChange>
          </w:rPr>
          <w:delText xml:space="preserve">14) </w:delText>
        </w:r>
        <w:r w:rsidRPr="005941D5" w:rsidDel="002E6153">
          <w:rPr>
            <w:rFonts w:ascii="Times New Roman" w:eastAsia="Times New Roman" w:hAnsi="Times New Roman" w:cs="Times New Roman"/>
            <w:color w:val="000000"/>
            <w:sz w:val="28"/>
            <w:szCs w:val="28"/>
            <w:lang w:val="en-US"/>
          </w:rPr>
          <w:delText>Microsoft</w:delText>
        </w:r>
        <w:r w:rsidRPr="00AC20B5" w:rsidDel="002E6153">
          <w:rPr>
            <w:rFonts w:ascii="Times New Roman" w:eastAsia="Times New Roman" w:hAnsi="Times New Roman" w:cs="Times New Roman"/>
            <w:color w:val="000000"/>
            <w:sz w:val="28"/>
            <w:szCs w:val="28"/>
            <w:rPrChange w:id="1056"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lang w:val="en-US"/>
          </w:rPr>
          <w:delText>Office</w:delText>
        </w:r>
        <w:r w:rsidRPr="00AC20B5" w:rsidDel="002E6153">
          <w:rPr>
            <w:rFonts w:ascii="Times New Roman" w:eastAsia="Times New Roman" w:hAnsi="Times New Roman" w:cs="Times New Roman"/>
            <w:color w:val="000000"/>
            <w:sz w:val="28"/>
            <w:szCs w:val="28"/>
            <w:rPrChange w:id="1057"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lang w:val="en-US"/>
          </w:rPr>
          <w:delText>Access</w:delText>
        </w:r>
        <w:r w:rsidRPr="00AC20B5" w:rsidDel="002E6153">
          <w:rPr>
            <w:rFonts w:ascii="Times New Roman" w:eastAsia="Times New Roman" w:hAnsi="Times New Roman" w:cs="Times New Roman"/>
            <w:color w:val="000000"/>
            <w:sz w:val="28"/>
            <w:szCs w:val="28"/>
            <w:rPrChange w:id="1058" w:author="Валентин" w:date="2019-01-14T21:49:00Z">
              <w:rPr>
                <w:rFonts w:ascii="Times New Roman" w:eastAsia="Times New Roman" w:hAnsi="Times New Roman" w:cs="Times New Roman"/>
                <w:color w:val="000000"/>
                <w:sz w:val="28"/>
                <w:szCs w:val="28"/>
                <w:lang w:val="en-US"/>
              </w:rPr>
            </w:rPrChange>
          </w:rPr>
          <w:delText xml:space="preserve"> 2003. </w:delText>
        </w:r>
        <w:r w:rsidRPr="005941D5" w:rsidDel="002E6153">
          <w:rPr>
            <w:rFonts w:ascii="Times New Roman" w:eastAsia="Times New Roman" w:hAnsi="Times New Roman" w:cs="Times New Roman"/>
            <w:color w:val="000000"/>
            <w:sz w:val="28"/>
            <w:szCs w:val="28"/>
          </w:rPr>
          <w:delText>Шаг</w:delText>
        </w:r>
        <w:r w:rsidRPr="00AC20B5" w:rsidDel="002E6153">
          <w:rPr>
            <w:rFonts w:ascii="Times New Roman" w:eastAsia="Times New Roman" w:hAnsi="Times New Roman" w:cs="Times New Roman"/>
            <w:color w:val="000000"/>
            <w:sz w:val="28"/>
            <w:szCs w:val="28"/>
            <w:rPrChange w:id="1059"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за</w:delText>
        </w:r>
        <w:r w:rsidRPr="00AC20B5" w:rsidDel="002E6153">
          <w:rPr>
            <w:rFonts w:ascii="Times New Roman" w:eastAsia="Times New Roman" w:hAnsi="Times New Roman" w:cs="Times New Roman"/>
            <w:color w:val="000000"/>
            <w:sz w:val="28"/>
            <w:szCs w:val="28"/>
            <w:rPrChange w:id="1060"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шагом</w:delText>
        </w:r>
        <w:r w:rsidRPr="00AC20B5" w:rsidDel="002E6153">
          <w:rPr>
            <w:rFonts w:ascii="Times New Roman" w:eastAsia="Times New Roman" w:hAnsi="Times New Roman" w:cs="Times New Roman"/>
            <w:color w:val="000000"/>
            <w:sz w:val="28"/>
            <w:szCs w:val="28"/>
            <w:rPrChange w:id="1061"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 xml:space="preserve">Москва,  Издательство «Эком», 2010, 368 с. </w:delText>
        </w:r>
      </w:del>
    </w:p>
    <w:p w14:paraId="6BFBA02F" w14:textId="475494EE" w:rsidR="009D39F4" w:rsidRPr="003F0F68" w:rsidDel="000C4152" w:rsidRDefault="009D39F4">
      <w:pPr>
        <w:rPr>
          <w:del w:id="1062" w:author="Валентин" w:date="2019-01-14T21:55:00Z"/>
          <w:rFonts w:ascii="Times New Roman" w:hAnsi="Times New Roman" w:cs="Times New Roman"/>
        </w:rPr>
      </w:pPr>
    </w:p>
    <w:p w14:paraId="7E4A60C6" w14:textId="77777777" w:rsidR="00210DB2" w:rsidRPr="005019E2" w:rsidRDefault="0092797A" w:rsidP="00210DB2">
      <w:pPr>
        <w:pStyle w:val="1"/>
        <w:spacing w:before="0" w:line="360" w:lineRule="auto"/>
        <w:jc w:val="center"/>
        <w:rPr>
          <w:ins w:id="1063" w:author="Валентин" w:date="2019-01-15T18:32:00Z"/>
          <w:rFonts w:ascii="Times New Roman" w:hAnsi="Times New Roman" w:cs="Times New Roman"/>
        </w:rPr>
      </w:pPr>
      <w:r w:rsidRPr="003F0F68">
        <w:br w:type="page"/>
      </w:r>
      <w:ins w:id="1064" w:author="Валентин" w:date="2019-01-15T18:32:00Z">
        <w:r w:rsidR="00210DB2" w:rsidRPr="005019E2">
          <w:rPr>
            <w:rFonts w:ascii="Times New Roman" w:hAnsi="Times New Roman" w:cs="Times New Roman"/>
            <w:color w:val="auto"/>
          </w:rPr>
          <w:lastRenderedPageBreak/>
          <w:t>Приложения</w:t>
        </w:r>
      </w:ins>
    </w:p>
    <w:p w14:paraId="066F870A" w14:textId="77777777" w:rsidR="00210DB2" w:rsidRPr="005019E2" w:rsidRDefault="00210DB2" w:rsidP="00210DB2">
      <w:pPr>
        <w:pStyle w:val="1"/>
        <w:spacing w:before="0" w:line="360" w:lineRule="auto"/>
        <w:jc w:val="right"/>
        <w:rPr>
          <w:ins w:id="1065" w:author="Валентин" w:date="2019-01-15T18:32:00Z"/>
          <w:rFonts w:ascii="Times New Roman" w:hAnsi="Times New Roman" w:cs="Times New Roman"/>
        </w:rPr>
      </w:pPr>
      <w:ins w:id="1066" w:author="Валентин" w:date="2019-01-15T18:32:00Z">
        <w:r>
          <w:rPr>
            <w:rFonts w:ascii="Times New Roman" w:hAnsi="Times New Roman" w:cs="Times New Roman"/>
            <w:color w:val="auto"/>
          </w:rPr>
          <w:t xml:space="preserve">Приложение 1. </w:t>
        </w:r>
        <w:r w:rsidRPr="005019E2">
          <w:rPr>
            <w:rFonts w:ascii="Times New Roman" w:hAnsi="Times New Roman" w:cs="Times New Roman"/>
            <w:color w:val="auto"/>
          </w:rPr>
          <w:t xml:space="preserve">Код файла </w:t>
        </w:r>
        <w:r w:rsidRPr="005019E2">
          <w:rPr>
            <w:rFonts w:ascii="Times New Roman" w:hAnsi="Times New Roman" w:cs="Times New Roman"/>
            <w:color w:val="auto"/>
            <w:lang w:val="en-US"/>
          </w:rPr>
          <w:t>Resizer</w:t>
        </w:r>
      </w:ins>
    </w:p>
    <w:p w14:paraId="7F9C4EE4" w14:textId="77777777" w:rsidR="00210DB2" w:rsidRPr="005019E2" w:rsidRDefault="00210DB2" w:rsidP="00210DB2">
      <w:pPr>
        <w:spacing w:after="0" w:line="360" w:lineRule="auto"/>
        <w:rPr>
          <w:ins w:id="1067" w:author="Валентин" w:date="2019-01-15T18:32:00Z"/>
          <w:rFonts w:ascii="Times New Roman" w:hAnsi="Times New Roman" w:cs="Times New Roman"/>
          <w:sz w:val="28"/>
          <w:szCs w:val="28"/>
        </w:rPr>
      </w:pPr>
      <w:ins w:id="1068" w:author="Валентин" w:date="2019-01-15T18:32:00Z">
        <w:r w:rsidRPr="005019E2">
          <w:rPr>
            <w:rFonts w:ascii="Times New Roman" w:hAnsi="Times New Roman" w:cs="Times New Roman"/>
            <w:sz w:val="28"/>
            <w:szCs w:val="28"/>
          </w:rPr>
          <w:t>&lt;?</w:t>
        </w:r>
      </w:ins>
    </w:p>
    <w:p w14:paraId="2A8B6CE0" w14:textId="77777777" w:rsidR="00210DB2" w:rsidRPr="00BD4B55" w:rsidRDefault="00210DB2" w:rsidP="00210DB2">
      <w:pPr>
        <w:spacing w:after="0" w:line="360" w:lineRule="auto"/>
        <w:rPr>
          <w:ins w:id="1069" w:author="Валентин" w:date="2019-01-15T18:32:00Z"/>
          <w:rFonts w:ascii="Times New Roman" w:hAnsi="Times New Roman" w:cs="Times New Roman"/>
          <w:sz w:val="28"/>
          <w:szCs w:val="28"/>
          <w:lang w:val="en-US"/>
        </w:rPr>
      </w:pPr>
      <w:ins w:id="1070" w:author="Валентин" w:date="2019-01-15T18:32:00Z">
        <w:r w:rsidRPr="005019E2">
          <w:rPr>
            <w:rFonts w:ascii="Times New Roman" w:hAnsi="Times New Roman" w:cs="Times New Roman"/>
            <w:sz w:val="28"/>
            <w:szCs w:val="28"/>
            <w:lang w:val="en-US"/>
          </w:rPr>
          <w:t>class</w:t>
        </w:r>
        <w:r w:rsidRPr="00BD4B55">
          <w:rPr>
            <w:rFonts w:ascii="Times New Roman" w:hAnsi="Times New Roman" w:cs="Times New Roman"/>
            <w:sz w:val="28"/>
            <w:szCs w:val="28"/>
            <w:lang w:val="en-US"/>
          </w:rPr>
          <w:t xml:space="preserve"> </w:t>
        </w:r>
        <w:r w:rsidRPr="005019E2">
          <w:rPr>
            <w:rFonts w:ascii="Times New Roman" w:hAnsi="Times New Roman" w:cs="Times New Roman"/>
            <w:sz w:val="28"/>
            <w:szCs w:val="28"/>
            <w:lang w:val="en-US"/>
          </w:rPr>
          <w:t>resize</w:t>
        </w:r>
        <w:r w:rsidRPr="00BD4B55">
          <w:rPr>
            <w:rFonts w:ascii="Times New Roman" w:hAnsi="Times New Roman" w:cs="Times New Roman"/>
            <w:sz w:val="28"/>
            <w:szCs w:val="28"/>
            <w:lang w:val="en-US"/>
          </w:rPr>
          <w:t xml:space="preserve">{ </w:t>
        </w:r>
      </w:ins>
    </w:p>
    <w:p w14:paraId="41DCA484" w14:textId="77777777" w:rsidR="00210DB2" w:rsidRPr="005019E2" w:rsidRDefault="00210DB2" w:rsidP="00210DB2">
      <w:pPr>
        <w:spacing w:after="0" w:line="360" w:lineRule="auto"/>
        <w:rPr>
          <w:ins w:id="1071" w:author="Валентин" w:date="2019-01-15T18:32:00Z"/>
          <w:rFonts w:ascii="Times New Roman" w:hAnsi="Times New Roman" w:cs="Times New Roman"/>
          <w:sz w:val="28"/>
          <w:szCs w:val="28"/>
          <w:lang w:val="en-US"/>
        </w:rPr>
      </w:pPr>
      <w:ins w:id="1072" w:author="Валентин" w:date="2019-01-15T18:32:00Z">
        <w:r w:rsidRPr="00BD4B55">
          <w:rPr>
            <w:rFonts w:ascii="Times New Roman" w:hAnsi="Times New Roman" w:cs="Times New Roman"/>
            <w:sz w:val="28"/>
            <w:szCs w:val="28"/>
            <w:lang w:val="en-US"/>
          </w:rPr>
          <w:t xml:space="preserve">    </w:t>
        </w:r>
        <w:r w:rsidRPr="005019E2">
          <w:rPr>
            <w:rFonts w:ascii="Times New Roman" w:hAnsi="Times New Roman" w:cs="Times New Roman"/>
            <w:sz w:val="28"/>
            <w:szCs w:val="28"/>
            <w:lang w:val="en-US"/>
          </w:rPr>
          <w:t xml:space="preserve">static $objects = array(); </w:t>
        </w:r>
      </w:ins>
    </w:p>
    <w:p w14:paraId="48A03F4F" w14:textId="77777777" w:rsidR="00210DB2" w:rsidRPr="005019E2" w:rsidRDefault="00210DB2" w:rsidP="00210DB2">
      <w:pPr>
        <w:spacing w:after="0" w:line="360" w:lineRule="auto"/>
        <w:rPr>
          <w:ins w:id="1073" w:author="Валентин" w:date="2019-01-15T18:32:00Z"/>
          <w:rFonts w:ascii="Times New Roman" w:hAnsi="Times New Roman" w:cs="Times New Roman"/>
          <w:sz w:val="28"/>
          <w:szCs w:val="28"/>
          <w:lang w:val="en-US"/>
        </w:rPr>
      </w:pPr>
      <w:ins w:id="1074" w:author="Валентин" w:date="2019-01-15T18:32:00Z">
        <w:r w:rsidRPr="005019E2">
          <w:rPr>
            <w:rFonts w:ascii="Times New Roman" w:hAnsi="Times New Roman" w:cs="Times New Roman"/>
            <w:sz w:val="28"/>
            <w:szCs w:val="28"/>
            <w:lang w:val="en-US"/>
          </w:rPr>
          <w:t xml:space="preserve">    static $speed = 15; </w:t>
        </w:r>
      </w:ins>
    </w:p>
    <w:p w14:paraId="46A98DFE" w14:textId="77777777" w:rsidR="00210DB2" w:rsidRPr="005019E2" w:rsidRDefault="00210DB2" w:rsidP="00210DB2">
      <w:pPr>
        <w:spacing w:after="0" w:line="360" w:lineRule="auto"/>
        <w:rPr>
          <w:ins w:id="1075" w:author="Валентин" w:date="2019-01-15T18:32:00Z"/>
          <w:rFonts w:ascii="Times New Roman" w:hAnsi="Times New Roman" w:cs="Times New Roman"/>
          <w:sz w:val="28"/>
          <w:szCs w:val="28"/>
          <w:lang w:val="en-US"/>
        </w:rPr>
      </w:pPr>
      <w:ins w:id="1076" w:author="Валентин" w:date="2019-01-15T18:32:00Z">
        <w:r w:rsidRPr="005019E2">
          <w:rPr>
            <w:rFonts w:ascii="Times New Roman" w:hAnsi="Times New Roman" w:cs="Times New Roman"/>
            <w:sz w:val="28"/>
            <w:szCs w:val="28"/>
            <w:lang w:val="en-US"/>
          </w:rPr>
          <w:t xml:space="preserve">    static function resize_object($obj, $params=false) </w:t>
        </w:r>
      </w:ins>
    </w:p>
    <w:p w14:paraId="71B9305F" w14:textId="77777777" w:rsidR="00210DB2" w:rsidRPr="005019E2" w:rsidRDefault="00210DB2" w:rsidP="00210DB2">
      <w:pPr>
        <w:spacing w:after="0" w:line="360" w:lineRule="auto"/>
        <w:rPr>
          <w:ins w:id="1077" w:author="Валентин" w:date="2019-01-15T18:32:00Z"/>
          <w:rFonts w:ascii="Times New Roman" w:hAnsi="Times New Roman" w:cs="Times New Roman"/>
          <w:sz w:val="28"/>
          <w:szCs w:val="28"/>
          <w:lang w:val="en-US"/>
        </w:rPr>
      </w:pPr>
      <w:ins w:id="1078" w:author="Валентин" w:date="2019-01-15T18:32:00Z">
        <w:r w:rsidRPr="005019E2">
          <w:rPr>
            <w:rFonts w:ascii="Times New Roman" w:hAnsi="Times New Roman" w:cs="Times New Roman"/>
            <w:sz w:val="28"/>
            <w:szCs w:val="28"/>
            <w:lang w:val="en-US"/>
          </w:rPr>
          <w:t xml:space="preserve">    {</w:t>
        </w:r>
      </w:ins>
    </w:p>
    <w:p w14:paraId="6881AA50" w14:textId="77777777" w:rsidR="00210DB2" w:rsidRPr="005019E2" w:rsidRDefault="00210DB2" w:rsidP="00210DB2">
      <w:pPr>
        <w:spacing w:after="0" w:line="360" w:lineRule="auto"/>
        <w:rPr>
          <w:ins w:id="1079" w:author="Валентин" w:date="2019-01-15T18:32:00Z"/>
          <w:rFonts w:ascii="Times New Roman" w:hAnsi="Times New Roman" w:cs="Times New Roman"/>
          <w:sz w:val="28"/>
          <w:szCs w:val="28"/>
          <w:lang w:val="en-US"/>
        </w:rPr>
      </w:pPr>
      <w:ins w:id="108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if(!$params) $params = array();</w:t>
        </w:r>
      </w:ins>
    </w:p>
    <w:p w14:paraId="516FBE5D" w14:textId="77777777" w:rsidR="00210DB2" w:rsidRPr="005019E2" w:rsidRDefault="00210DB2" w:rsidP="00210DB2">
      <w:pPr>
        <w:spacing w:after="0" w:line="360" w:lineRule="auto"/>
        <w:rPr>
          <w:ins w:id="1081" w:author="Валентин" w:date="2019-01-15T18:32:00Z"/>
          <w:rFonts w:ascii="Times New Roman" w:hAnsi="Times New Roman" w:cs="Times New Roman"/>
          <w:sz w:val="28"/>
          <w:szCs w:val="28"/>
          <w:lang w:val="en-US"/>
        </w:rPr>
      </w:pPr>
      <w:ins w:id="108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$pars = array('x', 'y', 'w', 'h', 'func', 'speed', 'time');</w:t>
        </w:r>
      </w:ins>
    </w:p>
    <w:p w14:paraId="46E6E6ED" w14:textId="77777777" w:rsidR="00210DB2" w:rsidRPr="005019E2" w:rsidRDefault="00210DB2" w:rsidP="00210DB2">
      <w:pPr>
        <w:spacing w:after="0" w:line="360" w:lineRule="auto"/>
        <w:rPr>
          <w:ins w:id="1083" w:author="Валентин" w:date="2019-01-15T18:32:00Z"/>
          <w:rFonts w:ascii="Times New Roman" w:hAnsi="Times New Roman" w:cs="Times New Roman"/>
          <w:sz w:val="28"/>
          <w:szCs w:val="28"/>
          <w:lang w:val="en-US"/>
        </w:rPr>
      </w:pPr>
      <w:ins w:id="108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 = 7;</w:t>
        </w:r>
      </w:ins>
    </w:p>
    <w:p w14:paraId="2335F694" w14:textId="77777777" w:rsidR="00210DB2" w:rsidRPr="005019E2" w:rsidRDefault="00210DB2" w:rsidP="00210DB2">
      <w:pPr>
        <w:spacing w:after="0" w:line="360" w:lineRule="auto"/>
        <w:rPr>
          <w:ins w:id="1085" w:author="Валентин" w:date="2019-01-15T18:32:00Z"/>
          <w:rFonts w:ascii="Times New Roman" w:hAnsi="Times New Roman" w:cs="Times New Roman"/>
          <w:sz w:val="28"/>
          <w:szCs w:val="28"/>
          <w:lang w:val="en-US"/>
        </w:rPr>
      </w:pPr>
      <w:ins w:id="108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ins>
    </w:p>
    <w:p w14:paraId="6841557E" w14:textId="77777777" w:rsidR="00210DB2" w:rsidRPr="005019E2" w:rsidRDefault="00210DB2" w:rsidP="00210DB2">
      <w:pPr>
        <w:spacing w:after="0" w:line="360" w:lineRule="auto"/>
        <w:rPr>
          <w:ins w:id="1087" w:author="Валентин" w:date="2019-01-15T18:32:00Z"/>
          <w:rFonts w:ascii="Times New Roman" w:hAnsi="Times New Roman" w:cs="Times New Roman"/>
          <w:sz w:val="28"/>
          <w:szCs w:val="28"/>
          <w:lang w:val="en-US"/>
        </w:rPr>
      </w:pPr>
      <w:ins w:id="108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2D79B8C9" w14:textId="77777777" w:rsidR="00210DB2" w:rsidRPr="005019E2" w:rsidRDefault="00210DB2" w:rsidP="00210DB2">
      <w:pPr>
        <w:spacing w:after="0" w:line="360" w:lineRule="auto"/>
        <w:rPr>
          <w:ins w:id="1089" w:author="Валентин" w:date="2019-01-15T18:32:00Z"/>
          <w:rFonts w:ascii="Times New Roman" w:hAnsi="Times New Roman" w:cs="Times New Roman"/>
          <w:sz w:val="28"/>
          <w:szCs w:val="28"/>
          <w:lang w:val="en-US"/>
        </w:rPr>
      </w:pPr>
      <w:ins w:id="109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if(!isset($params[$pars[$i]])) $params[$pars[$i]] = false;</w:t>
        </w:r>
      </w:ins>
    </w:p>
    <w:p w14:paraId="31B2D415" w14:textId="77777777" w:rsidR="00210DB2" w:rsidRPr="005019E2" w:rsidRDefault="00210DB2" w:rsidP="00210DB2">
      <w:pPr>
        <w:spacing w:after="0" w:line="360" w:lineRule="auto"/>
        <w:rPr>
          <w:ins w:id="1091" w:author="Валентин" w:date="2019-01-15T18:32:00Z"/>
          <w:rFonts w:ascii="Times New Roman" w:hAnsi="Times New Roman" w:cs="Times New Roman"/>
          <w:sz w:val="28"/>
          <w:szCs w:val="28"/>
          <w:lang w:val="en-US"/>
        </w:rPr>
      </w:pPr>
      <w:ins w:id="109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347EF409" w14:textId="77777777" w:rsidR="00210DB2" w:rsidRPr="005019E2" w:rsidRDefault="00210DB2" w:rsidP="00210DB2">
      <w:pPr>
        <w:spacing w:after="0" w:line="360" w:lineRule="auto"/>
        <w:rPr>
          <w:ins w:id="1093" w:author="Валентин" w:date="2019-01-15T18:32:00Z"/>
          <w:rFonts w:ascii="Times New Roman" w:hAnsi="Times New Roman" w:cs="Times New Roman"/>
          <w:sz w:val="28"/>
          <w:szCs w:val="28"/>
          <w:lang w:val="en-US"/>
        </w:rPr>
      </w:pPr>
      <w:ins w:id="109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if($params['time']!==false) $params['time'] += microtime(1);</w:t>
        </w:r>
      </w:ins>
    </w:p>
    <w:p w14:paraId="0564BEE9" w14:textId="77777777" w:rsidR="00210DB2" w:rsidRPr="005019E2" w:rsidRDefault="00210DB2" w:rsidP="00210DB2">
      <w:pPr>
        <w:spacing w:after="0" w:line="360" w:lineRule="auto"/>
        <w:rPr>
          <w:ins w:id="1095" w:author="Валентин" w:date="2019-01-15T18:32:00Z"/>
          <w:rFonts w:ascii="Times New Roman" w:hAnsi="Times New Roman" w:cs="Times New Roman"/>
          <w:sz w:val="28"/>
          <w:szCs w:val="28"/>
          <w:lang w:val="en-US"/>
        </w:rPr>
      </w:pPr>
      <w:ins w:id="109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$sides = array($params['x'], $params['y'], $params['w'], $params['h']);</w:t>
        </w:r>
      </w:ins>
    </w:p>
    <w:p w14:paraId="04FCA89F" w14:textId="77777777" w:rsidR="00210DB2" w:rsidRPr="005019E2" w:rsidRDefault="00210DB2" w:rsidP="00210DB2">
      <w:pPr>
        <w:spacing w:after="0" w:line="360" w:lineRule="auto"/>
        <w:rPr>
          <w:ins w:id="1097" w:author="Валентин" w:date="2019-01-15T18:32:00Z"/>
          <w:rFonts w:ascii="Times New Roman" w:hAnsi="Times New Roman" w:cs="Times New Roman"/>
          <w:sz w:val="28"/>
          <w:szCs w:val="28"/>
          <w:lang w:val="en-US"/>
        </w:rPr>
      </w:pPr>
      <w:ins w:id="1098" w:author="Валентин" w:date="2019-01-15T18:32:00Z">
        <w:r w:rsidRPr="005019E2">
          <w:rPr>
            <w:rFonts w:ascii="Times New Roman" w:hAnsi="Times New Roman" w:cs="Times New Roman"/>
            <w:sz w:val="28"/>
            <w:szCs w:val="28"/>
            <w:lang w:val="en-US"/>
          </w:rPr>
          <w:t xml:space="preserve">        resize::$objects[$obj-&gt;self] = array($sides, $params['func'], $params['speed'], $params['time']); </w:t>
        </w:r>
      </w:ins>
    </w:p>
    <w:p w14:paraId="6BDD832C" w14:textId="77777777" w:rsidR="00210DB2" w:rsidRPr="005019E2" w:rsidRDefault="00210DB2" w:rsidP="00210DB2">
      <w:pPr>
        <w:spacing w:after="0" w:line="360" w:lineRule="auto"/>
        <w:rPr>
          <w:ins w:id="1099" w:author="Валентин" w:date="2019-01-15T18:32:00Z"/>
          <w:rFonts w:ascii="Times New Roman" w:hAnsi="Times New Roman" w:cs="Times New Roman"/>
          <w:sz w:val="28"/>
          <w:szCs w:val="28"/>
          <w:lang w:val="en-US"/>
        </w:rPr>
      </w:pPr>
      <w:ins w:id="1100" w:author="Валентин" w:date="2019-01-15T18:32:00Z">
        <w:r w:rsidRPr="005019E2">
          <w:rPr>
            <w:rFonts w:ascii="Times New Roman" w:hAnsi="Times New Roman" w:cs="Times New Roman"/>
            <w:sz w:val="28"/>
            <w:szCs w:val="28"/>
            <w:lang w:val="en-US"/>
          </w:rPr>
          <w:t xml:space="preserve">    } </w:t>
        </w:r>
      </w:ins>
    </w:p>
    <w:p w14:paraId="2BFE1DA8" w14:textId="77777777" w:rsidR="00210DB2" w:rsidRPr="005019E2" w:rsidRDefault="00210DB2" w:rsidP="00210DB2">
      <w:pPr>
        <w:spacing w:after="0" w:line="360" w:lineRule="auto"/>
        <w:rPr>
          <w:ins w:id="1101" w:author="Валентин" w:date="2019-01-15T18:32:00Z"/>
          <w:rFonts w:ascii="Times New Roman" w:hAnsi="Times New Roman" w:cs="Times New Roman"/>
          <w:sz w:val="28"/>
          <w:szCs w:val="28"/>
          <w:lang w:val="en-US"/>
        </w:rPr>
      </w:pPr>
      <w:ins w:id="1102" w:author="Валентин" w:date="2019-01-15T18:32:00Z">
        <w:r w:rsidRPr="005019E2">
          <w:rPr>
            <w:rFonts w:ascii="Times New Roman" w:hAnsi="Times New Roman" w:cs="Times New Roman"/>
            <w:sz w:val="28"/>
            <w:szCs w:val="28"/>
            <w:lang w:val="en-US"/>
          </w:rPr>
          <w:t xml:space="preserve">    static function set_speed($i)</w:t>
        </w:r>
      </w:ins>
    </w:p>
    <w:p w14:paraId="4EC47472" w14:textId="77777777" w:rsidR="00210DB2" w:rsidRPr="005019E2" w:rsidRDefault="00210DB2" w:rsidP="00210DB2">
      <w:pPr>
        <w:spacing w:after="0" w:line="360" w:lineRule="auto"/>
        <w:rPr>
          <w:ins w:id="1103" w:author="Валентин" w:date="2019-01-15T18:32:00Z"/>
          <w:rFonts w:ascii="Times New Roman" w:hAnsi="Times New Roman" w:cs="Times New Roman"/>
          <w:sz w:val="28"/>
          <w:szCs w:val="28"/>
          <w:lang w:val="en-US"/>
        </w:rPr>
      </w:pPr>
      <w:ins w:id="1104" w:author="Валентин" w:date="2019-01-15T18:32:00Z">
        <w:r w:rsidRPr="005019E2">
          <w:rPr>
            <w:rFonts w:ascii="Times New Roman" w:hAnsi="Times New Roman" w:cs="Times New Roman"/>
            <w:sz w:val="28"/>
            <w:szCs w:val="28"/>
            <w:lang w:val="en-US"/>
          </w:rPr>
          <w:t xml:space="preserve">    { </w:t>
        </w:r>
      </w:ins>
    </w:p>
    <w:p w14:paraId="61B41F04" w14:textId="77777777" w:rsidR="00210DB2" w:rsidRPr="005019E2" w:rsidRDefault="00210DB2" w:rsidP="00210DB2">
      <w:pPr>
        <w:spacing w:after="0" w:line="360" w:lineRule="auto"/>
        <w:rPr>
          <w:ins w:id="1105" w:author="Валентин" w:date="2019-01-15T18:32:00Z"/>
          <w:rFonts w:ascii="Times New Roman" w:hAnsi="Times New Roman" w:cs="Times New Roman"/>
          <w:sz w:val="28"/>
          <w:szCs w:val="28"/>
          <w:lang w:val="en-US"/>
        </w:rPr>
      </w:pPr>
      <w:ins w:id="1106" w:author="Валентин" w:date="2019-01-15T18:32:00Z">
        <w:r w:rsidRPr="005019E2">
          <w:rPr>
            <w:rFonts w:ascii="Times New Roman" w:hAnsi="Times New Roman" w:cs="Times New Roman"/>
            <w:sz w:val="28"/>
            <w:szCs w:val="28"/>
            <w:lang w:val="en-US"/>
          </w:rPr>
          <w:t xml:space="preserve">        resize::$speed = $i; </w:t>
        </w:r>
      </w:ins>
    </w:p>
    <w:p w14:paraId="5616C1FB" w14:textId="77777777" w:rsidR="00210DB2" w:rsidRPr="005019E2" w:rsidRDefault="00210DB2" w:rsidP="00210DB2">
      <w:pPr>
        <w:spacing w:after="0" w:line="360" w:lineRule="auto"/>
        <w:rPr>
          <w:ins w:id="1107" w:author="Валентин" w:date="2019-01-15T18:32:00Z"/>
          <w:rFonts w:ascii="Times New Roman" w:hAnsi="Times New Roman" w:cs="Times New Roman"/>
          <w:sz w:val="28"/>
          <w:szCs w:val="28"/>
          <w:lang w:val="en-US"/>
        </w:rPr>
      </w:pPr>
      <w:ins w:id="1108" w:author="Валентин" w:date="2019-01-15T18:32:00Z">
        <w:r w:rsidRPr="005019E2">
          <w:rPr>
            <w:rFonts w:ascii="Times New Roman" w:hAnsi="Times New Roman" w:cs="Times New Roman"/>
            <w:sz w:val="28"/>
            <w:szCs w:val="28"/>
            <w:lang w:val="en-US"/>
          </w:rPr>
          <w:t xml:space="preserve">    } </w:t>
        </w:r>
      </w:ins>
    </w:p>
    <w:p w14:paraId="421C98BE" w14:textId="77777777" w:rsidR="00210DB2" w:rsidRPr="005019E2" w:rsidRDefault="00210DB2" w:rsidP="00210DB2">
      <w:pPr>
        <w:spacing w:after="0" w:line="360" w:lineRule="auto"/>
        <w:rPr>
          <w:ins w:id="1109" w:author="Валентин" w:date="2019-01-15T18:32:00Z"/>
          <w:rFonts w:ascii="Times New Roman" w:hAnsi="Times New Roman" w:cs="Times New Roman"/>
          <w:sz w:val="28"/>
          <w:szCs w:val="28"/>
          <w:lang w:val="en-US"/>
        </w:rPr>
      </w:pPr>
      <w:ins w:id="1110" w:author="Валентин" w:date="2019-01-15T18:32:00Z">
        <w:r w:rsidRPr="005019E2">
          <w:rPr>
            <w:rFonts w:ascii="Times New Roman" w:hAnsi="Times New Roman" w:cs="Times New Roman"/>
            <w:sz w:val="28"/>
            <w:szCs w:val="28"/>
            <w:lang w:val="en-US"/>
          </w:rPr>
          <w:t xml:space="preserve">    static function get_speed() </w:t>
        </w:r>
      </w:ins>
    </w:p>
    <w:p w14:paraId="5E1C93B4" w14:textId="77777777" w:rsidR="00210DB2" w:rsidRPr="005019E2" w:rsidRDefault="00210DB2" w:rsidP="00210DB2">
      <w:pPr>
        <w:spacing w:after="0" w:line="360" w:lineRule="auto"/>
        <w:rPr>
          <w:ins w:id="1111" w:author="Валентин" w:date="2019-01-15T18:32:00Z"/>
          <w:rFonts w:ascii="Times New Roman" w:hAnsi="Times New Roman" w:cs="Times New Roman"/>
          <w:sz w:val="28"/>
          <w:szCs w:val="28"/>
          <w:lang w:val="en-US"/>
        </w:rPr>
      </w:pPr>
      <w:ins w:id="1112" w:author="Валентин" w:date="2019-01-15T18:32:00Z">
        <w:r w:rsidRPr="005019E2">
          <w:rPr>
            <w:rFonts w:ascii="Times New Roman" w:hAnsi="Times New Roman" w:cs="Times New Roman"/>
            <w:sz w:val="28"/>
            <w:szCs w:val="28"/>
            <w:lang w:val="en-US"/>
          </w:rPr>
          <w:t xml:space="preserve">    { </w:t>
        </w:r>
      </w:ins>
    </w:p>
    <w:p w14:paraId="095B42B3" w14:textId="77777777" w:rsidR="00210DB2" w:rsidRPr="005019E2" w:rsidRDefault="00210DB2" w:rsidP="00210DB2">
      <w:pPr>
        <w:spacing w:after="0" w:line="360" w:lineRule="auto"/>
        <w:rPr>
          <w:ins w:id="1113" w:author="Валентин" w:date="2019-01-15T18:32:00Z"/>
          <w:rFonts w:ascii="Times New Roman" w:hAnsi="Times New Roman" w:cs="Times New Roman"/>
          <w:sz w:val="28"/>
          <w:szCs w:val="28"/>
          <w:lang w:val="en-US"/>
        </w:rPr>
      </w:pPr>
      <w:ins w:id="1114" w:author="Валентин" w:date="2019-01-15T18:32:00Z">
        <w:r w:rsidRPr="005019E2">
          <w:rPr>
            <w:rFonts w:ascii="Times New Roman" w:hAnsi="Times New Roman" w:cs="Times New Roman"/>
            <w:sz w:val="28"/>
            <w:szCs w:val="28"/>
            <w:lang w:val="en-US"/>
          </w:rPr>
          <w:t xml:space="preserve">        return resize::$speed; </w:t>
        </w:r>
      </w:ins>
    </w:p>
    <w:p w14:paraId="0D1A8C7F" w14:textId="77777777" w:rsidR="00210DB2" w:rsidRPr="005019E2" w:rsidRDefault="00210DB2" w:rsidP="00210DB2">
      <w:pPr>
        <w:spacing w:after="0" w:line="360" w:lineRule="auto"/>
        <w:rPr>
          <w:ins w:id="1115" w:author="Валентин" w:date="2019-01-15T18:32:00Z"/>
          <w:rFonts w:ascii="Times New Roman" w:hAnsi="Times New Roman" w:cs="Times New Roman"/>
          <w:sz w:val="28"/>
          <w:szCs w:val="28"/>
          <w:lang w:val="en-US"/>
        </w:rPr>
      </w:pPr>
      <w:ins w:id="1116" w:author="Валентин" w:date="2019-01-15T18:32:00Z">
        <w:r w:rsidRPr="005019E2">
          <w:rPr>
            <w:rFonts w:ascii="Times New Roman" w:hAnsi="Times New Roman" w:cs="Times New Roman"/>
            <w:sz w:val="28"/>
            <w:szCs w:val="28"/>
            <w:lang w:val="en-US"/>
          </w:rPr>
          <w:t xml:space="preserve">    } </w:t>
        </w:r>
      </w:ins>
    </w:p>
    <w:p w14:paraId="4E8C91D8" w14:textId="77777777" w:rsidR="00210DB2" w:rsidRPr="005019E2" w:rsidRDefault="00210DB2" w:rsidP="00210DB2">
      <w:pPr>
        <w:spacing w:after="0" w:line="360" w:lineRule="auto"/>
        <w:rPr>
          <w:ins w:id="1117" w:author="Валентин" w:date="2019-01-15T18:32:00Z"/>
          <w:rFonts w:ascii="Times New Roman" w:hAnsi="Times New Roman" w:cs="Times New Roman"/>
          <w:sz w:val="28"/>
          <w:szCs w:val="28"/>
          <w:lang w:val="en-US"/>
        </w:rPr>
      </w:pPr>
      <w:ins w:id="1118" w:author="Валентин" w:date="2019-01-15T18:32:00Z">
        <w:r w:rsidRPr="005019E2">
          <w:rPr>
            <w:rFonts w:ascii="Times New Roman" w:hAnsi="Times New Roman" w:cs="Times New Roman"/>
            <w:sz w:val="28"/>
            <w:szCs w:val="28"/>
            <w:lang w:val="en-US"/>
          </w:rPr>
          <w:t xml:space="preserve">    static function tick() </w:t>
        </w:r>
      </w:ins>
    </w:p>
    <w:p w14:paraId="01C3DDAB" w14:textId="77777777" w:rsidR="00210DB2" w:rsidRPr="005019E2" w:rsidRDefault="00210DB2" w:rsidP="00210DB2">
      <w:pPr>
        <w:spacing w:after="0" w:line="360" w:lineRule="auto"/>
        <w:rPr>
          <w:ins w:id="1119" w:author="Валентин" w:date="2019-01-15T18:32:00Z"/>
          <w:rFonts w:ascii="Times New Roman" w:hAnsi="Times New Roman" w:cs="Times New Roman"/>
          <w:sz w:val="28"/>
          <w:szCs w:val="28"/>
          <w:lang w:val="en-US"/>
        </w:rPr>
      </w:pPr>
      <w:ins w:id="1120" w:author="Валентин" w:date="2019-01-15T18:32:00Z">
        <w:r w:rsidRPr="005019E2">
          <w:rPr>
            <w:rFonts w:ascii="Times New Roman" w:hAnsi="Times New Roman" w:cs="Times New Roman"/>
            <w:sz w:val="28"/>
            <w:szCs w:val="28"/>
            <w:lang w:val="en-US"/>
          </w:rPr>
          <w:t xml:space="preserve">    { </w:t>
        </w:r>
      </w:ins>
    </w:p>
    <w:p w14:paraId="521BA690" w14:textId="77777777" w:rsidR="00210DB2" w:rsidRPr="005019E2" w:rsidRDefault="00210DB2" w:rsidP="00210DB2">
      <w:pPr>
        <w:spacing w:after="0" w:line="360" w:lineRule="auto"/>
        <w:rPr>
          <w:ins w:id="1121" w:author="Валентин" w:date="2019-01-15T18:32:00Z"/>
          <w:rFonts w:ascii="Times New Roman" w:hAnsi="Times New Roman" w:cs="Times New Roman"/>
          <w:sz w:val="28"/>
          <w:szCs w:val="28"/>
          <w:lang w:val="en-US"/>
        </w:rPr>
      </w:pPr>
      <w:ins w:id="1122" w:author="Валентин" w:date="2019-01-15T18:32:00Z">
        <w:r w:rsidRPr="005019E2">
          <w:rPr>
            <w:rFonts w:ascii="Times New Roman" w:hAnsi="Times New Roman" w:cs="Times New Roman"/>
            <w:sz w:val="28"/>
            <w:szCs w:val="28"/>
            <w:lang w:val="en-US"/>
          </w:rPr>
          <w:lastRenderedPageBreak/>
          <w:t xml:space="preserve">        $objs = &amp;resize::$objects; </w:t>
        </w:r>
      </w:ins>
    </w:p>
    <w:p w14:paraId="09D1BA0F" w14:textId="77777777" w:rsidR="00210DB2" w:rsidRPr="005019E2" w:rsidRDefault="00210DB2" w:rsidP="00210DB2">
      <w:pPr>
        <w:spacing w:after="0" w:line="360" w:lineRule="auto"/>
        <w:rPr>
          <w:ins w:id="1123" w:author="Валентин" w:date="2019-01-15T18:32:00Z"/>
          <w:rFonts w:ascii="Times New Roman" w:hAnsi="Times New Roman" w:cs="Times New Roman"/>
          <w:sz w:val="28"/>
          <w:szCs w:val="28"/>
          <w:lang w:val="en-US"/>
        </w:rPr>
      </w:pPr>
      <w:ins w:id="1124" w:author="Валентин" w:date="2019-01-15T18:32:00Z">
        <w:r w:rsidRPr="005019E2">
          <w:rPr>
            <w:rFonts w:ascii="Times New Roman" w:hAnsi="Times New Roman" w:cs="Times New Roman"/>
            <w:sz w:val="28"/>
            <w:szCs w:val="28"/>
            <w:lang w:val="en-US"/>
          </w:rPr>
          <w:t xml:space="preserve">        $size = count($objs); </w:t>
        </w:r>
      </w:ins>
    </w:p>
    <w:p w14:paraId="4DDB9077" w14:textId="77777777" w:rsidR="00210DB2" w:rsidRPr="005019E2" w:rsidRDefault="00210DB2" w:rsidP="00210DB2">
      <w:pPr>
        <w:spacing w:after="0" w:line="360" w:lineRule="auto"/>
        <w:rPr>
          <w:ins w:id="1125" w:author="Валентин" w:date="2019-01-15T18:32:00Z"/>
          <w:rFonts w:ascii="Times New Roman" w:hAnsi="Times New Roman" w:cs="Times New Roman"/>
          <w:sz w:val="28"/>
          <w:szCs w:val="28"/>
          <w:lang w:val="en-US"/>
        </w:rPr>
      </w:pPr>
      <w:ins w:id="1126" w:author="Валентин" w:date="2019-01-15T18:32:00Z">
        <w:r w:rsidRPr="005019E2">
          <w:rPr>
            <w:rFonts w:ascii="Times New Roman" w:hAnsi="Times New Roman" w:cs="Times New Roman"/>
            <w:sz w:val="28"/>
            <w:szCs w:val="28"/>
            <w:lang w:val="en-US"/>
          </w:rPr>
          <w:t xml:space="preserve">        if($size&gt;0)</w:t>
        </w:r>
      </w:ins>
    </w:p>
    <w:p w14:paraId="7B41F5DA" w14:textId="77777777" w:rsidR="00210DB2" w:rsidRPr="005019E2" w:rsidRDefault="00210DB2" w:rsidP="00210DB2">
      <w:pPr>
        <w:spacing w:after="0" w:line="360" w:lineRule="auto"/>
        <w:rPr>
          <w:ins w:id="1127" w:author="Валентин" w:date="2019-01-15T18:32:00Z"/>
          <w:rFonts w:ascii="Times New Roman" w:hAnsi="Times New Roman" w:cs="Times New Roman"/>
          <w:sz w:val="28"/>
          <w:szCs w:val="28"/>
          <w:lang w:val="en-US"/>
        </w:rPr>
      </w:pPr>
      <w:ins w:id="1128" w:author="Валентин" w:date="2019-01-15T18:32:00Z">
        <w:r w:rsidRPr="005019E2">
          <w:rPr>
            <w:rFonts w:ascii="Times New Roman" w:hAnsi="Times New Roman" w:cs="Times New Roman"/>
            <w:sz w:val="28"/>
            <w:szCs w:val="28"/>
            <w:lang w:val="en-US"/>
          </w:rPr>
          <w:t xml:space="preserve">        { </w:t>
        </w:r>
      </w:ins>
    </w:p>
    <w:p w14:paraId="2C81971F" w14:textId="77777777" w:rsidR="00210DB2" w:rsidRPr="005019E2" w:rsidRDefault="00210DB2" w:rsidP="00210DB2">
      <w:pPr>
        <w:spacing w:after="0" w:line="360" w:lineRule="auto"/>
        <w:rPr>
          <w:ins w:id="1129" w:author="Валентин" w:date="2019-01-15T18:32:00Z"/>
          <w:rFonts w:ascii="Times New Roman" w:hAnsi="Times New Roman" w:cs="Times New Roman"/>
          <w:sz w:val="28"/>
          <w:szCs w:val="28"/>
          <w:lang w:val="en-US"/>
        </w:rPr>
      </w:pPr>
      <w:ins w:id="113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$m = microtime(1);</w:t>
        </w:r>
      </w:ins>
    </w:p>
    <w:p w14:paraId="028F3B89" w14:textId="77777777" w:rsidR="00210DB2" w:rsidRPr="005019E2" w:rsidRDefault="00210DB2" w:rsidP="00210DB2">
      <w:pPr>
        <w:spacing w:after="0" w:line="360" w:lineRule="auto"/>
        <w:rPr>
          <w:ins w:id="1131" w:author="Валентин" w:date="2019-01-15T18:32:00Z"/>
          <w:rFonts w:ascii="Times New Roman" w:hAnsi="Times New Roman" w:cs="Times New Roman"/>
          <w:sz w:val="28"/>
          <w:szCs w:val="28"/>
          <w:lang w:val="en-US"/>
        </w:rPr>
      </w:pPr>
      <w:ins w:id="1132" w:author="Валентин" w:date="2019-01-15T18:32:00Z">
        <w:r w:rsidRPr="005019E2">
          <w:rPr>
            <w:rFonts w:ascii="Times New Roman" w:hAnsi="Times New Roman" w:cs="Times New Roman"/>
            <w:sz w:val="28"/>
            <w:szCs w:val="28"/>
            <w:lang w:val="en-US"/>
          </w:rPr>
          <w:t xml:space="preserve">            foreach($objs as $self=&gt;$data) </w:t>
        </w:r>
      </w:ins>
    </w:p>
    <w:p w14:paraId="4BEB9DE2" w14:textId="77777777" w:rsidR="00210DB2" w:rsidRPr="005019E2" w:rsidRDefault="00210DB2" w:rsidP="00210DB2">
      <w:pPr>
        <w:spacing w:after="0" w:line="360" w:lineRule="auto"/>
        <w:rPr>
          <w:ins w:id="1133" w:author="Валентин" w:date="2019-01-15T18:32:00Z"/>
          <w:rFonts w:ascii="Times New Roman" w:hAnsi="Times New Roman" w:cs="Times New Roman"/>
          <w:sz w:val="28"/>
          <w:szCs w:val="28"/>
          <w:lang w:val="en-US"/>
        </w:rPr>
      </w:pPr>
      <w:ins w:id="1134" w:author="Валентин" w:date="2019-01-15T18:32:00Z">
        <w:r w:rsidRPr="005019E2">
          <w:rPr>
            <w:rFonts w:ascii="Times New Roman" w:hAnsi="Times New Roman" w:cs="Times New Roman"/>
            <w:sz w:val="28"/>
            <w:szCs w:val="28"/>
            <w:lang w:val="en-US"/>
          </w:rPr>
          <w:t xml:space="preserve">            { </w:t>
        </w:r>
      </w:ins>
    </w:p>
    <w:p w14:paraId="2914B9E7" w14:textId="77777777" w:rsidR="00210DB2" w:rsidRPr="005019E2" w:rsidRDefault="00210DB2" w:rsidP="00210DB2">
      <w:pPr>
        <w:spacing w:after="0" w:line="360" w:lineRule="auto"/>
        <w:rPr>
          <w:ins w:id="1135" w:author="Валентин" w:date="2019-01-15T18:32:00Z"/>
          <w:rFonts w:ascii="Times New Roman" w:hAnsi="Times New Roman" w:cs="Times New Roman"/>
          <w:sz w:val="28"/>
          <w:szCs w:val="28"/>
          <w:lang w:val="en-US"/>
        </w:rPr>
      </w:pPr>
      <w:ins w:id="1136" w:author="Валентин" w:date="2019-01-15T18:32:00Z">
        <w:r w:rsidRPr="005019E2">
          <w:rPr>
            <w:rFonts w:ascii="Times New Roman" w:hAnsi="Times New Roman" w:cs="Times New Roman"/>
            <w:sz w:val="28"/>
            <w:szCs w:val="28"/>
            <w:lang w:val="en-US"/>
          </w:rPr>
          <w:t xml:space="preserve">                list($sides, $func, $speed, $time) = $data; </w:t>
        </w:r>
      </w:ins>
    </w:p>
    <w:p w14:paraId="1B2C9263" w14:textId="77777777" w:rsidR="00210DB2" w:rsidRPr="005019E2" w:rsidRDefault="00210DB2" w:rsidP="00210DB2">
      <w:pPr>
        <w:spacing w:after="0" w:line="360" w:lineRule="auto"/>
        <w:rPr>
          <w:ins w:id="1137" w:author="Валентин" w:date="2019-01-15T18:32:00Z"/>
          <w:rFonts w:ascii="Times New Roman" w:hAnsi="Times New Roman" w:cs="Times New Roman"/>
          <w:sz w:val="28"/>
          <w:szCs w:val="28"/>
          <w:lang w:val="en-US"/>
        </w:rPr>
      </w:pPr>
      <w:ins w:id="113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$sname = array('Left', 'Top', 'Width', 'Height');</w:t>
        </w:r>
      </w:ins>
    </w:p>
    <w:p w14:paraId="17F88DAD" w14:textId="77777777" w:rsidR="00210DB2" w:rsidRPr="005019E2" w:rsidRDefault="00210DB2" w:rsidP="00210DB2">
      <w:pPr>
        <w:spacing w:after="0" w:line="360" w:lineRule="auto"/>
        <w:rPr>
          <w:ins w:id="1139" w:author="Валентин" w:date="2019-01-15T18:32:00Z"/>
          <w:rFonts w:ascii="Times New Roman" w:hAnsi="Times New Roman" w:cs="Times New Roman"/>
          <w:sz w:val="28"/>
          <w:szCs w:val="28"/>
          <w:lang w:val="en-US"/>
        </w:rPr>
      </w:pPr>
      <w:ins w:id="114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 = 4;</w:t>
        </w:r>
      </w:ins>
    </w:p>
    <w:p w14:paraId="355FD1AF" w14:textId="77777777" w:rsidR="00210DB2" w:rsidRPr="005019E2" w:rsidRDefault="00210DB2" w:rsidP="00210DB2">
      <w:pPr>
        <w:spacing w:after="0" w:line="360" w:lineRule="auto"/>
        <w:rPr>
          <w:ins w:id="1141" w:author="Валентин" w:date="2019-01-15T18:32:00Z"/>
          <w:rFonts w:ascii="Times New Roman" w:hAnsi="Times New Roman" w:cs="Times New Roman"/>
          <w:sz w:val="28"/>
          <w:szCs w:val="28"/>
          <w:lang w:val="en-US"/>
        </w:rPr>
      </w:pPr>
      <w:ins w:id="114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 $time !== false )if( $time &gt; $m ) continue;</w:t>
        </w:r>
      </w:ins>
    </w:p>
    <w:p w14:paraId="37FBE404" w14:textId="77777777" w:rsidR="00210DB2" w:rsidRPr="005019E2" w:rsidRDefault="00210DB2" w:rsidP="00210DB2">
      <w:pPr>
        <w:spacing w:after="0" w:line="360" w:lineRule="auto"/>
        <w:rPr>
          <w:ins w:id="1143" w:author="Валентин" w:date="2019-01-15T18:32:00Z"/>
          <w:rFonts w:ascii="Times New Roman" w:hAnsi="Times New Roman" w:cs="Times New Roman"/>
          <w:sz w:val="28"/>
          <w:szCs w:val="28"/>
          <w:lang w:val="en-US"/>
        </w:rPr>
      </w:pPr>
      <w:ins w:id="114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ins>
    </w:p>
    <w:p w14:paraId="55674531" w14:textId="77777777" w:rsidR="00210DB2" w:rsidRPr="005019E2" w:rsidRDefault="00210DB2" w:rsidP="00210DB2">
      <w:pPr>
        <w:spacing w:after="0" w:line="360" w:lineRule="auto"/>
        <w:rPr>
          <w:ins w:id="1145" w:author="Валентин" w:date="2019-01-15T18:32:00Z"/>
          <w:rFonts w:ascii="Times New Roman" w:hAnsi="Times New Roman" w:cs="Times New Roman"/>
          <w:sz w:val="28"/>
          <w:szCs w:val="28"/>
          <w:lang w:val="en-US"/>
        </w:rPr>
      </w:pPr>
      <w:ins w:id="114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ins>
    </w:p>
    <w:p w14:paraId="75D65D89" w14:textId="77777777" w:rsidR="00210DB2" w:rsidRPr="005019E2" w:rsidRDefault="00210DB2" w:rsidP="00210DB2">
      <w:pPr>
        <w:spacing w:after="0" w:line="360" w:lineRule="auto"/>
        <w:rPr>
          <w:ins w:id="1147" w:author="Валентин" w:date="2019-01-15T18:32:00Z"/>
          <w:rFonts w:ascii="Times New Roman" w:hAnsi="Times New Roman" w:cs="Times New Roman"/>
          <w:sz w:val="28"/>
          <w:szCs w:val="28"/>
          <w:lang w:val="en-US"/>
        </w:rPr>
      </w:pPr>
      <w:ins w:id="114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3BCF50D3" w14:textId="77777777" w:rsidR="00210DB2" w:rsidRPr="005019E2" w:rsidRDefault="00210DB2" w:rsidP="00210DB2">
      <w:pPr>
        <w:spacing w:after="0" w:line="360" w:lineRule="auto"/>
        <w:rPr>
          <w:ins w:id="1149" w:author="Валентин" w:date="2019-01-15T18:32:00Z"/>
          <w:rFonts w:ascii="Times New Roman" w:hAnsi="Times New Roman" w:cs="Times New Roman"/>
          <w:sz w:val="28"/>
          <w:szCs w:val="28"/>
          <w:lang w:val="en-US"/>
        </w:rPr>
      </w:pPr>
      <w:ins w:id="115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$sidetmp[$i] = gui_propGet($self, $sname[$i]);</w:t>
        </w:r>
      </w:ins>
    </w:p>
    <w:p w14:paraId="1B5C7277" w14:textId="77777777" w:rsidR="00210DB2" w:rsidRPr="005019E2" w:rsidRDefault="00210DB2" w:rsidP="00210DB2">
      <w:pPr>
        <w:spacing w:after="0" w:line="360" w:lineRule="auto"/>
        <w:rPr>
          <w:ins w:id="1151" w:author="Валентин" w:date="2019-01-15T18:32:00Z"/>
          <w:rFonts w:ascii="Times New Roman" w:hAnsi="Times New Roman" w:cs="Times New Roman"/>
          <w:sz w:val="28"/>
          <w:szCs w:val="28"/>
          <w:lang w:val="en-US"/>
        </w:rPr>
      </w:pPr>
      <w:ins w:id="115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$remp[$i] = resize::eval_formule($sidetmp[$i], $sides[$i], $speed);</w:t>
        </w:r>
      </w:ins>
    </w:p>
    <w:p w14:paraId="44A00178" w14:textId="77777777" w:rsidR="00210DB2" w:rsidRPr="005019E2" w:rsidRDefault="00210DB2" w:rsidP="00210DB2">
      <w:pPr>
        <w:spacing w:after="0" w:line="360" w:lineRule="auto"/>
        <w:rPr>
          <w:ins w:id="1153" w:author="Валентин" w:date="2019-01-15T18:32:00Z"/>
          <w:rFonts w:ascii="Times New Roman" w:hAnsi="Times New Roman" w:cs="Times New Roman"/>
          <w:sz w:val="28"/>
          <w:szCs w:val="28"/>
          <w:lang w:val="en-US"/>
        </w:rPr>
      </w:pPr>
      <w:ins w:id="115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496521F3" w14:textId="77777777" w:rsidR="00210DB2" w:rsidRPr="005019E2" w:rsidRDefault="00210DB2" w:rsidP="00210DB2">
      <w:pPr>
        <w:spacing w:after="0" w:line="360" w:lineRule="auto"/>
        <w:rPr>
          <w:ins w:id="1155" w:author="Валентин" w:date="2019-01-15T18:32:00Z"/>
          <w:rFonts w:ascii="Times New Roman" w:hAnsi="Times New Roman" w:cs="Times New Roman"/>
          <w:sz w:val="28"/>
          <w:szCs w:val="28"/>
          <w:lang w:val="en-US"/>
        </w:rPr>
      </w:pPr>
      <w:ins w:id="1156" w:author="Валентин" w:date="2019-01-15T18:32:00Z">
        <w:r w:rsidRPr="005019E2">
          <w:rPr>
            <w:rFonts w:ascii="Times New Roman" w:hAnsi="Times New Roman" w:cs="Times New Roman"/>
            <w:sz w:val="28"/>
            <w:szCs w:val="28"/>
            <w:lang w:val="en-US"/>
          </w:rPr>
          <w:t xml:space="preserve">                 if($remp[0]===false &amp;&amp; $remp[1]===false &amp;&amp; $remp[2]===false &amp;&amp; $remp[3]===false) </w:t>
        </w:r>
      </w:ins>
    </w:p>
    <w:p w14:paraId="47D43A73" w14:textId="77777777" w:rsidR="00210DB2" w:rsidRPr="005019E2" w:rsidRDefault="00210DB2" w:rsidP="00210DB2">
      <w:pPr>
        <w:spacing w:after="0" w:line="360" w:lineRule="auto"/>
        <w:rPr>
          <w:ins w:id="1157" w:author="Валентин" w:date="2019-01-15T18:32:00Z"/>
          <w:rFonts w:ascii="Times New Roman" w:hAnsi="Times New Roman" w:cs="Times New Roman"/>
          <w:sz w:val="28"/>
          <w:szCs w:val="28"/>
          <w:lang w:val="en-US"/>
        </w:rPr>
      </w:pPr>
      <w:ins w:id="1158" w:author="Валентин" w:date="2019-01-15T18:32:00Z">
        <w:r w:rsidRPr="005019E2">
          <w:rPr>
            <w:rFonts w:ascii="Times New Roman" w:hAnsi="Times New Roman" w:cs="Times New Roman"/>
            <w:sz w:val="28"/>
            <w:szCs w:val="28"/>
            <w:lang w:val="en-US"/>
          </w:rPr>
          <w:t xml:space="preserve">                { </w:t>
        </w:r>
      </w:ins>
    </w:p>
    <w:p w14:paraId="33D31915" w14:textId="77777777" w:rsidR="00210DB2" w:rsidRPr="005019E2" w:rsidRDefault="00210DB2" w:rsidP="00210DB2">
      <w:pPr>
        <w:spacing w:after="0" w:line="360" w:lineRule="auto"/>
        <w:rPr>
          <w:ins w:id="1159" w:author="Валентин" w:date="2019-01-15T18:32:00Z"/>
          <w:rFonts w:ascii="Times New Roman" w:hAnsi="Times New Roman" w:cs="Times New Roman"/>
          <w:sz w:val="28"/>
          <w:szCs w:val="28"/>
          <w:lang w:val="en-US"/>
        </w:rPr>
      </w:pPr>
      <w:ins w:id="1160" w:author="Валентин" w:date="2019-01-15T18:32:00Z">
        <w:r w:rsidRPr="005019E2">
          <w:rPr>
            <w:rFonts w:ascii="Times New Roman" w:hAnsi="Times New Roman" w:cs="Times New Roman"/>
            <w:sz w:val="28"/>
            <w:szCs w:val="28"/>
            <w:lang w:val="en-US"/>
          </w:rPr>
          <w:t xml:space="preserve">                    unset($objs[$self]);</w:t>
        </w:r>
      </w:ins>
    </w:p>
    <w:p w14:paraId="44760329" w14:textId="77777777" w:rsidR="00210DB2" w:rsidRPr="005019E2" w:rsidRDefault="00210DB2" w:rsidP="00210DB2">
      <w:pPr>
        <w:spacing w:after="0" w:line="360" w:lineRule="auto"/>
        <w:rPr>
          <w:ins w:id="1161" w:author="Валентин" w:date="2019-01-15T18:32:00Z"/>
          <w:rFonts w:ascii="Times New Roman" w:hAnsi="Times New Roman" w:cs="Times New Roman"/>
          <w:sz w:val="28"/>
          <w:szCs w:val="28"/>
          <w:lang w:val="en-US"/>
        </w:rPr>
      </w:pPr>
      <w:ins w:id="116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ins>
    </w:p>
    <w:p w14:paraId="7E640F23" w14:textId="77777777" w:rsidR="00210DB2" w:rsidRPr="005019E2" w:rsidRDefault="00210DB2" w:rsidP="00210DB2">
      <w:pPr>
        <w:spacing w:after="0" w:line="360" w:lineRule="auto"/>
        <w:rPr>
          <w:ins w:id="1163" w:author="Валентин" w:date="2019-01-15T18:32:00Z"/>
          <w:rFonts w:ascii="Times New Roman" w:hAnsi="Times New Roman" w:cs="Times New Roman"/>
          <w:sz w:val="28"/>
          <w:szCs w:val="28"/>
          <w:lang w:val="en-US"/>
        </w:rPr>
      </w:pPr>
      <w:ins w:id="116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5FA5AA59" w14:textId="77777777" w:rsidR="00210DB2" w:rsidRPr="005019E2" w:rsidRDefault="00210DB2" w:rsidP="00210DB2">
      <w:pPr>
        <w:spacing w:after="0" w:line="360" w:lineRule="auto"/>
        <w:rPr>
          <w:ins w:id="1165" w:author="Валентин" w:date="2019-01-15T18:32:00Z"/>
          <w:rFonts w:ascii="Times New Roman" w:hAnsi="Times New Roman" w:cs="Times New Roman"/>
          <w:sz w:val="28"/>
          <w:szCs w:val="28"/>
          <w:lang w:val="en-US"/>
        </w:rPr>
      </w:pPr>
      <w:ins w:id="116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if($sides[$i]!==false) gui_propSet($self, $sides[$i], $sides[$i]);</w:t>
        </w:r>
      </w:ins>
    </w:p>
    <w:p w14:paraId="71850341" w14:textId="77777777" w:rsidR="00210DB2" w:rsidRPr="005019E2" w:rsidRDefault="00210DB2" w:rsidP="00210DB2">
      <w:pPr>
        <w:spacing w:after="0" w:line="360" w:lineRule="auto"/>
        <w:rPr>
          <w:ins w:id="1167" w:author="Валентин" w:date="2019-01-15T18:32:00Z"/>
          <w:rFonts w:ascii="Times New Roman" w:hAnsi="Times New Roman" w:cs="Times New Roman"/>
          <w:sz w:val="28"/>
          <w:szCs w:val="28"/>
          <w:lang w:val="en-US"/>
        </w:rPr>
      </w:pPr>
      <w:ins w:id="116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16DAB62C" w14:textId="77777777" w:rsidR="00210DB2" w:rsidRPr="005019E2" w:rsidRDefault="00210DB2" w:rsidP="00210DB2">
      <w:pPr>
        <w:spacing w:after="0" w:line="360" w:lineRule="auto"/>
        <w:rPr>
          <w:ins w:id="1169" w:author="Валентин" w:date="2019-01-15T18:32:00Z"/>
          <w:rFonts w:ascii="Times New Roman" w:hAnsi="Times New Roman" w:cs="Times New Roman"/>
          <w:sz w:val="28"/>
          <w:szCs w:val="28"/>
          <w:lang w:val="en-US"/>
        </w:rPr>
      </w:pPr>
      <w:ins w:id="1170" w:author="Валентин" w:date="2019-01-15T18:32:00Z">
        <w:r w:rsidRPr="005019E2">
          <w:rPr>
            <w:rFonts w:ascii="Times New Roman" w:hAnsi="Times New Roman" w:cs="Times New Roman"/>
            <w:sz w:val="28"/>
            <w:szCs w:val="28"/>
            <w:lang w:val="en-US"/>
          </w:rPr>
          <w:t xml:space="preserve">                    if($func!==false &amp;&amp; is_callable($func) ) $func($self); </w:t>
        </w:r>
      </w:ins>
    </w:p>
    <w:p w14:paraId="5F8B7CA4" w14:textId="77777777" w:rsidR="00210DB2" w:rsidRPr="005019E2" w:rsidRDefault="00210DB2" w:rsidP="00210DB2">
      <w:pPr>
        <w:spacing w:after="0" w:line="360" w:lineRule="auto"/>
        <w:rPr>
          <w:ins w:id="1171" w:author="Валентин" w:date="2019-01-15T18:32:00Z"/>
          <w:rFonts w:ascii="Times New Roman" w:hAnsi="Times New Roman" w:cs="Times New Roman"/>
          <w:sz w:val="28"/>
          <w:szCs w:val="28"/>
          <w:lang w:val="en-US"/>
        </w:rPr>
      </w:pPr>
      <w:ins w:id="1172" w:author="Валентин" w:date="2019-01-15T18:32:00Z">
        <w:r w:rsidRPr="005019E2">
          <w:rPr>
            <w:rFonts w:ascii="Times New Roman" w:hAnsi="Times New Roman" w:cs="Times New Roman"/>
            <w:sz w:val="28"/>
            <w:szCs w:val="28"/>
            <w:lang w:val="en-US"/>
          </w:rPr>
          <w:t xml:space="preserve">                } </w:t>
        </w:r>
      </w:ins>
    </w:p>
    <w:p w14:paraId="0539846F" w14:textId="77777777" w:rsidR="00210DB2" w:rsidRPr="005019E2" w:rsidRDefault="00210DB2" w:rsidP="00210DB2">
      <w:pPr>
        <w:spacing w:after="0" w:line="360" w:lineRule="auto"/>
        <w:rPr>
          <w:ins w:id="1173" w:author="Валентин" w:date="2019-01-15T18:32:00Z"/>
          <w:rFonts w:ascii="Times New Roman" w:hAnsi="Times New Roman" w:cs="Times New Roman"/>
          <w:sz w:val="28"/>
          <w:szCs w:val="28"/>
          <w:lang w:val="en-US"/>
        </w:rPr>
      </w:pPr>
      <w:ins w:id="1174" w:author="Валентин" w:date="2019-01-15T18:32:00Z">
        <w:r w:rsidRPr="005019E2">
          <w:rPr>
            <w:rFonts w:ascii="Times New Roman" w:hAnsi="Times New Roman" w:cs="Times New Roman"/>
            <w:sz w:val="28"/>
            <w:szCs w:val="28"/>
            <w:lang w:val="en-US"/>
          </w:rPr>
          <w:t xml:space="preserve">                else </w:t>
        </w:r>
      </w:ins>
    </w:p>
    <w:p w14:paraId="0A9A5C89" w14:textId="77777777" w:rsidR="00210DB2" w:rsidRPr="005019E2" w:rsidRDefault="00210DB2" w:rsidP="00210DB2">
      <w:pPr>
        <w:spacing w:after="0" w:line="360" w:lineRule="auto"/>
        <w:rPr>
          <w:ins w:id="1175" w:author="Валентин" w:date="2019-01-15T18:32:00Z"/>
          <w:rFonts w:ascii="Times New Roman" w:hAnsi="Times New Roman" w:cs="Times New Roman"/>
          <w:sz w:val="28"/>
          <w:szCs w:val="28"/>
          <w:lang w:val="en-US"/>
        </w:rPr>
      </w:pPr>
      <w:ins w:id="1176" w:author="Валентин" w:date="2019-01-15T18:32:00Z">
        <w:r w:rsidRPr="005019E2">
          <w:rPr>
            <w:rFonts w:ascii="Times New Roman" w:hAnsi="Times New Roman" w:cs="Times New Roman"/>
            <w:sz w:val="28"/>
            <w:szCs w:val="28"/>
            <w:lang w:val="en-US"/>
          </w:rPr>
          <w:lastRenderedPageBreak/>
          <w:t xml:space="preserve">                {</w:t>
        </w:r>
      </w:ins>
    </w:p>
    <w:p w14:paraId="5EDCAED0" w14:textId="77777777" w:rsidR="00210DB2" w:rsidRPr="005019E2" w:rsidRDefault="00210DB2" w:rsidP="00210DB2">
      <w:pPr>
        <w:spacing w:after="0" w:line="360" w:lineRule="auto"/>
        <w:rPr>
          <w:ins w:id="1177" w:author="Валентин" w:date="2019-01-15T18:32:00Z"/>
          <w:rFonts w:ascii="Times New Roman" w:hAnsi="Times New Roman" w:cs="Times New Roman"/>
          <w:sz w:val="28"/>
          <w:szCs w:val="28"/>
          <w:lang w:val="en-US"/>
        </w:rPr>
      </w:pPr>
      <w:ins w:id="117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ins>
    </w:p>
    <w:p w14:paraId="532B407F" w14:textId="77777777" w:rsidR="00210DB2" w:rsidRPr="005019E2" w:rsidRDefault="00210DB2" w:rsidP="00210DB2">
      <w:pPr>
        <w:spacing w:after="0" w:line="360" w:lineRule="auto"/>
        <w:rPr>
          <w:ins w:id="1179" w:author="Валентин" w:date="2019-01-15T18:32:00Z"/>
          <w:rFonts w:ascii="Times New Roman" w:hAnsi="Times New Roman" w:cs="Times New Roman"/>
          <w:sz w:val="28"/>
          <w:szCs w:val="28"/>
          <w:lang w:val="en-US"/>
        </w:rPr>
      </w:pPr>
      <w:ins w:id="118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3D56274C" w14:textId="77777777" w:rsidR="00210DB2" w:rsidRPr="005019E2" w:rsidRDefault="00210DB2" w:rsidP="00210DB2">
      <w:pPr>
        <w:spacing w:after="0" w:line="360" w:lineRule="auto"/>
        <w:rPr>
          <w:ins w:id="1181" w:author="Валентин" w:date="2019-01-15T18:32:00Z"/>
          <w:rFonts w:ascii="Times New Roman" w:hAnsi="Times New Roman" w:cs="Times New Roman"/>
          <w:sz w:val="28"/>
          <w:szCs w:val="28"/>
          <w:lang w:val="en-US"/>
        </w:rPr>
      </w:pPr>
      <w:ins w:id="118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if($remp[$i]!==false) gui_propSet($self,$sname[$i],$sidetmp[$i]+$remp[$i]);</w:t>
        </w:r>
      </w:ins>
    </w:p>
    <w:p w14:paraId="2D2E5C50" w14:textId="77777777" w:rsidR="00210DB2" w:rsidRPr="005019E2" w:rsidRDefault="00210DB2" w:rsidP="00210DB2">
      <w:pPr>
        <w:spacing w:after="0" w:line="360" w:lineRule="auto"/>
        <w:rPr>
          <w:ins w:id="1183" w:author="Валентин" w:date="2019-01-15T18:32:00Z"/>
          <w:rFonts w:ascii="Times New Roman" w:hAnsi="Times New Roman" w:cs="Times New Roman"/>
          <w:sz w:val="28"/>
          <w:szCs w:val="28"/>
          <w:lang w:val="en-US"/>
        </w:rPr>
      </w:pPr>
      <w:ins w:id="118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66982A66" w14:textId="77777777" w:rsidR="00210DB2" w:rsidRPr="005019E2" w:rsidRDefault="00210DB2" w:rsidP="00210DB2">
      <w:pPr>
        <w:spacing w:after="0" w:line="360" w:lineRule="auto"/>
        <w:rPr>
          <w:ins w:id="1185" w:author="Валентин" w:date="2019-01-15T18:32:00Z"/>
          <w:rFonts w:ascii="Times New Roman" w:hAnsi="Times New Roman" w:cs="Times New Roman"/>
          <w:sz w:val="28"/>
          <w:szCs w:val="28"/>
          <w:lang w:val="en-US"/>
        </w:rPr>
      </w:pPr>
      <w:ins w:id="1186" w:author="Валентин" w:date="2019-01-15T18:32:00Z">
        <w:r w:rsidRPr="005019E2">
          <w:rPr>
            <w:rFonts w:ascii="Times New Roman" w:hAnsi="Times New Roman" w:cs="Times New Roman"/>
            <w:sz w:val="28"/>
            <w:szCs w:val="28"/>
            <w:lang w:val="en-US"/>
          </w:rPr>
          <w:t xml:space="preserve">                } </w:t>
        </w:r>
      </w:ins>
    </w:p>
    <w:p w14:paraId="769F73E0" w14:textId="77777777" w:rsidR="00210DB2" w:rsidRPr="005019E2" w:rsidRDefault="00210DB2" w:rsidP="00210DB2">
      <w:pPr>
        <w:spacing w:after="0" w:line="360" w:lineRule="auto"/>
        <w:rPr>
          <w:ins w:id="1187" w:author="Валентин" w:date="2019-01-15T18:32:00Z"/>
          <w:rFonts w:ascii="Times New Roman" w:hAnsi="Times New Roman" w:cs="Times New Roman"/>
          <w:sz w:val="28"/>
          <w:szCs w:val="28"/>
          <w:lang w:val="en-US"/>
        </w:rPr>
      </w:pPr>
      <w:ins w:id="1188" w:author="Валентин" w:date="2019-01-15T18:32:00Z">
        <w:r w:rsidRPr="005019E2">
          <w:rPr>
            <w:rFonts w:ascii="Times New Roman" w:hAnsi="Times New Roman" w:cs="Times New Roman"/>
            <w:sz w:val="28"/>
            <w:szCs w:val="28"/>
            <w:lang w:val="en-US"/>
          </w:rPr>
          <w:t xml:space="preserve">            } </w:t>
        </w:r>
      </w:ins>
    </w:p>
    <w:p w14:paraId="5E2D5CFF" w14:textId="77777777" w:rsidR="00210DB2" w:rsidRPr="005019E2" w:rsidRDefault="00210DB2" w:rsidP="00210DB2">
      <w:pPr>
        <w:spacing w:after="0" w:line="360" w:lineRule="auto"/>
        <w:rPr>
          <w:ins w:id="1189" w:author="Валентин" w:date="2019-01-15T18:32:00Z"/>
          <w:rFonts w:ascii="Times New Roman" w:hAnsi="Times New Roman" w:cs="Times New Roman"/>
          <w:sz w:val="28"/>
          <w:szCs w:val="28"/>
          <w:lang w:val="en-US"/>
        </w:rPr>
      </w:pPr>
      <w:ins w:id="1190" w:author="Валентин" w:date="2019-01-15T18:32:00Z">
        <w:r w:rsidRPr="005019E2">
          <w:rPr>
            <w:rFonts w:ascii="Times New Roman" w:hAnsi="Times New Roman" w:cs="Times New Roman"/>
            <w:sz w:val="28"/>
            <w:szCs w:val="28"/>
            <w:lang w:val="en-US"/>
          </w:rPr>
          <w:t xml:space="preserve">        } </w:t>
        </w:r>
      </w:ins>
    </w:p>
    <w:p w14:paraId="0D558FF6" w14:textId="77777777" w:rsidR="00210DB2" w:rsidRPr="005019E2" w:rsidRDefault="00210DB2" w:rsidP="00210DB2">
      <w:pPr>
        <w:spacing w:after="0" w:line="360" w:lineRule="auto"/>
        <w:rPr>
          <w:ins w:id="1191" w:author="Валентин" w:date="2019-01-15T18:32:00Z"/>
          <w:rFonts w:ascii="Times New Roman" w:hAnsi="Times New Roman" w:cs="Times New Roman"/>
          <w:sz w:val="28"/>
          <w:szCs w:val="28"/>
          <w:lang w:val="en-US"/>
        </w:rPr>
      </w:pPr>
      <w:ins w:id="1192" w:author="Валентин" w:date="2019-01-15T18:32:00Z">
        <w:r w:rsidRPr="005019E2">
          <w:rPr>
            <w:rFonts w:ascii="Times New Roman" w:hAnsi="Times New Roman" w:cs="Times New Roman"/>
            <w:sz w:val="28"/>
            <w:szCs w:val="28"/>
            <w:lang w:val="en-US"/>
          </w:rPr>
          <w:t xml:space="preserve">    }</w:t>
        </w:r>
      </w:ins>
    </w:p>
    <w:p w14:paraId="2680845F" w14:textId="77777777" w:rsidR="00210DB2" w:rsidRPr="005019E2" w:rsidRDefault="00210DB2" w:rsidP="00210DB2">
      <w:pPr>
        <w:spacing w:after="0" w:line="360" w:lineRule="auto"/>
        <w:rPr>
          <w:ins w:id="1193" w:author="Валентин" w:date="2019-01-15T18:32:00Z"/>
          <w:rFonts w:ascii="Times New Roman" w:hAnsi="Times New Roman" w:cs="Times New Roman"/>
          <w:sz w:val="28"/>
          <w:szCs w:val="28"/>
          <w:lang w:val="en-US"/>
        </w:rPr>
      </w:pPr>
      <w:ins w:id="1194" w:author="Валентин" w:date="2019-01-15T18:32:00Z">
        <w:r w:rsidRPr="005019E2">
          <w:rPr>
            <w:rFonts w:ascii="Times New Roman" w:hAnsi="Times New Roman" w:cs="Times New Roman"/>
            <w:sz w:val="28"/>
            <w:szCs w:val="28"/>
            <w:lang w:val="en-US"/>
          </w:rPr>
          <w:tab/>
          <w:t>static function syncfunc()</w:t>
        </w:r>
      </w:ins>
    </w:p>
    <w:p w14:paraId="2B62E63D" w14:textId="77777777" w:rsidR="00210DB2" w:rsidRPr="005019E2" w:rsidRDefault="00210DB2" w:rsidP="00210DB2">
      <w:pPr>
        <w:spacing w:after="0" w:line="360" w:lineRule="auto"/>
        <w:rPr>
          <w:ins w:id="1195" w:author="Валентин" w:date="2019-01-15T18:32:00Z"/>
          <w:rFonts w:ascii="Times New Roman" w:hAnsi="Times New Roman" w:cs="Times New Roman"/>
          <w:sz w:val="28"/>
          <w:szCs w:val="28"/>
          <w:lang w:val="en-US"/>
        </w:rPr>
      </w:pPr>
      <w:ins w:id="1196" w:author="Валентин" w:date="2019-01-15T18:32:00Z">
        <w:r w:rsidRPr="005019E2">
          <w:rPr>
            <w:rFonts w:ascii="Times New Roman" w:hAnsi="Times New Roman" w:cs="Times New Roman"/>
            <w:sz w:val="28"/>
            <w:szCs w:val="28"/>
            <w:lang w:val="en-US"/>
          </w:rPr>
          <w:tab/>
          <w:t>{</w:t>
        </w:r>
      </w:ins>
    </w:p>
    <w:p w14:paraId="0C276EB5" w14:textId="77777777" w:rsidR="00210DB2" w:rsidRPr="005019E2" w:rsidRDefault="00210DB2" w:rsidP="00210DB2">
      <w:pPr>
        <w:spacing w:after="0" w:line="360" w:lineRule="auto"/>
        <w:rPr>
          <w:ins w:id="1197" w:author="Валентин" w:date="2019-01-15T18:32:00Z"/>
          <w:rFonts w:ascii="Times New Roman" w:hAnsi="Times New Roman" w:cs="Times New Roman"/>
          <w:sz w:val="28"/>
          <w:szCs w:val="28"/>
          <w:lang w:val="en-US"/>
        </w:rPr>
      </w:pPr>
      <w:ins w:id="1198" w:author="Валентин" w:date="2019-01-15T18:32:00Z">
        <w:r w:rsidRPr="005019E2">
          <w:rPr>
            <w:rFonts w:ascii="Times New Roman" w:hAnsi="Times New Roman" w:cs="Times New Roman"/>
            <w:sz w:val="28"/>
            <w:szCs w:val="28"/>
            <w:lang w:val="en-US"/>
          </w:rPr>
          <w:tab/>
        </w:r>
      </w:ins>
    </w:p>
    <w:p w14:paraId="5FCEC03D" w14:textId="77777777" w:rsidR="00210DB2" w:rsidRPr="005019E2" w:rsidRDefault="00210DB2" w:rsidP="00210DB2">
      <w:pPr>
        <w:spacing w:after="0" w:line="360" w:lineRule="auto"/>
        <w:rPr>
          <w:ins w:id="1199" w:author="Валентин" w:date="2019-01-15T18:32:00Z"/>
          <w:rFonts w:ascii="Times New Roman" w:hAnsi="Times New Roman" w:cs="Times New Roman"/>
          <w:sz w:val="28"/>
          <w:szCs w:val="28"/>
          <w:lang w:val="en-US"/>
        </w:rPr>
      </w:pPr>
      <w:ins w:id="1200" w:author="Валентин" w:date="2019-01-15T18:32:00Z">
        <w:r w:rsidRPr="005019E2">
          <w:rPr>
            <w:rFonts w:ascii="Times New Roman" w:hAnsi="Times New Roman" w:cs="Times New Roman"/>
            <w:sz w:val="28"/>
            <w:szCs w:val="28"/>
            <w:lang w:val="en-US"/>
          </w:rPr>
          <w:tab/>
          <w:t>}</w:t>
        </w:r>
      </w:ins>
    </w:p>
    <w:p w14:paraId="19B1BDA1" w14:textId="77777777" w:rsidR="00210DB2" w:rsidRPr="005019E2" w:rsidRDefault="00210DB2" w:rsidP="00210DB2">
      <w:pPr>
        <w:spacing w:after="0" w:line="360" w:lineRule="auto"/>
        <w:rPr>
          <w:ins w:id="1201" w:author="Валентин" w:date="2019-01-15T18:32:00Z"/>
          <w:rFonts w:ascii="Times New Roman" w:hAnsi="Times New Roman" w:cs="Times New Roman"/>
          <w:sz w:val="28"/>
          <w:szCs w:val="28"/>
          <w:lang w:val="en-US"/>
        </w:rPr>
      </w:pPr>
      <w:ins w:id="1202" w:author="Валентин" w:date="2019-01-15T18:32:00Z">
        <w:r w:rsidRPr="005019E2">
          <w:rPr>
            <w:rFonts w:ascii="Times New Roman" w:hAnsi="Times New Roman" w:cs="Times New Roman"/>
            <w:sz w:val="28"/>
            <w:szCs w:val="28"/>
            <w:lang w:val="en-US"/>
          </w:rPr>
          <w:t xml:space="preserve">    private static function eval_formule($x, $y, $speed=false) </w:t>
        </w:r>
      </w:ins>
    </w:p>
    <w:p w14:paraId="52C47851" w14:textId="77777777" w:rsidR="00210DB2" w:rsidRPr="005019E2" w:rsidRDefault="00210DB2" w:rsidP="00210DB2">
      <w:pPr>
        <w:spacing w:after="0" w:line="360" w:lineRule="auto"/>
        <w:rPr>
          <w:ins w:id="1203" w:author="Валентин" w:date="2019-01-15T18:32:00Z"/>
          <w:rFonts w:ascii="Times New Roman" w:hAnsi="Times New Roman" w:cs="Times New Roman"/>
          <w:sz w:val="28"/>
          <w:szCs w:val="28"/>
          <w:lang w:val="en-US"/>
        </w:rPr>
      </w:pPr>
      <w:ins w:id="1204" w:author="Валентин" w:date="2019-01-15T18:32:00Z">
        <w:r w:rsidRPr="005019E2">
          <w:rPr>
            <w:rFonts w:ascii="Times New Roman" w:hAnsi="Times New Roman" w:cs="Times New Roman"/>
            <w:sz w:val="28"/>
            <w:szCs w:val="28"/>
            <w:lang w:val="en-US"/>
          </w:rPr>
          <w:t xml:space="preserve">    { </w:t>
        </w:r>
      </w:ins>
    </w:p>
    <w:p w14:paraId="5648A96B" w14:textId="77777777" w:rsidR="00210DB2" w:rsidRPr="005019E2" w:rsidRDefault="00210DB2" w:rsidP="00210DB2">
      <w:pPr>
        <w:spacing w:after="0" w:line="360" w:lineRule="auto"/>
        <w:rPr>
          <w:ins w:id="1205" w:author="Валентин" w:date="2019-01-15T18:32:00Z"/>
          <w:rFonts w:ascii="Times New Roman" w:hAnsi="Times New Roman" w:cs="Times New Roman"/>
          <w:sz w:val="28"/>
          <w:szCs w:val="28"/>
          <w:lang w:val="en-US"/>
        </w:rPr>
      </w:pPr>
      <w:ins w:id="1206" w:author="Валентин" w:date="2019-01-15T18:32:00Z">
        <w:r w:rsidRPr="005019E2">
          <w:rPr>
            <w:rFonts w:ascii="Times New Roman" w:hAnsi="Times New Roman" w:cs="Times New Roman"/>
            <w:sz w:val="28"/>
            <w:szCs w:val="28"/>
            <w:lang w:val="en-US"/>
          </w:rPr>
          <w:t xml:space="preserve">        if($x===false || $y===false) return false; </w:t>
        </w:r>
      </w:ins>
    </w:p>
    <w:p w14:paraId="3C986096" w14:textId="77777777" w:rsidR="00210DB2" w:rsidRPr="005019E2" w:rsidRDefault="00210DB2" w:rsidP="00210DB2">
      <w:pPr>
        <w:spacing w:after="0" w:line="360" w:lineRule="auto"/>
        <w:rPr>
          <w:ins w:id="1207" w:author="Валентин" w:date="2019-01-15T18:32:00Z"/>
          <w:rFonts w:ascii="Times New Roman" w:hAnsi="Times New Roman" w:cs="Times New Roman"/>
          <w:sz w:val="28"/>
          <w:szCs w:val="28"/>
          <w:lang w:val="en-US"/>
        </w:rPr>
      </w:pPr>
      <w:ins w:id="1208" w:author="Валентин" w:date="2019-01-15T18:32:00Z">
        <w:r w:rsidRPr="005019E2">
          <w:rPr>
            <w:rFonts w:ascii="Times New Roman" w:hAnsi="Times New Roman" w:cs="Times New Roman"/>
            <w:sz w:val="28"/>
            <w:szCs w:val="28"/>
            <w:lang w:val="en-US"/>
          </w:rPr>
          <w:t xml:space="preserve">        if($speed===false) $speed = resize::$speed; </w:t>
        </w:r>
      </w:ins>
    </w:p>
    <w:p w14:paraId="3CBE37DA" w14:textId="77777777" w:rsidR="00210DB2" w:rsidRPr="005019E2" w:rsidRDefault="00210DB2" w:rsidP="00210DB2">
      <w:pPr>
        <w:spacing w:after="0" w:line="360" w:lineRule="auto"/>
        <w:rPr>
          <w:ins w:id="1209" w:author="Валентин" w:date="2019-01-15T18:32:00Z"/>
          <w:rFonts w:ascii="Times New Roman" w:hAnsi="Times New Roman" w:cs="Times New Roman"/>
          <w:sz w:val="28"/>
          <w:szCs w:val="28"/>
          <w:lang w:val="en-US"/>
        </w:rPr>
      </w:pPr>
      <w:ins w:id="1210" w:author="Валентин" w:date="2019-01-15T18:32:00Z">
        <w:r w:rsidRPr="005019E2">
          <w:rPr>
            <w:rFonts w:ascii="Times New Roman" w:hAnsi="Times New Roman" w:cs="Times New Roman"/>
            <w:sz w:val="28"/>
            <w:szCs w:val="28"/>
            <w:lang w:val="en-US"/>
          </w:rPr>
          <w:t xml:space="preserve">        $remp = ($y-$x)/100*resize::$speed; </w:t>
        </w:r>
      </w:ins>
    </w:p>
    <w:p w14:paraId="68718C78" w14:textId="77777777" w:rsidR="00210DB2" w:rsidRPr="005019E2" w:rsidRDefault="00210DB2" w:rsidP="00210DB2">
      <w:pPr>
        <w:spacing w:after="0" w:line="360" w:lineRule="auto"/>
        <w:rPr>
          <w:ins w:id="1211" w:author="Валентин" w:date="2019-01-15T18:32:00Z"/>
          <w:rFonts w:ascii="Times New Roman" w:hAnsi="Times New Roman" w:cs="Times New Roman"/>
          <w:sz w:val="28"/>
          <w:szCs w:val="28"/>
          <w:lang w:val="en-US"/>
        </w:rPr>
      </w:pPr>
      <w:ins w:id="1212" w:author="Валентин" w:date="2019-01-15T18:32:00Z">
        <w:r w:rsidRPr="005019E2">
          <w:rPr>
            <w:rFonts w:ascii="Times New Roman" w:hAnsi="Times New Roman" w:cs="Times New Roman"/>
            <w:sz w:val="28"/>
            <w:szCs w:val="28"/>
            <w:lang w:val="en-US"/>
          </w:rPr>
          <w:t xml:space="preserve">        if($remp==0) return false; </w:t>
        </w:r>
      </w:ins>
    </w:p>
    <w:p w14:paraId="6726D579" w14:textId="77777777" w:rsidR="00210DB2" w:rsidRPr="005019E2" w:rsidRDefault="00210DB2" w:rsidP="00210DB2">
      <w:pPr>
        <w:spacing w:after="0" w:line="360" w:lineRule="auto"/>
        <w:rPr>
          <w:ins w:id="1213" w:author="Валентин" w:date="2019-01-15T18:32:00Z"/>
          <w:rFonts w:ascii="Times New Roman" w:hAnsi="Times New Roman" w:cs="Times New Roman"/>
          <w:sz w:val="28"/>
          <w:szCs w:val="28"/>
          <w:lang w:val="en-US"/>
        </w:rPr>
      </w:pPr>
      <w:ins w:id="1214" w:author="Валентин" w:date="2019-01-15T18:32:00Z">
        <w:r w:rsidRPr="005019E2">
          <w:rPr>
            <w:rFonts w:ascii="Times New Roman" w:hAnsi="Times New Roman" w:cs="Times New Roman"/>
            <w:sz w:val="28"/>
            <w:szCs w:val="28"/>
            <w:lang w:val="en-US"/>
          </w:rPr>
          <w:t xml:space="preserve">        return $remp&gt;0?ceil($remp):floor($remp); </w:t>
        </w:r>
      </w:ins>
    </w:p>
    <w:p w14:paraId="57D862CA" w14:textId="77777777" w:rsidR="00210DB2" w:rsidRPr="005019E2" w:rsidRDefault="00210DB2" w:rsidP="00210DB2">
      <w:pPr>
        <w:spacing w:after="0" w:line="360" w:lineRule="auto"/>
        <w:rPr>
          <w:ins w:id="1215" w:author="Валентин" w:date="2019-01-15T18:32:00Z"/>
          <w:rFonts w:ascii="Times New Roman" w:hAnsi="Times New Roman" w:cs="Times New Roman"/>
          <w:sz w:val="28"/>
          <w:szCs w:val="28"/>
          <w:lang w:val="en-US"/>
        </w:rPr>
      </w:pPr>
      <w:ins w:id="1216" w:author="Валентин" w:date="2019-01-15T18:32:00Z">
        <w:r w:rsidRPr="005019E2">
          <w:rPr>
            <w:rFonts w:ascii="Times New Roman" w:hAnsi="Times New Roman" w:cs="Times New Roman"/>
            <w:sz w:val="28"/>
            <w:szCs w:val="28"/>
            <w:lang w:val="en-US"/>
          </w:rPr>
          <w:t xml:space="preserve">    } </w:t>
        </w:r>
      </w:ins>
    </w:p>
    <w:p w14:paraId="2352C570" w14:textId="77777777" w:rsidR="00210DB2" w:rsidRPr="005019E2" w:rsidRDefault="00210DB2" w:rsidP="00210DB2">
      <w:pPr>
        <w:spacing w:after="0" w:line="360" w:lineRule="auto"/>
        <w:rPr>
          <w:ins w:id="1217" w:author="Валентин" w:date="2019-01-15T18:32:00Z"/>
          <w:rFonts w:ascii="Times New Roman" w:hAnsi="Times New Roman" w:cs="Times New Roman"/>
          <w:sz w:val="28"/>
          <w:szCs w:val="28"/>
          <w:lang w:val="en-US"/>
        </w:rPr>
      </w:pPr>
      <w:ins w:id="1218" w:author="Валентин" w:date="2019-01-15T18:32:00Z">
        <w:r w:rsidRPr="005019E2">
          <w:rPr>
            <w:rFonts w:ascii="Times New Roman" w:hAnsi="Times New Roman" w:cs="Times New Roman"/>
            <w:sz w:val="28"/>
            <w:szCs w:val="28"/>
            <w:lang w:val="en-US"/>
          </w:rPr>
          <w:t xml:space="preserve">} setTimer(5, 'resize::tick();'); </w:t>
        </w:r>
      </w:ins>
    </w:p>
    <w:p w14:paraId="396D1C4D" w14:textId="77777777" w:rsidR="00210DB2" w:rsidRPr="005019E2" w:rsidRDefault="00210DB2" w:rsidP="00210DB2">
      <w:pPr>
        <w:spacing w:after="0" w:line="360" w:lineRule="auto"/>
        <w:rPr>
          <w:ins w:id="1219" w:author="Валентин" w:date="2019-01-15T18:32:00Z"/>
          <w:rFonts w:ascii="Times New Roman" w:hAnsi="Times New Roman" w:cs="Times New Roman"/>
          <w:sz w:val="28"/>
          <w:szCs w:val="28"/>
          <w:lang w:val="en-US"/>
        </w:rPr>
      </w:pPr>
      <w:ins w:id="1220" w:author="Валентин" w:date="2019-01-15T18:32:00Z">
        <w:r w:rsidRPr="005019E2">
          <w:rPr>
            <w:rFonts w:ascii="Times New Roman" w:hAnsi="Times New Roman" w:cs="Times New Roman"/>
            <w:sz w:val="28"/>
            <w:szCs w:val="28"/>
            <w:lang w:val="en-US"/>
          </w:rPr>
          <w:t>?&gt;</w:t>
        </w:r>
      </w:ins>
    </w:p>
    <w:p w14:paraId="29E37BCF" w14:textId="77777777" w:rsidR="00210DB2" w:rsidRPr="00210DB2" w:rsidRDefault="00210DB2" w:rsidP="00210DB2">
      <w:pPr>
        <w:spacing w:after="0" w:line="240" w:lineRule="auto"/>
        <w:rPr>
          <w:ins w:id="1221" w:author="Валентин" w:date="2019-01-15T18:32:00Z"/>
          <w:rFonts w:ascii="Times New Roman" w:eastAsiaTheme="majorEastAsia" w:hAnsi="Times New Roman" w:cs="Times New Roman"/>
          <w:b/>
          <w:bCs/>
          <w:sz w:val="28"/>
          <w:szCs w:val="28"/>
          <w:lang w:val="en-US"/>
          <w:rPrChange w:id="1222" w:author="Валентин" w:date="2019-01-15T18:32:00Z">
            <w:rPr>
              <w:ins w:id="1223" w:author="Валентин" w:date="2019-01-15T18:32:00Z"/>
              <w:rFonts w:ascii="Times New Roman" w:eastAsiaTheme="majorEastAsia" w:hAnsi="Times New Roman" w:cs="Times New Roman"/>
              <w:b/>
              <w:bCs/>
              <w:sz w:val="28"/>
              <w:szCs w:val="28"/>
            </w:rPr>
          </w:rPrChange>
        </w:rPr>
      </w:pPr>
      <w:ins w:id="1224" w:author="Валентин" w:date="2019-01-15T18:32:00Z">
        <w:r w:rsidRPr="00210DB2">
          <w:rPr>
            <w:rFonts w:ascii="Times New Roman" w:hAnsi="Times New Roman" w:cs="Times New Roman"/>
            <w:lang w:val="en-US"/>
            <w:rPrChange w:id="1225" w:author="Валентин" w:date="2019-01-15T18:32:00Z">
              <w:rPr>
                <w:rFonts w:ascii="Times New Roman" w:hAnsi="Times New Roman" w:cs="Times New Roman"/>
              </w:rPr>
            </w:rPrChange>
          </w:rPr>
          <w:br w:type="page"/>
        </w:r>
      </w:ins>
    </w:p>
    <w:p w14:paraId="171172C4" w14:textId="77777777" w:rsidR="00210DB2" w:rsidRPr="005019E2" w:rsidRDefault="00210DB2" w:rsidP="00210DB2">
      <w:pPr>
        <w:pStyle w:val="1"/>
        <w:spacing w:before="0" w:line="360" w:lineRule="auto"/>
        <w:jc w:val="right"/>
        <w:rPr>
          <w:ins w:id="1226" w:author="Валентин" w:date="2019-01-15T18:32:00Z"/>
          <w:rFonts w:ascii="Times New Roman" w:hAnsi="Times New Roman" w:cs="Times New Roman"/>
          <w:color w:val="auto"/>
          <w:lang w:val="en-US"/>
        </w:rPr>
      </w:pPr>
      <w:ins w:id="1227" w:author="Валентин" w:date="2019-01-15T18:32:00Z">
        <w:r>
          <w:rPr>
            <w:rFonts w:ascii="Times New Roman" w:hAnsi="Times New Roman" w:cs="Times New Roman"/>
            <w:color w:val="auto"/>
          </w:rPr>
          <w:lastRenderedPageBreak/>
          <w:t>Приложение</w:t>
        </w:r>
        <w:r w:rsidRPr="00210DB2">
          <w:rPr>
            <w:rFonts w:ascii="Times New Roman" w:hAnsi="Times New Roman" w:cs="Times New Roman"/>
            <w:color w:val="auto"/>
            <w:lang w:val="en-US"/>
            <w:rPrChange w:id="1228" w:author="Валентин" w:date="2019-01-15T18:32:00Z">
              <w:rPr>
                <w:rFonts w:ascii="Times New Roman" w:hAnsi="Times New Roman" w:cs="Times New Roman"/>
                <w:color w:val="auto"/>
              </w:rPr>
            </w:rPrChange>
          </w:rPr>
          <w:t xml:space="preserve"> 2. </w:t>
        </w:r>
        <w:r w:rsidRPr="005019E2">
          <w:rPr>
            <w:rFonts w:ascii="Times New Roman" w:hAnsi="Times New Roman" w:cs="Times New Roman"/>
            <w:color w:val="auto"/>
          </w:rPr>
          <w:t>Код</w:t>
        </w:r>
        <w:r w:rsidRPr="005019E2">
          <w:rPr>
            <w:rFonts w:ascii="Times New Roman" w:hAnsi="Times New Roman" w:cs="Times New Roman"/>
            <w:color w:val="auto"/>
            <w:lang w:val="en-US"/>
          </w:rPr>
          <w:t xml:space="preserve"> </w:t>
        </w:r>
        <w:r w:rsidRPr="005019E2">
          <w:rPr>
            <w:rFonts w:ascii="Times New Roman" w:hAnsi="Times New Roman" w:cs="Times New Roman"/>
            <w:color w:val="auto"/>
          </w:rPr>
          <w:t>файла</w:t>
        </w:r>
        <w:r w:rsidRPr="005019E2">
          <w:rPr>
            <w:rFonts w:ascii="Times New Roman" w:hAnsi="Times New Roman" w:cs="Times New Roman"/>
            <w:color w:val="auto"/>
            <w:lang w:val="en-US"/>
          </w:rPr>
          <w:t xml:space="preserve"> VK API</w:t>
        </w:r>
      </w:ins>
    </w:p>
    <w:p w14:paraId="136C9662" w14:textId="77777777" w:rsidR="00210DB2" w:rsidRPr="005019E2" w:rsidRDefault="00210DB2" w:rsidP="00210DB2">
      <w:pPr>
        <w:spacing w:after="0" w:line="360" w:lineRule="auto"/>
        <w:rPr>
          <w:ins w:id="1229" w:author="Валентин" w:date="2019-01-15T18:32:00Z"/>
          <w:rFonts w:ascii="Times New Roman" w:hAnsi="Times New Roman" w:cs="Times New Roman"/>
          <w:sz w:val="28"/>
          <w:szCs w:val="28"/>
          <w:lang w:val="en-US"/>
        </w:rPr>
      </w:pPr>
      <w:ins w:id="1230" w:author="Валентин" w:date="2019-01-15T18:32:00Z">
        <w:r w:rsidRPr="005019E2">
          <w:rPr>
            <w:rFonts w:ascii="Times New Roman" w:hAnsi="Times New Roman" w:cs="Times New Roman"/>
            <w:sz w:val="28"/>
            <w:szCs w:val="28"/>
            <w:lang w:val="en-US"/>
          </w:rPr>
          <w:t>&lt;?php</w:t>
        </w:r>
      </w:ins>
    </w:p>
    <w:p w14:paraId="47D1E486" w14:textId="77777777" w:rsidR="00210DB2" w:rsidRPr="005019E2" w:rsidRDefault="00210DB2" w:rsidP="00210DB2">
      <w:pPr>
        <w:spacing w:after="0" w:line="360" w:lineRule="auto"/>
        <w:rPr>
          <w:ins w:id="1231" w:author="Валентин" w:date="2019-01-15T18:32:00Z"/>
          <w:rFonts w:ascii="Times New Roman" w:hAnsi="Times New Roman" w:cs="Times New Roman"/>
          <w:sz w:val="28"/>
          <w:szCs w:val="28"/>
          <w:lang w:val="en-US"/>
        </w:rPr>
      </w:pPr>
      <w:ins w:id="1232" w:author="Валентин" w:date="2019-01-15T18:32:00Z">
        <w:r w:rsidRPr="005019E2">
          <w:rPr>
            <w:rFonts w:ascii="Times New Roman" w:hAnsi="Times New Roman" w:cs="Times New Roman"/>
            <w:sz w:val="28"/>
            <w:szCs w:val="28"/>
            <w:lang w:val="en-US"/>
          </w:rPr>
          <w:t>class VK{</w:t>
        </w:r>
      </w:ins>
    </w:p>
    <w:p w14:paraId="5A38C7FD" w14:textId="77777777" w:rsidR="00210DB2" w:rsidRPr="005019E2" w:rsidRDefault="00210DB2" w:rsidP="00210DB2">
      <w:pPr>
        <w:spacing w:after="0" w:line="360" w:lineRule="auto"/>
        <w:rPr>
          <w:ins w:id="1233" w:author="Валентин" w:date="2019-01-15T18:32:00Z"/>
          <w:rFonts w:ascii="Times New Roman" w:hAnsi="Times New Roman" w:cs="Times New Roman"/>
          <w:sz w:val="28"/>
          <w:szCs w:val="28"/>
          <w:lang w:val="en-US"/>
        </w:rPr>
      </w:pPr>
      <w:ins w:id="1234" w:author="Валентин" w:date="2019-01-15T18:32:00Z">
        <w:r w:rsidRPr="005019E2">
          <w:rPr>
            <w:rFonts w:ascii="Times New Roman" w:hAnsi="Times New Roman" w:cs="Times New Roman"/>
            <w:sz w:val="28"/>
            <w:szCs w:val="28"/>
            <w:lang w:val="en-US"/>
          </w:rPr>
          <w:tab/>
        </w:r>
      </w:ins>
    </w:p>
    <w:p w14:paraId="4F5D108C" w14:textId="77777777" w:rsidR="00210DB2" w:rsidRPr="005019E2" w:rsidRDefault="00210DB2" w:rsidP="00210DB2">
      <w:pPr>
        <w:spacing w:after="0" w:line="360" w:lineRule="auto"/>
        <w:rPr>
          <w:ins w:id="1235" w:author="Валентин" w:date="2019-01-15T18:32:00Z"/>
          <w:rFonts w:ascii="Times New Roman" w:hAnsi="Times New Roman" w:cs="Times New Roman"/>
          <w:sz w:val="28"/>
          <w:szCs w:val="28"/>
          <w:lang w:val="en-US"/>
        </w:rPr>
      </w:pPr>
      <w:ins w:id="1236" w:author="Валентин" w:date="2019-01-15T18:32:00Z">
        <w:r w:rsidRPr="005019E2">
          <w:rPr>
            <w:rFonts w:ascii="Times New Roman" w:hAnsi="Times New Roman" w:cs="Times New Roman"/>
            <w:sz w:val="28"/>
            <w:szCs w:val="28"/>
            <w:lang w:val="en-US"/>
          </w:rPr>
          <w:tab/>
          <w:t>function auth($login, $pass){</w:t>
        </w:r>
      </w:ins>
    </w:p>
    <w:p w14:paraId="4050AA51" w14:textId="77777777" w:rsidR="00210DB2" w:rsidRPr="005019E2" w:rsidRDefault="00210DB2" w:rsidP="00210DB2">
      <w:pPr>
        <w:spacing w:after="0" w:line="360" w:lineRule="auto"/>
        <w:rPr>
          <w:ins w:id="1237" w:author="Валентин" w:date="2019-01-15T18:32:00Z"/>
          <w:rFonts w:ascii="Times New Roman" w:hAnsi="Times New Roman" w:cs="Times New Roman"/>
          <w:sz w:val="28"/>
          <w:szCs w:val="28"/>
          <w:lang w:val="en-US"/>
        </w:rPr>
      </w:pPr>
      <w:ins w:id="123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ins>
    </w:p>
    <w:p w14:paraId="71A2CEFF" w14:textId="77777777" w:rsidR="00210DB2" w:rsidRPr="005019E2" w:rsidRDefault="00210DB2" w:rsidP="00210DB2">
      <w:pPr>
        <w:spacing w:after="0" w:line="360" w:lineRule="auto"/>
        <w:rPr>
          <w:ins w:id="1239" w:author="Валентин" w:date="2019-01-15T18:32:00Z"/>
          <w:rFonts w:ascii="Times New Roman" w:hAnsi="Times New Roman" w:cs="Times New Roman"/>
          <w:sz w:val="28"/>
          <w:szCs w:val="28"/>
          <w:lang w:val="en-US"/>
        </w:rPr>
      </w:pPr>
      <w:ins w:id="124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if(empty($login) and empty($pass)) return false;</w:t>
        </w:r>
      </w:ins>
    </w:p>
    <w:p w14:paraId="0DEC0A38" w14:textId="77777777" w:rsidR="00210DB2" w:rsidRPr="005019E2" w:rsidRDefault="00210DB2" w:rsidP="00210DB2">
      <w:pPr>
        <w:spacing w:after="0" w:line="360" w:lineRule="auto"/>
        <w:rPr>
          <w:ins w:id="1241" w:author="Валентин" w:date="2019-01-15T18:32:00Z"/>
          <w:rFonts w:ascii="Times New Roman" w:hAnsi="Times New Roman" w:cs="Times New Roman"/>
          <w:sz w:val="28"/>
          <w:szCs w:val="28"/>
          <w:lang w:val="en-US"/>
        </w:rPr>
      </w:pPr>
      <w:ins w:id="1242" w:author="Валентин" w:date="2019-01-15T18:32:00Z">
        <w:r w:rsidRPr="005019E2">
          <w:rPr>
            <w:rFonts w:ascii="Times New Roman" w:hAnsi="Times New Roman" w:cs="Times New Roman"/>
            <w:sz w:val="28"/>
            <w:szCs w:val="28"/>
            <w:lang w:val="en-US"/>
          </w:rPr>
          <w:t xml:space="preserve">        </w:t>
        </w:r>
      </w:ins>
    </w:p>
    <w:p w14:paraId="3350CA4E" w14:textId="77777777" w:rsidR="00210DB2" w:rsidRPr="005019E2" w:rsidRDefault="00210DB2" w:rsidP="00210DB2">
      <w:pPr>
        <w:spacing w:after="0" w:line="360" w:lineRule="auto"/>
        <w:rPr>
          <w:ins w:id="1243" w:author="Валентин" w:date="2019-01-15T18:32:00Z"/>
          <w:rFonts w:ascii="Times New Roman" w:hAnsi="Times New Roman" w:cs="Times New Roman"/>
          <w:sz w:val="28"/>
          <w:szCs w:val="28"/>
          <w:lang w:val="en-US"/>
        </w:rPr>
      </w:pPr>
      <w:ins w:id="1244" w:author="Валентин" w:date="2019-01-15T18:32:00Z">
        <w:r w:rsidRPr="005019E2">
          <w:rPr>
            <w:rFonts w:ascii="Times New Roman" w:hAnsi="Times New Roman" w:cs="Times New Roman"/>
            <w:sz w:val="28"/>
            <w:szCs w:val="28"/>
            <w:lang w:val="en-US"/>
          </w:rPr>
          <w:t xml:space="preserve">        $vk = curl_init('http://m.vk.com/');</w:t>
        </w:r>
      </w:ins>
    </w:p>
    <w:p w14:paraId="3D6DE282" w14:textId="77777777" w:rsidR="00210DB2" w:rsidRPr="005019E2" w:rsidRDefault="00210DB2" w:rsidP="00210DB2">
      <w:pPr>
        <w:spacing w:after="0" w:line="360" w:lineRule="auto"/>
        <w:rPr>
          <w:ins w:id="1245" w:author="Валентин" w:date="2019-01-15T18:32:00Z"/>
          <w:rFonts w:ascii="Times New Roman" w:hAnsi="Times New Roman" w:cs="Times New Roman"/>
          <w:sz w:val="28"/>
          <w:szCs w:val="28"/>
          <w:lang w:val="en-US"/>
        </w:rPr>
      </w:pPr>
      <w:ins w:id="1246" w:author="Валентин" w:date="2019-01-15T18:32:00Z">
        <w:r w:rsidRPr="005019E2">
          <w:rPr>
            <w:rFonts w:ascii="Times New Roman" w:hAnsi="Times New Roman" w:cs="Times New Roman"/>
            <w:sz w:val="28"/>
            <w:szCs w:val="28"/>
            <w:lang w:val="en-US"/>
          </w:rPr>
          <w:t xml:space="preserve">        curl_setopt_array($vk, array(</w:t>
        </w:r>
      </w:ins>
    </w:p>
    <w:p w14:paraId="3B977CB4" w14:textId="77777777" w:rsidR="00210DB2" w:rsidRPr="005019E2" w:rsidRDefault="00210DB2" w:rsidP="00210DB2">
      <w:pPr>
        <w:spacing w:after="0" w:line="360" w:lineRule="auto"/>
        <w:rPr>
          <w:ins w:id="1247" w:author="Валентин" w:date="2019-01-15T18:32:00Z"/>
          <w:rFonts w:ascii="Times New Roman" w:hAnsi="Times New Roman" w:cs="Times New Roman"/>
          <w:sz w:val="28"/>
          <w:szCs w:val="28"/>
          <w:lang w:val="en-US"/>
        </w:rPr>
      </w:pPr>
      <w:ins w:id="1248" w:author="Валентин" w:date="2019-01-15T18:32:00Z">
        <w:r w:rsidRPr="005019E2">
          <w:rPr>
            <w:rFonts w:ascii="Times New Roman" w:hAnsi="Times New Roman" w:cs="Times New Roman"/>
            <w:sz w:val="28"/>
            <w:szCs w:val="28"/>
            <w:lang w:val="en-US"/>
          </w:rPr>
          <w:t xml:space="preserve">            CURLOPT_USERAGENT =&gt; 'Mozilla/5.0 (Windows NT 6.3; rv:38.0) Gecko/20100101 Firefox/38.0',</w:t>
        </w:r>
      </w:ins>
    </w:p>
    <w:p w14:paraId="3D97D950" w14:textId="77777777" w:rsidR="00210DB2" w:rsidRPr="005019E2" w:rsidRDefault="00210DB2" w:rsidP="00210DB2">
      <w:pPr>
        <w:spacing w:after="0" w:line="360" w:lineRule="auto"/>
        <w:rPr>
          <w:ins w:id="1249" w:author="Валентин" w:date="2019-01-15T18:32:00Z"/>
          <w:rFonts w:ascii="Times New Roman" w:hAnsi="Times New Roman" w:cs="Times New Roman"/>
          <w:sz w:val="28"/>
          <w:szCs w:val="28"/>
          <w:lang w:val="en-US"/>
        </w:rPr>
      </w:pPr>
      <w:ins w:id="1250" w:author="Валентин" w:date="2019-01-15T18:32:00Z">
        <w:r w:rsidRPr="005019E2">
          <w:rPr>
            <w:rFonts w:ascii="Times New Roman" w:hAnsi="Times New Roman" w:cs="Times New Roman"/>
            <w:sz w:val="28"/>
            <w:szCs w:val="28"/>
            <w:lang w:val="en-US"/>
          </w:rPr>
          <w:t xml:space="preserve">            CURLOPT_FOLLOWLOCATION =&gt; true,</w:t>
        </w:r>
      </w:ins>
    </w:p>
    <w:p w14:paraId="05789653" w14:textId="77777777" w:rsidR="00210DB2" w:rsidRPr="005019E2" w:rsidRDefault="00210DB2" w:rsidP="00210DB2">
      <w:pPr>
        <w:spacing w:after="0" w:line="360" w:lineRule="auto"/>
        <w:rPr>
          <w:ins w:id="1251" w:author="Валентин" w:date="2019-01-15T18:32:00Z"/>
          <w:rFonts w:ascii="Times New Roman" w:hAnsi="Times New Roman" w:cs="Times New Roman"/>
          <w:sz w:val="28"/>
          <w:szCs w:val="28"/>
          <w:lang w:val="en-US"/>
        </w:rPr>
      </w:pPr>
      <w:ins w:id="1252" w:author="Валентин" w:date="2019-01-15T18:32:00Z">
        <w:r w:rsidRPr="005019E2">
          <w:rPr>
            <w:rFonts w:ascii="Times New Roman" w:hAnsi="Times New Roman" w:cs="Times New Roman"/>
            <w:sz w:val="28"/>
            <w:szCs w:val="28"/>
            <w:lang w:val="en-US"/>
          </w:rPr>
          <w:t xml:space="preserve">            CURLOPT_RETURNTRANSFER =&gt; true,</w:t>
        </w:r>
      </w:ins>
    </w:p>
    <w:p w14:paraId="7E2BB3D5" w14:textId="77777777" w:rsidR="00210DB2" w:rsidRPr="005019E2" w:rsidRDefault="00210DB2" w:rsidP="00210DB2">
      <w:pPr>
        <w:spacing w:after="0" w:line="360" w:lineRule="auto"/>
        <w:rPr>
          <w:ins w:id="1253" w:author="Валентин" w:date="2019-01-15T18:32:00Z"/>
          <w:rFonts w:ascii="Times New Roman" w:hAnsi="Times New Roman" w:cs="Times New Roman"/>
          <w:sz w:val="28"/>
          <w:szCs w:val="28"/>
          <w:lang w:val="en-US"/>
        </w:rPr>
      </w:pPr>
      <w:ins w:id="1254" w:author="Валентин" w:date="2019-01-15T18:32:00Z">
        <w:r w:rsidRPr="005019E2">
          <w:rPr>
            <w:rFonts w:ascii="Times New Roman" w:hAnsi="Times New Roman" w:cs="Times New Roman"/>
            <w:sz w:val="28"/>
            <w:szCs w:val="28"/>
            <w:lang w:val="en-US"/>
          </w:rPr>
          <w:t xml:space="preserve">            CURLOPT_SSL_VERIFYPEER =&gt; false,</w:t>
        </w:r>
      </w:ins>
    </w:p>
    <w:p w14:paraId="6D9EEFBB" w14:textId="77777777" w:rsidR="00210DB2" w:rsidRPr="005019E2" w:rsidRDefault="00210DB2" w:rsidP="00210DB2">
      <w:pPr>
        <w:spacing w:after="0" w:line="360" w:lineRule="auto"/>
        <w:rPr>
          <w:ins w:id="1255" w:author="Валентин" w:date="2019-01-15T18:32:00Z"/>
          <w:rFonts w:ascii="Times New Roman" w:hAnsi="Times New Roman" w:cs="Times New Roman"/>
          <w:sz w:val="28"/>
          <w:szCs w:val="28"/>
          <w:lang w:val="en-US"/>
        </w:rPr>
      </w:pPr>
      <w:ins w:id="125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CURLOPT_COOKIEFILE =&gt; '')</w:t>
        </w:r>
      </w:ins>
    </w:p>
    <w:p w14:paraId="055FD4CB" w14:textId="77777777" w:rsidR="00210DB2" w:rsidRPr="005019E2" w:rsidRDefault="00210DB2" w:rsidP="00210DB2">
      <w:pPr>
        <w:spacing w:after="0" w:line="360" w:lineRule="auto"/>
        <w:rPr>
          <w:ins w:id="1257" w:author="Валентин" w:date="2019-01-15T18:32:00Z"/>
          <w:rFonts w:ascii="Times New Roman" w:hAnsi="Times New Roman" w:cs="Times New Roman"/>
          <w:sz w:val="28"/>
          <w:szCs w:val="28"/>
          <w:lang w:val="en-US"/>
        </w:rPr>
      </w:pPr>
      <w:ins w:id="1258" w:author="Валентин" w:date="2019-01-15T18:32:00Z">
        <w:r w:rsidRPr="005019E2">
          <w:rPr>
            <w:rFonts w:ascii="Times New Roman" w:hAnsi="Times New Roman" w:cs="Times New Roman"/>
            <w:sz w:val="28"/>
            <w:szCs w:val="28"/>
            <w:lang w:val="en-US"/>
          </w:rPr>
          <w:t xml:space="preserve">        );</w:t>
        </w:r>
      </w:ins>
    </w:p>
    <w:p w14:paraId="48732CF6" w14:textId="77777777" w:rsidR="00210DB2" w:rsidRPr="005019E2" w:rsidRDefault="00210DB2" w:rsidP="00210DB2">
      <w:pPr>
        <w:spacing w:after="0" w:line="360" w:lineRule="auto"/>
        <w:rPr>
          <w:ins w:id="1259" w:author="Валентин" w:date="2019-01-15T18:32:00Z"/>
          <w:rFonts w:ascii="Times New Roman" w:hAnsi="Times New Roman" w:cs="Times New Roman"/>
          <w:sz w:val="28"/>
          <w:szCs w:val="28"/>
          <w:lang w:val="en-US"/>
        </w:rPr>
      </w:pPr>
      <w:ins w:id="1260" w:author="Валентин" w:date="2019-01-15T18:32:00Z">
        <w:r w:rsidRPr="005019E2">
          <w:rPr>
            <w:rFonts w:ascii="Times New Roman" w:hAnsi="Times New Roman" w:cs="Times New Roman"/>
            <w:sz w:val="28"/>
            <w:szCs w:val="28"/>
            <w:lang w:val="en-US"/>
          </w:rPr>
          <w:t xml:space="preserve">        preg_match('/&lt;form method="post" action="([\w\W]+)" novalidate&gt;/U', curl_exec($vk), $url);</w:t>
        </w:r>
      </w:ins>
    </w:p>
    <w:p w14:paraId="0590C292" w14:textId="77777777" w:rsidR="00210DB2" w:rsidRPr="005019E2" w:rsidRDefault="00210DB2" w:rsidP="00210DB2">
      <w:pPr>
        <w:spacing w:after="0" w:line="360" w:lineRule="auto"/>
        <w:rPr>
          <w:ins w:id="1261" w:author="Валентин" w:date="2019-01-15T18:32:00Z"/>
          <w:rFonts w:ascii="Times New Roman" w:hAnsi="Times New Roman" w:cs="Times New Roman"/>
          <w:sz w:val="28"/>
          <w:szCs w:val="28"/>
          <w:lang w:val="en-US"/>
        </w:rPr>
      </w:pPr>
      <w:ins w:id="1262" w:author="Валентин" w:date="2019-01-15T18:32:00Z">
        <w:r w:rsidRPr="005019E2">
          <w:rPr>
            <w:rFonts w:ascii="Times New Roman" w:hAnsi="Times New Roman" w:cs="Times New Roman"/>
            <w:sz w:val="28"/>
            <w:szCs w:val="28"/>
            <w:lang w:val="en-US"/>
          </w:rPr>
          <w:t xml:space="preserve">        if(empty($url[1])) {</w:t>
        </w:r>
      </w:ins>
    </w:p>
    <w:p w14:paraId="1D850F6B" w14:textId="77777777" w:rsidR="00210DB2" w:rsidRPr="005019E2" w:rsidRDefault="00210DB2" w:rsidP="00210DB2">
      <w:pPr>
        <w:spacing w:after="0" w:line="360" w:lineRule="auto"/>
        <w:rPr>
          <w:ins w:id="1263" w:author="Валентин" w:date="2019-01-15T18:32:00Z"/>
          <w:rFonts w:ascii="Times New Roman" w:hAnsi="Times New Roman" w:cs="Times New Roman"/>
          <w:sz w:val="28"/>
          <w:szCs w:val="28"/>
          <w:lang w:val="en-US"/>
        </w:rPr>
      </w:pPr>
      <w:ins w:id="1264" w:author="Валентин" w:date="2019-01-15T18:32:00Z">
        <w:r w:rsidRPr="005019E2">
          <w:rPr>
            <w:rFonts w:ascii="Times New Roman" w:hAnsi="Times New Roman" w:cs="Times New Roman"/>
            <w:sz w:val="28"/>
            <w:szCs w:val="28"/>
            <w:lang w:val="en-US"/>
          </w:rPr>
          <w:t xml:space="preserve">            curl_close($vk);</w:t>
        </w:r>
      </w:ins>
    </w:p>
    <w:p w14:paraId="14AD2E13" w14:textId="77777777" w:rsidR="00210DB2" w:rsidRPr="005019E2" w:rsidRDefault="00210DB2" w:rsidP="00210DB2">
      <w:pPr>
        <w:spacing w:after="0" w:line="360" w:lineRule="auto"/>
        <w:rPr>
          <w:ins w:id="1265" w:author="Валентин" w:date="2019-01-15T18:32:00Z"/>
          <w:rFonts w:ascii="Times New Roman" w:hAnsi="Times New Roman" w:cs="Times New Roman"/>
          <w:sz w:val="28"/>
          <w:szCs w:val="28"/>
          <w:lang w:val="en-US"/>
        </w:rPr>
      </w:pPr>
      <w:ins w:id="1266" w:author="Валентин" w:date="2019-01-15T18:32:00Z">
        <w:r w:rsidRPr="005019E2">
          <w:rPr>
            <w:rFonts w:ascii="Times New Roman" w:hAnsi="Times New Roman" w:cs="Times New Roman"/>
            <w:sz w:val="28"/>
            <w:szCs w:val="28"/>
            <w:lang w:val="en-US"/>
          </w:rPr>
          <w:t xml:space="preserve">            return false;</w:t>
        </w:r>
      </w:ins>
    </w:p>
    <w:p w14:paraId="52CD5D34" w14:textId="77777777" w:rsidR="00210DB2" w:rsidRPr="005019E2" w:rsidRDefault="00210DB2" w:rsidP="00210DB2">
      <w:pPr>
        <w:spacing w:after="0" w:line="360" w:lineRule="auto"/>
        <w:rPr>
          <w:ins w:id="1267" w:author="Валентин" w:date="2019-01-15T18:32:00Z"/>
          <w:rFonts w:ascii="Times New Roman" w:hAnsi="Times New Roman" w:cs="Times New Roman"/>
          <w:sz w:val="28"/>
          <w:szCs w:val="28"/>
          <w:lang w:val="en-US"/>
        </w:rPr>
      </w:pPr>
      <w:ins w:id="1268" w:author="Валентин" w:date="2019-01-15T18:32:00Z">
        <w:r w:rsidRPr="005019E2">
          <w:rPr>
            <w:rFonts w:ascii="Times New Roman" w:hAnsi="Times New Roman" w:cs="Times New Roman"/>
            <w:sz w:val="28"/>
            <w:szCs w:val="28"/>
            <w:lang w:val="en-US"/>
          </w:rPr>
          <w:t xml:space="preserve">        }</w:t>
        </w:r>
      </w:ins>
    </w:p>
    <w:p w14:paraId="2B7D669D" w14:textId="77777777" w:rsidR="00210DB2" w:rsidRPr="005019E2" w:rsidRDefault="00210DB2" w:rsidP="00210DB2">
      <w:pPr>
        <w:spacing w:after="0" w:line="360" w:lineRule="auto"/>
        <w:rPr>
          <w:ins w:id="1269" w:author="Валентин" w:date="2019-01-15T18:32:00Z"/>
          <w:rFonts w:ascii="Times New Roman" w:hAnsi="Times New Roman" w:cs="Times New Roman"/>
          <w:sz w:val="28"/>
          <w:szCs w:val="28"/>
          <w:lang w:val="en-US"/>
        </w:rPr>
      </w:pPr>
      <w:ins w:id="1270" w:author="Валентин" w:date="2019-01-15T18:32:00Z">
        <w:r w:rsidRPr="005019E2">
          <w:rPr>
            <w:rFonts w:ascii="Times New Roman" w:hAnsi="Times New Roman" w:cs="Times New Roman"/>
            <w:sz w:val="28"/>
            <w:szCs w:val="28"/>
            <w:lang w:val="en-US"/>
          </w:rPr>
          <w:t xml:space="preserve">        curl_setopt($vk, CURLOPT_URL,  $url[1]);</w:t>
        </w:r>
      </w:ins>
    </w:p>
    <w:p w14:paraId="04D65CE5" w14:textId="77777777" w:rsidR="00210DB2" w:rsidRPr="005019E2" w:rsidRDefault="00210DB2" w:rsidP="00210DB2">
      <w:pPr>
        <w:spacing w:after="0" w:line="360" w:lineRule="auto"/>
        <w:rPr>
          <w:ins w:id="1271" w:author="Валентин" w:date="2019-01-15T18:32:00Z"/>
          <w:rFonts w:ascii="Times New Roman" w:hAnsi="Times New Roman" w:cs="Times New Roman"/>
          <w:sz w:val="28"/>
          <w:szCs w:val="28"/>
          <w:lang w:val="en-US"/>
        </w:rPr>
      </w:pPr>
      <w:ins w:id="1272" w:author="Валентин" w:date="2019-01-15T18:32:00Z">
        <w:r w:rsidRPr="005019E2">
          <w:rPr>
            <w:rFonts w:ascii="Times New Roman" w:hAnsi="Times New Roman" w:cs="Times New Roman"/>
            <w:sz w:val="28"/>
            <w:szCs w:val="28"/>
            <w:lang w:val="en-US"/>
          </w:rPr>
          <w:t xml:space="preserve">        curl_setopt($vk, CURLOPT_CUSTOMREQUEST, 'POST');</w:t>
        </w:r>
      </w:ins>
    </w:p>
    <w:p w14:paraId="2EB67816" w14:textId="77777777" w:rsidR="00210DB2" w:rsidRPr="005019E2" w:rsidRDefault="00210DB2" w:rsidP="00210DB2">
      <w:pPr>
        <w:spacing w:after="0" w:line="360" w:lineRule="auto"/>
        <w:rPr>
          <w:ins w:id="1273" w:author="Валентин" w:date="2019-01-15T18:32:00Z"/>
          <w:rFonts w:ascii="Times New Roman" w:hAnsi="Times New Roman" w:cs="Times New Roman"/>
          <w:sz w:val="28"/>
          <w:szCs w:val="28"/>
          <w:lang w:val="en-US"/>
        </w:rPr>
      </w:pPr>
      <w:ins w:id="1274" w:author="Валентин" w:date="2019-01-15T18:32:00Z">
        <w:r w:rsidRPr="005019E2">
          <w:rPr>
            <w:rFonts w:ascii="Times New Roman" w:hAnsi="Times New Roman" w:cs="Times New Roman"/>
            <w:sz w:val="28"/>
            <w:szCs w:val="28"/>
            <w:lang w:val="en-US"/>
          </w:rPr>
          <w:t xml:space="preserve">        curl_setopt($vk, CURLOPT_HTTPHEADER, array('Host' =&gt; 'login.vk.com'));</w:t>
        </w:r>
      </w:ins>
    </w:p>
    <w:p w14:paraId="2929B4FE" w14:textId="77777777" w:rsidR="00210DB2" w:rsidRPr="005019E2" w:rsidRDefault="00210DB2" w:rsidP="00210DB2">
      <w:pPr>
        <w:spacing w:after="0" w:line="360" w:lineRule="auto"/>
        <w:rPr>
          <w:ins w:id="1275" w:author="Валентин" w:date="2019-01-15T18:32:00Z"/>
          <w:rFonts w:ascii="Times New Roman" w:hAnsi="Times New Roman" w:cs="Times New Roman"/>
          <w:sz w:val="28"/>
          <w:szCs w:val="28"/>
          <w:lang w:val="en-US"/>
        </w:rPr>
      </w:pPr>
      <w:ins w:id="1276" w:author="Валентин" w:date="2019-01-15T18:32:00Z">
        <w:r w:rsidRPr="005019E2">
          <w:rPr>
            <w:rFonts w:ascii="Times New Roman" w:hAnsi="Times New Roman" w:cs="Times New Roman"/>
            <w:sz w:val="28"/>
            <w:szCs w:val="28"/>
            <w:lang w:val="en-US"/>
          </w:rPr>
          <w:t xml:space="preserve">        curl_setopt($vk, CURLOPT_POST, true);</w:t>
        </w:r>
      </w:ins>
    </w:p>
    <w:p w14:paraId="40113550" w14:textId="77777777" w:rsidR="00210DB2" w:rsidRPr="005019E2" w:rsidRDefault="00210DB2" w:rsidP="00210DB2">
      <w:pPr>
        <w:spacing w:after="0" w:line="360" w:lineRule="auto"/>
        <w:rPr>
          <w:ins w:id="1277" w:author="Валентин" w:date="2019-01-15T18:32:00Z"/>
          <w:rFonts w:ascii="Times New Roman" w:hAnsi="Times New Roman" w:cs="Times New Roman"/>
          <w:sz w:val="28"/>
          <w:szCs w:val="28"/>
          <w:lang w:val="en-US"/>
        </w:rPr>
      </w:pPr>
      <w:ins w:id="1278" w:author="Валентин" w:date="2019-01-15T18:32:00Z">
        <w:r w:rsidRPr="005019E2">
          <w:rPr>
            <w:rFonts w:ascii="Times New Roman" w:hAnsi="Times New Roman" w:cs="Times New Roman"/>
            <w:sz w:val="28"/>
            <w:szCs w:val="28"/>
            <w:lang w:val="en-US"/>
          </w:rPr>
          <w:t xml:space="preserve">        curl_setopt($vk, CURLOPT_POSTFIELDS, http_build_query(array('email' =&gt; (string)$login, 'pass' =&gt; (string)$pass)));</w:t>
        </w:r>
      </w:ins>
    </w:p>
    <w:p w14:paraId="6F370B03" w14:textId="77777777" w:rsidR="00210DB2" w:rsidRPr="005019E2" w:rsidRDefault="00210DB2" w:rsidP="00210DB2">
      <w:pPr>
        <w:spacing w:after="0" w:line="360" w:lineRule="auto"/>
        <w:rPr>
          <w:ins w:id="1279" w:author="Валентин" w:date="2019-01-15T18:32:00Z"/>
          <w:rFonts w:ascii="Times New Roman" w:hAnsi="Times New Roman" w:cs="Times New Roman"/>
          <w:sz w:val="28"/>
          <w:szCs w:val="28"/>
          <w:lang w:val="en-US"/>
        </w:rPr>
      </w:pPr>
      <w:ins w:id="1280" w:author="Валентин" w:date="2019-01-15T18:32:00Z">
        <w:r w:rsidRPr="005019E2">
          <w:rPr>
            <w:rFonts w:ascii="Times New Roman" w:hAnsi="Times New Roman" w:cs="Times New Roman"/>
            <w:sz w:val="28"/>
            <w:szCs w:val="28"/>
            <w:lang w:val="en-US"/>
          </w:rPr>
          <w:lastRenderedPageBreak/>
          <w:t xml:space="preserve">        curl_exec($vk);</w:t>
        </w:r>
      </w:ins>
    </w:p>
    <w:p w14:paraId="2DAE60D6" w14:textId="77777777" w:rsidR="00210DB2" w:rsidRPr="005019E2" w:rsidRDefault="00210DB2" w:rsidP="00210DB2">
      <w:pPr>
        <w:spacing w:after="0" w:line="360" w:lineRule="auto"/>
        <w:rPr>
          <w:ins w:id="1281" w:author="Валентин" w:date="2019-01-15T18:32:00Z"/>
          <w:rFonts w:ascii="Times New Roman" w:hAnsi="Times New Roman" w:cs="Times New Roman"/>
          <w:sz w:val="28"/>
          <w:szCs w:val="28"/>
          <w:lang w:val="en-US"/>
        </w:rPr>
      </w:pPr>
      <w:ins w:id="1282" w:author="Валентин" w:date="2019-01-15T18:32:00Z">
        <w:r w:rsidRPr="005019E2">
          <w:rPr>
            <w:rFonts w:ascii="Times New Roman" w:hAnsi="Times New Roman" w:cs="Times New Roman"/>
            <w:sz w:val="28"/>
            <w:szCs w:val="28"/>
            <w:lang w:val="en-US"/>
          </w:rPr>
          <w:t xml:space="preserve">        curl_setopt($vk, CURLOPT_URL, curl_getinfo($vk, CURLINFO_EFFECTIVE_URL));</w:t>
        </w:r>
      </w:ins>
    </w:p>
    <w:p w14:paraId="15C5B734" w14:textId="77777777" w:rsidR="00210DB2" w:rsidRPr="005019E2" w:rsidRDefault="00210DB2" w:rsidP="00210DB2">
      <w:pPr>
        <w:spacing w:after="0" w:line="360" w:lineRule="auto"/>
        <w:rPr>
          <w:ins w:id="1283" w:author="Валентин" w:date="2019-01-15T18:32:00Z"/>
          <w:rFonts w:ascii="Times New Roman" w:hAnsi="Times New Roman" w:cs="Times New Roman"/>
          <w:sz w:val="28"/>
          <w:szCs w:val="28"/>
          <w:lang w:val="en-US"/>
        </w:rPr>
      </w:pPr>
      <w:ins w:id="1284" w:author="Валентин" w:date="2019-01-15T18:32:00Z">
        <w:r w:rsidRPr="005019E2">
          <w:rPr>
            <w:rFonts w:ascii="Times New Roman" w:hAnsi="Times New Roman" w:cs="Times New Roman"/>
            <w:sz w:val="28"/>
            <w:szCs w:val="28"/>
            <w:lang w:val="en-US"/>
          </w:rPr>
          <w:t xml:space="preserve">        curl_setopt($vk, CURLOPT_CUSTOMREQUEST, 'GET');</w:t>
        </w:r>
      </w:ins>
    </w:p>
    <w:p w14:paraId="5D1207FA" w14:textId="77777777" w:rsidR="00210DB2" w:rsidRPr="005019E2" w:rsidRDefault="00210DB2" w:rsidP="00210DB2">
      <w:pPr>
        <w:spacing w:after="0" w:line="360" w:lineRule="auto"/>
        <w:rPr>
          <w:ins w:id="1285" w:author="Валентин" w:date="2019-01-15T18:32:00Z"/>
          <w:rFonts w:ascii="Times New Roman" w:hAnsi="Times New Roman" w:cs="Times New Roman"/>
          <w:sz w:val="28"/>
          <w:szCs w:val="28"/>
          <w:lang w:val="en-US"/>
        </w:rPr>
      </w:pPr>
      <w:ins w:id="1286" w:author="Валентин" w:date="2019-01-15T18:32:00Z">
        <w:r w:rsidRPr="005019E2">
          <w:rPr>
            <w:rFonts w:ascii="Times New Roman" w:hAnsi="Times New Roman" w:cs="Times New Roman"/>
            <w:sz w:val="28"/>
            <w:szCs w:val="28"/>
            <w:lang w:val="en-US"/>
          </w:rPr>
          <w:t xml:space="preserve">        curl_setopt($vk, CURLOPT_HTTPHEADER, array('Host' =&gt; 'm.vk.com'));</w:t>
        </w:r>
      </w:ins>
    </w:p>
    <w:p w14:paraId="17C8E39B" w14:textId="77777777" w:rsidR="00210DB2" w:rsidRPr="005019E2" w:rsidRDefault="00210DB2" w:rsidP="00210DB2">
      <w:pPr>
        <w:spacing w:after="0" w:line="360" w:lineRule="auto"/>
        <w:rPr>
          <w:ins w:id="1287" w:author="Валентин" w:date="2019-01-15T18:32:00Z"/>
          <w:rFonts w:ascii="Times New Roman" w:hAnsi="Times New Roman" w:cs="Times New Roman"/>
          <w:sz w:val="28"/>
          <w:szCs w:val="28"/>
          <w:lang w:val="en-US"/>
        </w:rPr>
      </w:pPr>
      <w:ins w:id="1288" w:author="Валентин" w:date="2019-01-15T18:32:00Z">
        <w:r w:rsidRPr="005019E2">
          <w:rPr>
            <w:rFonts w:ascii="Times New Roman" w:hAnsi="Times New Roman" w:cs="Times New Roman"/>
            <w:sz w:val="28"/>
            <w:szCs w:val="28"/>
            <w:lang w:val="en-US"/>
          </w:rPr>
          <w:t xml:space="preserve">        curl_setopt($vk, CURLOPT_POST, false);</w:t>
        </w:r>
      </w:ins>
    </w:p>
    <w:p w14:paraId="10D0665C" w14:textId="77777777" w:rsidR="00210DB2" w:rsidRPr="005019E2" w:rsidRDefault="00210DB2" w:rsidP="00210DB2">
      <w:pPr>
        <w:spacing w:after="0" w:line="360" w:lineRule="auto"/>
        <w:rPr>
          <w:ins w:id="1289" w:author="Валентин" w:date="2019-01-15T18:32:00Z"/>
          <w:rFonts w:ascii="Times New Roman" w:hAnsi="Times New Roman" w:cs="Times New Roman"/>
          <w:sz w:val="28"/>
          <w:szCs w:val="28"/>
          <w:lang w:val="en-US"/>
        </w:rPr>
      </w:pPr>
      <w:ins w:id="1290" w:author="Валентин" w:date="2019-01-15T18:32:00Z">
        <w:r w:rsidRPr="005019E2">
          <w:rPr>
            <w:rFonts w:ascii="Times New Roman" w:hAnsi="Times New Roman" w:cs="Times New Roman"/>
            <w:sz w:val="28"/>
            <w:szCs w:val="28"/>
            <w:lang w:val="en-US"/>
          </w:rPr>
          <w:t xml:space="preserve">        curl_exec($vk);</w:t>
        </w:r>
      </w:ins>
    </w:p>
    <w:p w14:paraId="25F3A1FA" w14:textId="77777777" w:rsidR="00210DB2" w:rsidRPr="005019E2" w:rsidRDefault="00210DB2" w:rsidP="00210DB2">
      <w:pPr>
        <w:spacing w:after="0" w:line="360" w:lineRule="auto"/>
        <w:rPr>
          <w:ins w:id="1291" w:author="Валентин" w:date="2019-01-15T18:32:00Z"/>
          <w:rFonts w:ascii="Times New Roman" w:hAnsi="Times New Roman" w:cs="Times New Roman"/>
          <w:sz w:val="28"/>
          <w:szCs w:val="28"/>
          <w:lang w:val="en-US"/>
        </w:rPr>
      </w:pPr>
      <w:ins w:id="1292" w:author="Валентин" w:date="2019-01-15T18:32:00Z">
        <w:r w:rsidRPr="005019E2">
          <w:rPr>
            <w:rFonts w:ascii="Times New Roman" w:hAnsi="Times New Roman" w:cs="Times New Roman"/>
            <w:sz w:val="28"/>
            <w:szCs w:val="28"/>
            <w:lang w:val="en-US"/>
          </w:rPr>
          <w:t xml:space="preserve">        curl_setopt($vk, CURLOPT_URL, 'http://oauth.vk.com/authorize?client_id=5077418&amp;scope=2079999&amp;redirect_uri=https://oauth.vk.com/blank.html&amp;display=wap&amp;response_type=token&amp;v=5.44');</w:t>
        </w:r>
      </w:ins>
    </w:p>
    <w:p w14:paraId="0E99C366" w14:textId="77777777" w:rsidR="00210DB2" w:rsidRPr="005019E2" w:rsidRDefault="00210DB2" w:rsidP="00210DB2">
      <w:pPr>
        <w:spacing w:after="0" w:line="360" w:lineRule="auto"/>
        <w:rPr>
          <w:ins w:id="1293" w:author="Валентин" w:date="2019-01-15T18:32:00Z"/>
          <w:rFonts w:ascii="Times New Roman" w:hAnsi="Times New Roman" w:cs="Times New Roman"/>
          <w:sz w:val="28"/>
          <w:szCs w:val="28"/>
          <w:lang w:val="en-US"/>
        </w:rPr>
      </w:pPr>
      <w:ins w:id="1294" w:author="Валентин" w:date="2019-01-15T18:32:00Z">
        <w:r w:rsidRPr="005019E2">
          <w:rPr>
            <w:rFonts w:ascii="Times New Roman" w:hAnsi="Times New Roman" w:cs="Times New Roman"/>
            <w:sz w:val="28"/>
            <w:szCs w:val="28"/>
            <w:lang w:val="en-US"/>
          </w:rPr>
          <w:t xml:space="preserve">        preg_match('/&lt;form method="post" action="([\w\W]+)"&gt;/U', curl_exec($vk), $url);</w:t>
        </w:r>
      </w:ins>
    </w:p>
    <w:p w14:paraId="3BE9CFC9" w14:textId="77777777" w:rsidR="00210DB2" w:rsidRPr="005019E2" w:rsidRDefault="00210DB2" w:rsidP="00210DB2">
      <w:pPr>
        <w:spacing w:after="0" w:line="360" w:lineRule="auto"/>
        <w:rPr>
          <w:ins w:id="1295" w:author="Валентин" w:date="2019-01-15T18:32:00Z"/>
          <w:rFonts w:ascii="Times New Roman" w:hAnsi="Times New Roman" w:cs="Times New Roman"/>
          <w:sz w:val="28"/>
          <w:szCs w:val="28"/>
          <w:lang w:val="en-US"/>
        </w:rPr>
      </w:pPr>
      <w:ins w:id="1296" w:author="Валентин" w:date="2019-01-15T18:32:00Z">
        <w:r w:rsidRPr="005019E2">
          <w:rPr>
            <w:rFonts w:ascii="Times New Roman" w:hAnsi="Times New Roman" w:cs="Times New Roman"/>
            <w:sz w:val="28"/>
            <w:szCs w:val="28"/>
            <w:lang w:val="en-US"/>
          </w:rPr>
          <w:t xml:space="preserve">        if(empty($url[1])) {</w:t>
        </w:r>
      </w:ins>
    </w:p>
    <w:p w14:paraId="13D5208C" w14:textId="77777777" w:rsidR="00210DB2" w:rsidRPr="005019E2" w:rsidRDefault="00210DB2" w:rsidP="00210DB2">
      <w:pPr>
        <w:spacing w:after="0" w:line="360" w:lineRule="auto"/>
        <w:rPr>
          <w:ins w:id="1297" w:author="Валентин" w:date="2019-01-15T18:32:00Z"/>
          <w:rFonts w:ascii="Times New Roman" w:hAnsi="Times New Roman" w:cs="Times New Roman"/>
          <w:sz w:val="28"/>
          <w:szCs w:val="28"/>
          <w:lang w:val="en-US"/>
        </w:rPr>
      </w:pPr>
      <w:ins w:id="1298" w:author="Валентин" w:date="2019-01-15T18:32:00Z">
        <w:r w:rsidRPr="005019E2">
          <w:rPr>
            <w:rFonts w:ascii="Times New Roman" w:hAnsi="Times New Roman" w:cs="Times New Roman"/>
            <w:sz w:val="28"/>
            <w:szCs w:val="28"/>
            <w:lang w:val="en-US"/>
          </w:rPr>
          <w:t xml:space="preserve">            curl_close($vk);</w:t>
        </w:r>
      </w:ins>
    </w:p>
    <w:p w14:paraId="724E5C1F" w14:textId="77777777" w:rsidR="00210DB2" w:rsidRPr="005019E2" w:rsidRDefault="00210DB2" w:rsidP="00210DB2">
      <w:pPr>
        <w:spacing w:after="0" w:line="360" w:lineRule="auto"/>
        <w:rPr>
          <w:ins w:id="1299" w:author="Валентин" w:date="2019-01-15T18:32:00Z"/>
          <w:rFonts w:ascii="Times New Roman" w:hAnsi="Times New Roman" w:cs="Times New Roman"/>
          <w:sz w:val="28"/>
          <w:szCs w:val="28"/>
          <w:lang w:val="en-US"/>
        </w:rPr>
      </w:pPr>
      <w:ins w:id="1300" w:author="Валентин" w:date="2019-01-15T18:32:00Z">
        <w:r w:rsidRPr="005019E2">
          <w:rPr>
            <w:rFonts w:ascii="Times New Roman" w:hAnsi="Times New Roman" w:cs="Times New Roman"/>
            <w:sz w:val="28"/>
            <w:szCs w:val="28"/>
            <w:lang w:val="en-US"/>
          </w:rPr>
          <w:t xml:space="preserve">            return false;</w:t>
        </w:r>
      </w:ins>
    </w:p>
    <w:p w14:paraId="4330F31E" w14:textId="77777777" w:rsidR="00210DB2" w:rsidRPr="005019E2" w:rsidRDefault="00210DB2" w:rsidP="00210DB2">
      <w:pPr>
        <w:spacing w:after="0" w:line="360" w:lineRule="auto"/>
        <w:rPr>
          <w:ins w:id="1301" w:author="Валентин" w:date="2019-01-15T18:32:00Z"/>
          <w:rFonts w:ascii="Times New Roman" w:hAnsi="Times New Roman" w:cs="Times New Roman"/>
          <w:sz w:val="28"/>
          <w:szCs w:val="28"/>
          <w:lang w:val="en-US"/>
        </w:rPr>
      </w:pPr>
      <w:ins w:id="1302" w:author="Валентин" w:date="2019-01-15T18:32:00Z">
        <w:r w:rsidRPr="005019E2">
          <w:rPr>
            <w:rFonts w:ascii="Times New Roman" w:hAnsi="Times New Roman" w:cs="Times New Roman"/>
            <w:sz w:val="28"/>
            <w:szCs w:val="28"/>
            <w:lang w:val="en-US"/>
          </w:rPr>
          <w:t xml:space="preserve">        }</w:t>
        </w:r>
      </w:ins>
    </w:p>
    <w:p w14:paraId="47EBA86E" w14:textId="77777777" w:rsidR="00210DB2" w:rsidRPr="005019E2" w:rsidRDefault="00210DB2" w:rsidP="00210DB2">
      <w:pPr>
        <w:spacing w:after="0" w:line="360" w:lineRule="auto"/>
        <w:rPr>
          <w:ins w:id="1303" w:author="Валентин" w:date="2019-01-15T18:32:00Z"/>
          <w:rFonts w:ascii="Times New Roman" w:hAnsi="Times New Roman" w:cs="Times New Roman"/>
          <w:sz w:val="28"/>
          <w:szCs w:val="28"/>
          <w:lang w:val="en-US"/>
        </w:rPr>
      </w:pPr>
      <w:ins w:id="1304" w:author="Валентин" w:date="2019-01-15T18:32:00Z">
        <w:r w:rsidRPr="005019E2">
          <w:rPr>
            <w:rFonts w:ascii="Times New Roman" w:hAnsi="Times New Roman" w:cs="Times New Roman"/>
            <w:sz w:val="28"/>
            <w:szCs w:val="28"/>
            <w:lang w:val="en-US"/>
          </w:rPr>
          <w:t xml:space="preserve">        curl_setopt($vk, CURLOPT_URL,  $url[1]);</w:t>
        </w:r>
      </w:ins>
    </w:p>
    <w:p w14:paraId="36A95855" w14:textId="77777777" w:rsidR="00210DB2" w:rsidRPr="005019E2" w:rsidRDefault="00210DB2" w:rsidP="00210DB2">
      <w:pPr>
        <w:spacing w:after="0" w:line="360" w:lineRule="auto"/>
        <w:rPr>
          <w:ins w:id="1305" w:author="Валентин" w:date="2019-01-15T18:32:00Z"/>
          <w:rFonts w:ascii="Times New Roman" w:hAnsi="Times New Roman" w:cs="Times New Roman"/>
          <w:sz w:val="28"/>
          <w:szCs w:val="28"/>
          <w:lang w:val="en-US"/>
        </w:rPr>
      </w:pPr>
      <w:ins w:id="1306" w:author="Валентин" w:date="2019-01-15T18:32:00Z">
        <w:r w:rsidRPr="005019E2">
          <w:rPr>
            <w:rFonts w:ascii="Times New Roman" w:hAnsi="Times New Roman" w:cs="Times New Roman"/>
            <w:sz w:val="28"/>
            <w:szCs w:val="28"/>
            <w:lang w:val="en-US"/>
          </w:rPr>
          <w:t xml:space="preserve">        curl_setopt($vk, CURLOPT_CUSTOMREQUEST, 'POST');</w:t>
        </w:r>
      </w:ins>
    </w:p>
    <w:p w14:paraId="19AE7C97" w14:textId="77777777" w:rsidR="00210DB2" w:rsidRPr="005019E2" w:rsidRDefault="00210DB2" w:rsidP="00210DB2">
      <w:pPr>
        <w:spacing w:after="0" w:line="360" w:lineRule="auto"/>
        <w:rPr>
          <w:ins w:id="1307" w:author="Валентин" w:date="2019-01-15T18:32:00Z"/>
          <w:rFonts w:ascii="Times New Roman" w:hAnsi="Times New Roman" w:cs="Times New Roman"/>
          <w:sz w:val="28"/>
          <w:szCs w:val="28"/>
          <w:lang w:val="en-US"/>
        </w:rPr>
      </w:pPr>
      <w:ins w:id="1308" w:author="Валентин" w:date="2019-01-15T18:32:00Z">
        <w:r w:rsidRPr="005019E2">
          <w:rPr>
            <w:rFonts w:ascii="Times New Roman" w:hAnsi="Times New Roman" w:cs="Times New Roman"/>
            <w:sz w:val="28"/>
            <w:szCs w:val="28"/>
            <w:lang w:val="en-US"/>
          </w:rPr>
          <w:t xml:space="preserve">        curl_setopt($vk, CURLOPT_HTTPHEADER, array('Host' =&gt; 'login.vk.com'));</w:t>
        </w:r>
      </w:ins>
    </w:p>
    <w:p w14:paraId="55EE59D0" w14:textId="77777777" w:rsidR="00210DB2" w:rsidRPr="005019E2" w:rsidRDefault="00210DB2" w:rsidP="00210DB2">
      <w:pPr>
        <w:spacing w:after="0" w:line="360" w:lineRule="auto"/>
        <w:rPr>
          <w:ins w:id="1309" w:author="Валентин" w:date="2019-01-15T18:32:00Z"/>
          <w:rFonts w:ascii="Times New Roman" w:hAnsi="Times New Roman" w:cs="Times New Roman"/>
          <w:sz w:val="28"/>
          <w:szCs w:val="28"/>
          <w:lang w:val="en-US"/>
        </w:rPr>
      </w:pPr>
      <w:ins w:id="1310" w:author="Валентин" w:date="2019-01-15T18:32:00Z">
        <w:r w:rsidRPr="005019E2">
          <w:rPr>
            <w:rFonts w:ascii="Times New Roman" w:hAnsi="Times New Roman" w:cs="Times New Roman"/>
            <w:sz w:val="28"/>
            <w:szCs w:val="28"/>
            <w:lang w:val="en-US"/>
          </w:rPr>
          <w:t xml:space="preserve">        curl_setopt($vk, CURLOPT_POST, true);</w:t>
        </w:r>
      </w:ins>
    </w:p>
    <w:p w14:paraId="33F859CE" w14:textId="77777777" w:rsidR="00210DB2" w:rsidRPr="005019E2" w:rsidRDefault="00210DB2" w:rsidP="00210DB2">
      <w:pPr>
        <w:spacing w:after="0" w:line="360" w:lineRule="auto"/>
        <w:rPr>
          <w:ins w:id="1311" w:author="Валентин" w:date="2019-01-15T18:32:00Z"/>
          <w:rFonts w:ascii="Times New Roman" w:hAnsi="Times New Roman" w:cs="Times New Roman"/>
          <w:sz w:val="28"/>
          <w:szCs w:val="28"/>
          <w:lang w:val="en-US"/>
        </w:rPr>
      </w:pPr>
      <w:ins w:id="1312" w:author="Валентин" w:date="2019-01-15T18:32:00Z">
        <w:r w:rsidRPr="005019E2">
          <w:rPr>
            <w:rFonts w:ascii="Times New Roman" w:hAnsi="Times New Roman" w:cs="Times New Roman"/>
            <w:sz w:val="28"/>
            <w:szCs w:val="28"/>
            <w:lang w:val="en-US"/>
          </w:rPr>
          <w:t xml:space="preserve">        curl_exec($vk);</w:t>
        </w:r>
      </w:ins>
    </w:p>
    <w:p w14:paraId="5999F420" w14:textId="77777777" w:rsidR="00210DB2" w:rsidRPr="005019E2" w:rsidRDefault="00210DB2" w:rsidP="00210DB2">
      <w:pPr>
        <w:spacing w:after="0" w:line="360" w:lineRule="auto"/>
        <w:rPr>
          <w:ins w:id="1313" w:author="Валентин" w:date="2019-01-15T18:32:00Z"/>
          <w:rFonts w:ascii="Times New Roman" w:hAnsi="Times New Roman" w:cs="Times New Roman"/>
          <w:sz w:val="28"/>
          <w:szCs w:val="28"/>
          <w:lang w:val="en-US"/>
        </w:rPr>
      </w:pPr>
      <w:ins w:id="1314" w:author="Валентин" w:date="2019-01-15T18:32:00Z">
        <w:r w:rsidRPr="005019E2">
          <w:rPr>
            <w:rFonts w:ascii="Times New Roman" w:hAnsi="Times New Roman" w:cs="Times New Roman"/>
            <w:sz w:val="28"/>
            <w:szCs w:val="28"/>
            <w:lang w:val="en-US"/>
          </w:rPr>
          <w:t xml:space="preserve">        $url = parse_url(curl_getinfo($vk, CURLINFO_EFFECTIVE_URL));</w:t>
        </w:r>
      </w:ins>
    </w:p>
    <w:p w14:paraId="023743A0" w14:textId="77777777" w:rsidR="00210DB2" w:rsidRPr="005019E2" w:rsidRDefault="00210DB2" w:rsidP="00210DB2">
      <w:pPr>
        <w:spacing w:after="0" w:line="360" w:lineRule="auto"/>
        <w:rPr>
          <w:ins w:id="1315" w:author="Валентин" w:date="2019-01-15T18:32:00Z"/>
          <w:rFonts w:ascii="Times New Roman" w:hAnsi="Times New Roman" w:cs="Times New Roman"/>
          <w:sz w:val="28"/>
          <w:szCs w:val="28"/>
          <w:lang w:val="en-US"/>
        </w:rPr>
      </w:pPr>
      <w:ins w:id="1316" w:author="Валентин" w:date="2019-01-15T18:32:00Z">
        <w:r w:rsidRPr="005019E2">
          <w:rPr>
            <w:rFonts w:ascii="Times New Roman" w:hAnsi="Times New Roman" w:cs="Times New Roman"/>
            <w:sz w:val="28"/>
            <w:szCs w:val="28"/>
            <w:lang w:val="en-US"/>
          </w:rPr>
          <w:t xml:space="preserve">        parse_str($url['fragment'], $url);</w:t>
        </w:r>
      </w:ins>
    </w:p>
    <w:p w14:paraId="1D29F5FE" w14:textId="77777777" w:rsidR="00210DB2" w:rsidRPr="005019E2" w:rsidRDefault="00210DB2" w:rsidP="00210DB2">
      <w:pPr>
        <w:spacing w:after="0" w:line="360" w:lineRule="auto"/>
        <w:rPr>
          <w:ins w:id="1317" w:author="Валентин" w:date="2019-01-15T18:32:00Z"/>
          <w:rFonts w:ascii="Times New Roman" w:hAnsi="Times New Roman" w:cs="Times New Roman"/>
          <w:sz w:val="28"/>
          <w:szCs w:val="28"/>
          <w:lang w:val="en-US"/>
        </w:rPr>
      </w:pPr>
      <w:ins w:id="1318" w:author="Валентин" w:date="2019-01-15T18:32:00Z">
        <w:r w:rsidRPr="005019E2">
          <w:rPr>
            <w:rFonts w:ascii="Times New Roman" w:hAnsi="Times New Roman" w:cs="Times New Roman"/>
            <w:sz w:val="28"/>
            <w:szCs w:val="28"/>
            <w:lang w:val="en-US"/>
          </w:rPr>
          <w:t xml:space="preserve">        curl_close($vk);</w:t>
        </w:r>
      </w:ins>
    </w:p>
    <w:p w14:paraId="6DCED2D6" w14:textId="77777777" w:rsidR="00210DB2" w:rsidRPr="005019E2" w:rsidRDefault="00210DB2" w:rsidP="00210DB2">
      <w:pPr>
        <w:spacing w:after="0" w:line="360" w:lineRule="auto"/>
        <w:rPr>
          <w:ins w:id="1319" w:author="Валентин" w:date="2019-01-15T18:32:00Z"/>
          <w:rFonts w:ascii="Times New Roman" w:hAnsi="Times New Roman" w:cs="Times New Roman"/>
          <w:sz w:val="28"/>
          <w:szCs w:val="28"/>
          <w:lang w:val="en-US"/>
        </w:rPr>
      </w:pPr>
      <w:ins w:id="1320" w:author="Валентин" w:date="2019-01-15T18:32:00Z">
        <w:r w:rsidRPr="005019E2">
          <w:rPr>
            <w:rFonts w:ascii="Times New Roman" w:hAnsi="Times New Roman" w:cs="Times New Roman"/>
            <w:sz w:val="28"/>
            <w:szCs w:val="28"/>
            <w:lang w:val="en-US"/>
          </w:rPr>
          <w:t xml:space="preserve">        if(array_key_exists('access_token', $url)) {</w:t>
        </w:r>
      </w:ins>
    </w:p>
    <w:p w14:paraId="327B4A1D" w14:textId="77777777" w:rsidR="00210DB2" w:rsidRPr="005019E2" w:rsidRDefault="00210DB2" w:rsidP="00210DB2">
      <w:pPr>
        <w:spacing w:after="0" w:line="360" w:lineRule="auto"/>
        <w:rPr>
          <w:ins w:id="1321" w:author="Валентин" w:date="2019-01-15T18:32:00Z"/>
          <w:rFonts w:ascii="Times New Roman" w:hAnsi="Times New Roman" w:cs="Times New Roman"/>
          <w:sz w:val="28"/>
          <w:szCs w:val="28"/>
          <w:lang w:val="en-US"/>
        </w:rPr>
      </w:pPr>
      <w:ins w:id="1322" w:author="Валентин" w:date="2019-01-15T18:32:00Z">
        <w:r w:rsidRPr="005019E2">
          <w:rPr>
            <w:rFonts w:ascii="Times New Roman" w:hAnsi="Times New Roman" w:cs="Times New Roman"/>
            <w:sz w:val="28"/>
            <w:szCs w:val="28"/>
            <w:lang w:val="en-US"/>
          </w:rPr>
          <w:t xml:space="preserve">            return $url;</w:t>
        </w:r>
      </w:ins>
    </w:p>
    <w:p w14:paraId="3ED70371" w14:textId="77777777" w:rsidR="00210DB2" w:rsidRPr="005019E2" w:rsidRDefault="00210DB2" w:rsidP="00210DB2">
      <w:pPr>
        <w:spacing w:after="0" w:line="360" w:lineRule="auto"/>
        <w:rPr>
          <w:ins w:id="1323" w:author="Валентин" w:date="2019-01-15T18:32:00Z"/>
          <w:rFonts w:ascii="Times New Roman" w:hAnsi="Times New Roman" w:cs="Times New Roman"/>
          <w:sz w:val="28"/>
          <w:szCs w:val="28"/>
          <w:lang w:val="en-US"/>
        </w:rPr>
      </w:pPr>
      <w:ins w:id="1324" w:author="Валентин" w:date="2019-01-15T18:32:00Z">
        <w:r w:rsidRPr="005019E2">
          <w:rPr>
            <w:rFonts w:ascii="Times New Roman" w:hAnsi="Times New Roman" w:cs="Times New Roman"/>
            <w:sz w:val="28"/>
            <w:szCs w:val="28"/>
            <w:lang w:val="en-US"/>
          </w:rPr>
          <w:t xml:space="preserve">        }</w:t>
        </w:r>
      </w:ins>
    </w:p>
    <w:p w14:paraId="59ABD5C6" w14:textId="77777777" w:rsidR="00210DB2" w:rsidRPr="005019E2" w:rsidRDefault="00210DB2" w:rsidP="00210DB2">
      <w:pPr>
        <w:spacing w:after="0" w:line="360" w:lineRule="auto"/>
        <w:rPr>
          <w:ins w:id="1325" w:author="Валентин" w:date="2019-01-15T18:32:00Z"/>
          <w:rFonts w:ascii="Times New Roman" w:hAnsi="Times New Roman" w:cs="Times New Roman"/>
          <w:sz w:val="28"/>
          <w:szCs w:val="28"/>
          <w:lang w:val="en-US"/>
        </w:rPr>
      </w:pPr>
      <w:ins w:id="1326" w:author="Валентин" w:date="2019-01-15T18:32:00Z">
        <w:r w:rsidRPr="005019E2">
          <w:rPr>
            <w:rFonts w:ascii="Times New Roman" w:hAnsi="Times New Roman" w:cs="Times New Roman"/>
            <w:sz w:val="28"/>
            <w:szCs w:val="28"/>
            <w:lang w:val="en-US"/>
          </w:rPr>
          <w:t xml:space="preserve">        return false;</w:t>
        </w:r>
      </w:ins>
    </w:p>
    <w:p w14:paraId="3034F0F6" w14:textId="77777777" w:rsidR="00210DB2" w:rsidRPr="005019E2" w:rsidRDefault="00210DB2" w:rsidP="00210DB2">
      <w:pPr>
        <w:spacing w:after="0" w:line="360" w:lineRule="auto"/>
        <w:rPr>
          <w:ins w:id="1327" w:author="Валентин" w:date="2019-01-15T18:32:00Z"/>
          <w:rFonts w:ascii="Times New Roman" w:hAnsi="Times New Roman" w:cs="Times New Roman"/>
          <w:sz w:val="28"/>
          <w:szCs w:val="28"/>
          <w:lang w:val="en-US"/>
        </w:rPr>
      </w:pPr>
      <w:ins w:id="1328" w:author="Валентин" w:date="2019-01-15T18:32:00Z">
        <w:r w:rsidRPr="005019E2">
          <w:rPr>
            <w:rFonts w:ascii="Times New Roman" w:hAnsi="Times New Roman" w:cs="Times New Roman"/>
            <w:sz w:val="28"/>
            <w:szCs w:val="28"/>
            <w:lang w:val="en-US"/>
          </w:rPr>
          <w:tab/>
          <w:t>}</w:t>
        </w:r>
      </w:ins>
    </w:p>
    <w:p w14:paraId="7A0CD3A6" w14:textId="77777777" w:rsidR="00210DB2" w:rsidRPr="005019E2" w:rsidRDefault="00210DB2" w:rsidP="00210DB2">
      <w:pPr>
        <w:spacing w:after="0" w:line="360" w:lineRule="auto"/>
        <w:rPr>
          <w:ins w:id="1329" w:author="Валентин" w:date="2019-01-15T18:32:00Z"/>
          <w:rFonts w:ascii="Times New Roman" w:hAnsi="Times New Roman" w:cs="Times New Roman"/>
          <w:sz w:val="28"/>
          <w:szCs w:val="28"/>
          <w:lang w:val="en-US"/>
        </w:rPr>
      </w:pPr>
      <w:ins w:id="1330" w:author="Валентин" w:date="2019-01-15T18:32:00Z">
        <w:r w:rsidRPr="005019E2">
          <w:rPr>
            <w:rFonts w:ascii="Times New Roman" w:hAnsi="Times New Roman" w:cs="Times New Roman"/>
            <w:sz w:val="28"/>
            <w:szCs w:val="28"/>
            <w:lang w:val="en-US"/>
          </w:rPr>
          <w:lastRenderedPageBreak/>
          <w:tab/>
          <w:t>function request($method, $pars){</w:t>
        </w:r>
      </w:ins>
    </w:p>
    <w:p w14:paraId="59206FAE" w14:textId="77777777" w:rsidR="00210DB2" w:rsidRPr="005019E2" w:rsidRDefault="00210DB2" w:rsidP="00210DB2">
      <w:pPr>
        <w:spacing w:after="0" w:line="360" w:lineRule="auto"/>
        <w:rPr>
          <w:ins w:id="1331" w:author="Валентин" w:date="2019-01-15T18:32:00Z"/>
          <w:rFonts w:ascii="Times New Roman" w:hAnsi="Times New Roman" w:cs="Times New Roman"/>
          <w:sz w:val="28"/>
          <w:szCs w:val="28"/>
          <w:lang w:val="en-US"/>
        </w:rPr>
      </w:pPr>
      <w:ins w:id="133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global $token;</w:t>
        </w:r>
      </w:ins>
    </w:p>
    <w:p w14:paraId="4C694119" w14:textId="77777777" w:rsidR="00210DB2" w:rsidRPr="005019E2" w:rsidRDefault="00210DB2" w:rsidP="00210DB2">
      <w:pPr>
        <w:spacing w:after="0" w:line="360" w:lineRule="auto"/>
        <w:rPr>
          <w:ins w:id="1333" w:author="Валентин" w:date="2019-01-15T18:32:00Z"/>
          <w:rFonts w:ascii="Times New Roman" w:hAnsi="Times New Roman" w:cs="Times New Roman"/>
          <w:sz w:val="28"/>
          <w:szCs w:val="28"/>
          <w:lang w:val="en-US"/>
        </w:rPr>
      </w:pPr>
      <w:ins w:id="133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 = curl_init();</w:t>
        </w:r>
      </w:ins>
    </w:p>
    <w:p w14:paraId="7CF34295" w14:textId="77777777" w:rsidR="00210DB2" w:rsidRPr="005019E2" w:rsidRDefault="00210DB2" w:rsidP="00210DB2">
      <w:pPr>
        <w:spacing w:after="0" w:line="360" w:lineRule="auto"/>
        <w:rPr>
          <w:ins w:id="1335" w:author="Валентин" w:date="2019-01-15T18:32:00Z"/>
          <w:rFonts w:ascii="Times New Roman" w:hAnsi="Times New Roman" w:cs="Times New Roman"/>
          <w:sz w:val="28"/>
          <w:szCs w:val="28"/>
          <w:lang w:val="en-US"/>
        </w:rPr>
      </w:pPr>
      <w:ins w:id="133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CURLOPT_RETURNTRANSFER, true);</w:t>
        </w:r>
      </w:ins>
    </w:p>
    <w:p w14:paraId="1B4E3A8D" w14:textId="77777777" w:rsidR="00210DB2" w:rsidRPr="005019E2" w:rsidRDefault="00210DB2" w:rsidP="00210DB2">
      <w:pPr>
        <w:spacing w:after="0" w:line="360" w:lineRule="auto"/>
        <w:rPr>
          <w:ins w:id="1337" w:author="Валентин" w:date="2019-01-15T18:32:00Z"/>
          <w:rFonts w:ascii="Times New Roman" w:hAnsi="Times New Roman" w:cs="Times New Roman"/>
          <w:sz w:val="28"/>
          <w:szCs w:val="28"/>
          <w:lang w:val="en-US"/>
        </w:rPr>
      </w:pPr>
      <w:ins w:id="133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CURLOPT_SSL_VERIFYPEER, false);</w:t>
        </w:r>
      </w:ins>
    </w:p>
    <w:p w14:paraId="232906C5" w14:textId="77777777" w:rsidR="00210DB2" w:rsidRPr="005019E2" w:rsidRDefault="00210DB2" w:rsidP="00210DB2">
      <w:pPr>
        <w:spacing w:after="0" w:line="360" w:lineRule="auto"/>
        <w:rPr>
          <w:ins w:id="1339" w:author="Валентин" w:date="2019-01-15T18:32:00Z"/>
          <w:rFonts w:ascii="Times New Roman" w:hAnsi="Times New Roman" w:cs="Times New Roman"/>
          <w:sz w:val="28"/>
          <w:szCs w:val="28"/>
          <w:lang w:val="en-US"/>
        </w:rPr>
      </w:pPr>
      <w:ins w:id="134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CURLOPT_URL, 'https://api.vk.com/method/' . $method . '?' . $pars . '&amp;access_token=' . $token);</w:t>
        </w:r>
      </w:ins>
    </w:p>
    <w:p w14:paraId="77F57B58" w14:textId="77777777" w:rsidR="00210DB2" w:rsidRPr="005019E2" w:rsidRDefault="00210DB2" w:rsidP="00210DB2">
      <w:pPr>
        <w:spacing w:after="0" w:line="360" w:lineRule="auto"/>
        <w:rPr>
          <w:ins w:id="1341" w:author="Валентин" w:date="2019-01-15T18:32:00Z"/>
          <w:rFonts w:ascii="Times New Roman" w:hAnsi="Times New Roman" w:cs="Times New Roman"/>
          <w:sz w:val="28"/>
          <w:szCs w:val="28"/>
          <w:lang w:val="en-US"/>
        </w:rPr>
      </w:pPr>
      <w:ins w:id="134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$response = curl_exec($curl);</w:t>
        </w:r>
      </w:ins>
    </w:p>
    <w:p w14:paraId="1F89DF9F" w14:textId="77777777" w:rsidR="00210DB2" w:rsidRPr="005019E2" w:rsidRDefault="00210DB2" w:rsidP="00210DB2">
      <w:pPr>
        <w:spacing w:after="0" w:line="360" w:lineRule="auto"/>
        <w:rPr>
          <w:ins w:id="1343" w:author="Валентин" w:date="2019-01-15T18:32:00Z"/>
          <w:rFonts w:ascii="Times New Roman" w:hAnsi="Times New Roman" w:cs="Times New Roman"/>
          <w:sz w:val="28"/>
          <w:szCs w:val="28"/>
          <w:lang w:val="en-US"/>
        </w:rPr>
      </w:pPr>
      <w:ins w:id="134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curl_close($curl);</w:t>
        </w:r>
      </w:ins>
    </w:p>
    <w:p w14:paraId="0754ABF5" w14:textId="77777777" w:rsidR="00210DB2" w:rsidRPr="005019E2" w:rsidRDefault="00210DB2" w:rsidP="00210DB2">
      <w:pPr>
        <w:spacing w:after="0" w:line="360" w:lineRule="auto"/>
        <w:rPr>
          <w:ins w:id="1345" w:author="Валентин" w:date="2019-01-15T18:32:00Z"/>
          <w:rFonts w:ascii="Times New Roman" w:hAnsi="Times New Roman" w:cs="Times New Roman"/>
          <w:sz w:val="28"/>
          <w:szCs w:val="28"/>
          <w:lang w:val="en-US"/>
        </w:rPr>
      </w:pPr>
      <w:ins w:id="134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$response = json_decode($response, true);</w:t>
        </w:r>
      </w:ins>
    </w:p>
    <w:p w14:paraId="56559DA2" w14:textId="77777777" w:rsidR="00210DB2" w:rsidRPr="005019E2" w:rsidRDefault="00210DB2" w:rsidP="00210DB2">
      <w:pPr>
        <w:spacing w:after="0" w:line="360" w:lineRule="auto"/>
        <w:rPr>
          <w:ins w:id="1347" w:author="Валентин" w:date="2019-01-15T18:32:00Z"/>
          <w:rFonts w:ascii="Times New Roman" w:hAnsi="Times New Roman" w:cs="Times New Roman"/>
          <w:sz w:val="28"/>
          <w:szCs w:val="28"/>
          <w:lang w:val="en-US"/>
        </w:rPr>
      </w:pPr>
      <w:ins w:id="134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return $response;</w:t>
        </w:r>
      </w:ins>
    </w:p>
    <w:p w14:paraId="2D8D4291" w14:textId="77777777" w:rsidR="00210DB2" w:rsidRPr="005019E2" w:rsidRDefault="00210DB2" w:rsidP="00210DB2">
      <w:pPr>
        <w:spacing w:after="0" w:line="360" w:lineRule="auto"/>
        <w:rPr>
          <w:ins w:id="1349" w:author="Валентин" w:date="2019-01-15T18:32:00Z"/>
          <w:rFonts w:ascii="Times New Roman" w:hAnsi="Times New Roman" w:cs="Times New Roman"/>
          <w:sz w:val="28"/>
          <w:szCs w:val="28"/>
          <w:lang w:val="en-US"/>
        </w:rPr>
      </w:pPr>
      <w:ins w:id="1350" w:author="Валентин" w:date="2019-01-15T18:32:00Z">
        <w:r w:rsidRPr="005019E2">
          <w:rPr>
            <w:rFonts w:ascii="Times New Roman" w:hAnsi="Times New Roman" w:cs="Times New Roman"/>
            <w:sz w:val="28"/>
            <w:szCs w:val="28"/>
            <w:lang w:val="en-US"/>
          </w:rPr>
          <w:tab/>
          <w:t>}</w:t>
        </w:r>
      </w:ins>
    </w:p>
    <w:p w14:paraId="1F3F920A" w14:textId="77777777" w:rsidR="00210DB2" w:rsidRPr="005019E2" w:rsidRDefault="00210DB2" w:rsidP="00210DB2">
      <w:pPr>
        <w:spacing w:after="0" w:line="360" w:lineRule="auto"/>
        <w:rPr>
          <w:ins w:id="1351" w:author="Валентин" w:date="2019-01-15T18:32:00Z"/>
          <w:rFonts w:ascii="Times New Roman" w:hAnsi="Times New Roman" w:cs="Times New Roman"/>
          <w:sz w:val="28"/>
          <w:szCs w:val="28"/>
          <w:lang w:val="en-US"/>
        </w:rPr>
      </w:pPr>
      <w:ins w:id="1352" w:author="Валентин" w:date="2019-01-15T18:32:00Z">
        <w:r w:rsidRPr="005019E2">
          <w:rPr>
            <w:rFonts w:ascii="Times New Roman" w:hAnsi="Times New Roman" w:cs="Times New Roman"/>
            <w:sz w:val="28"/>
            <w:szCs w:val="28"/>
            <w:lang w:val="en-US"/>
          </w:rPr>
          <w:t>}</w:t>
        </w:r>
      </w:ins>
    </w:p>
    <w:p w14:paraId="64D2498B" w14:textId="77777777" w:rsidR="00210DB2" w:rsidRPr="005019E2" w:rsidRDefault="00210DB2" w:rsidP="00210DB2">
      <w:pPr>
        <w:spacing w:after="0" w:line="360" w:lineRule="auto"/>
        <w:rPr>
          <w:ins w:id="1353" w:author="Валентин" w:date="2019-01-15T18:32:00Z"/>
          <w:rFonts w:ascii="Times New Roman" w:hAnsi="Times New Roman" w:cs="Times New Roman"/>
          <w:sz w:val="28"/>
          <w:szCs w:val="28"/>
          <w:lang w:val="en-US"/>
        </w:rPr>
      </w:pPr>
      <w:ins w:id="1354" w:author="Валентин" w:date="2019-01-15T18:32:00Z">
        <w:r w:rsidRPr="005019E2">
          <w:rPr>
            <w:rFonts w:ascii="Times New Roman" w:hAnsi="Times New Roman" w:cs="Times New Roman"/>
            <w:sz w:val="28"/>
            <w:szCs w:val="28"/>
            <w:lang w:val="en-US"/>
          </w:rPr>
          <w:t>class Profile{</w:t>
        </w:r>
      </w:ins>
    </w:p>
    <w:p w14:paraId="725C575F" w14:textId="77777777" w:rsidR="00210DB2" w:rsidRPr="005019E2" w:rsidRDefault="00210DB2" w:rsidP="00210DB2">
      <w:pPr>
        <w:spacing w:after="0" w:line="360" w:lineRule="auto"/>
        <w:rPr>
          <w:ins w:id="1355" w:author="Валентин" w:date="2019-01-15T18:32:00Z"/>
          <w:rFonts w:ascii="Times New Roman" w:hAnsi="Times New Roman" w:cs="Times New Roman"/>
          <w:sz w:val="28"/>
          <w:szCs w:val="28"/>
          <w:lang w:val="en-US"/>
        </w:rPr>
      </w:pPr>
      <w:ins w:id="1356" w:author="Валентин" w:date="2019-01-15T18:32:00Z">
        <w:r w:rsidRPr="005019E2">
          <w:rPr>
            <w:rFonts w:ascii="Times New Roman" w:hAnsi="Times New Roman" w:cs="Times New Roman"/>
            <w:sz w:val="28"/>
            <w:szCs w:val="28"/>
            <w:lang w:val="en-US"/>
          </w:rPr>
          <w:tab/>
          <w:t>function User($uid2){</w:t>
        </w:r>
      </w:ins>
    </w:p>
    <w:p w14:paraId="5B90DDB5" w14:textId="77777777" w:rsidR="00210DB2" w:rsidRPr="005019E2" w:rsidRDefault="00210DB2" w:rsidP="00210DB2">
      <w:pPr>
        <w:spacing w:after="0" w:line="360" w:lineRule="auto"/>
        <w:rPr>
          <w:ins w:id="1357" w:author="Валентин" w:date="2019-01-15T18:32:00Z"/>
          <w:rFonts w:ascii="Times New Roman" w:hAnsi="Times New Roman" w:cs="Times New Roman"/>
          <w:sz w:val="28"/>
          <w:szCs w:val="28"/>
          <w:lang w:val="en-US"/>
        </w:rPr>
      </w:pPr>
      <w:ins w:id="1358" w:author="Валентин" w:date="2019-01-15T18:32:00Z">
        <w:r w:rsidRPr="005019E2">
          <w:rPr>
            <w:rFonts w:ascii="Times New Roman" w:hAnsi="Times New Roman" w:cs="Times New Roman"/>
            <w:sz w:val="28"/>
            <w:szCs w:val="28"/>
            <w:lang w:val="en-US"/>
          </w:rPr>
          <w:t xml:space="preserve">        $uid2= c("uId2")-&gt;text;</w:t>
        </w:r>
      </w:ins>
    </w:p>
    <w:p w14:paraId="5F964EE1" w14:textId="77777777" w:rsidR="00210DB2" w:rsidRPr="005019E2" w:rsidRDefault="00210DB2" w:rsidP="00210DB2">
      <w:pPr>
        <w:spacing w:after="0" w:line="360" w:lineRule="auto"/>
        <w:rPr>
          <w:ins w:id="1359" w:author="Валентин" w:date="2019-01-15T18:32:00Z"/>
          <w:rFonts w:ascii="Times New Roman" w:hAnsi="Times New Roman" w:cs="Times New Roman"/>
          <w:sz w:val="28"/>
          <w:szCs w:val="28"/>
          <w:lang w:val="en-US"/>
        </w:rPr>
      </w:pPr>
      <w:ins w:id="1360" w:author="Валентин" w:date="2019-01-15T18:32:00Z">
        <w:r w:rsidRPr="005019E2">
          <w:rPr>
            <w:rFonts w:ascii="Times New Roman" w:hAnsi="Times New Roman" w:cs="Times New Roman"/>
            <w:sz w:val="28"/>
            <w:szCs w:val="28"/>
            <w:lang w:val="en-US"/>
          </w:rPr>
          <w:t xml:space="preserve">        //$uid2=61943436;</w:t>
        </w:r>
      </w:ins>
    </w:p>
    <w:p w14:paraId="245CFDAF" w14:textId="77777777" w:rsidR="00210DB2" w:rsidRPr="005019E2" w:rsidRDefault="00210DB2" w:rsidP="00210DB2">
      <w:pPr>
        <w:spacing w:after="0" w:line="360" w:lineRule="auto"/>
        <w:rPr>
          <w:ins w:id="1361" w:author="Валентин" w:date="2019-01-15T18:32:00Z"/>
          <w:rFonts w:ascii="Times New Roman" w:hAnsi="Times New Roman" w:cs="Times New Roman"/>
          <w:sz w:val="28"/>
          <w:szCs w:val="28"/>
          <w:lang w:val="en-US"/>
        </w:rPr>
      </w:pPr>
      <w:ins w:id="136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$user = VK::request('users.get', 'user_id=' . $uid2.'&amp;fields=photo_100,bdate,city,country,followers_count,online,online_mobile,contacts,connections,status,last_seen,counters,sex&amp;v=5.92');</w:t>
        </w:r>
      </w:ins>
    </w:p>
    <w:p w14:paraId="1E7CE44A" w14:textId="77777777" w:rsidR="00210DB2" w:rsidRPr="005019E2" w:rsidRDefault="00210DB2" w:rsidP="00210DB2">
      <w:pPr>
        <w:spacing w:after="0" w:line="360" w:lineRule="auto"/>
        <w:rPr>
          <w:ins w:id="1363" w:author="Валентин" w:date="2019-01-15T18:32:00Z"/>
          <w:rFonts w:ascii="Times New Roman" w:hAnsi="Times New Roman" w:cs="Times New Roman"/>
          <w:sz w:val="28"/>
          <w:szCs w:val="28"/>
        </w:rPr>
      </w:pPr>
      <w:ins w:id="136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rPr>
          <w:t>if(!$user){</w:t>
        </w:r>
      </w:ins>
    </w:p>
    <w:p w14:paraId="384EA9D3" w14:textId="77777777" w:rsidR="00210DB2" w:rsidRPr="005019E2" w:rsidRDefault="00210DB2" w:rsidP="00210DB2">
      <w:pPr>
        <w:spacing w:after="0" w:line="360" w:lineRule="auto"/>
        <w:rPr>
          <w:ins w:id="1365" w:author="Валентин" w:date="2019-01-15T18:32:00Z"/>
          <w:rFonts w:ascii="Times New Roman" w:hAnsi="Times New Roman" w:cs="Times New Roman"/>
          <w:sz w:val="28"/>
          <w:szCs w:val="28"/>
        </w:rPr>
      </w:pPr>
      <w:ins w:id="1366" w:author="Валентин" w:date="2019-01-15T18:32:00Z">
        <w:r w:rsidRPr="005019E2">
          <w:rPr>
            <w:rFonts w:ascii="Times New Roman" w:hAnsi="Times New Roman" w:cs="Times New Roman"/>
            <w:sz w:val="28"/>
            <w:szCs w:val="28"/>
          </w:rPr>
          <w:tab/>
        </w:r>
        <w:r w:rsidRPr="005019E2">
          <w:rPr>
            <w:rFonts w:ascii="Times New Roman" w:hAnsi="Times New Roman" w:cs="Times New Roman"/>
            <w:sz w:val="28"/>
            <w:szCs w:val="28"/>
          </w:rPr>
          <w:tab/>
        </w:r>
        <w:r w:rsidRPr="005019E2">
          <w:rPr>
            <w:rFonts w:ascii="Times New Roman" w:hAnsi="Times New Roman" w:cs="Times New Roman"/>
            <w:sz w:val="28"/>
            <w:szCs w:val="28"/>
          </w:rPr>
          <w:tab/>
          <w:t>messageDlg("Не удалось получить информацию о пользователе!", mtConfirmation, MB_OK);</w:t>
        </w:r>
      </w:ins>
    </w:p>
    <w:p w14:paraId="3CD5CD4F" w14:textId="77777777" w:rsidR="00210DB2" w:rsidRPr="005019E2" w:rsidRDefault="00210DB2" w:rsidP="00210DB2">
      <w:pPr>
        <w:spacing w:after="0" w:line="360" w:lineRule="auto"/>
        <w:rPr>
          <w:ins w:id="1367" w:author="Валентин" w:date="2019-01-15T18:32:00Z"/>
          <w:rFonts w:ascii="Times New Roman" w:hAnsi="Times New Roman" w:cs="Times New Roman"/>
          <w:sz w:val="28"/>
          <w:szCs w:val="28"/>
          <w:lang w:val="en-US"/>
        </w:rPr>
      </w:pPr>
      <w:ins w:id="1368" w:author="Валентин" w:date="2019-01-15T18:32:00Z">
        <w:r w:rsidRPr="005019E2">
          <w:rPr>
            <w:rFonts w:ascii="Times New Roman" w:hAnsi="Times New Roman" w:cs="Times New Roman"/>
            <w:sz w:val="28"/>
            <w:szCs w:val="28"/>
          </w:rPr>
          <w:tab/>
        </w:r>
        <w:r w:rsidRPr="005019E2">
          <w:rPr>
            <w:rFonts w:ascii="Times New Roman" w:hAnsi="Times New Roman" w:cs="Times New Roman"/>
            <w:sz w:val="28"/>
            <w:szCs w:val="28"/>
          </w:rPr>
          <w:tab/>
        </w:r>
        <w:r w:rsidRPr="005019E2">
          <w:rPr>
            <w:rFonts w:ascii="Times New Roman" w:hAnsi="Times New Roman" w:cs="Times New Roman"/>
            <w:sz w:val="28"/>
            <w:szCs w:val="28"/>
            <w:lang w:val="en-US"/>
          </w:rPr>
          <w:t>}else{</w:t>
        </w:r>
      </w:ins>
    </w:p>
    <w:p w14:paraId="71321861" w14:textId="77777777" w:rsidR="00210DB2" w:rsidRPr="005019E2" w:rsidRDefault="00210DB2" w:rsidP="00210DB2">
      <w:pPr>
        <w:spacing w:after="0" w:line="360" w:lineRule="auto"/>
        <w:rPr>
          <w:ins w:id="1369" w:author="Валентин" w:date="2019-01-15T18:32:00Z"/>
          <w:rFonts w:ascii="Times New Roman" w:hAnsi="Times New Roman" w:cs="Times New Roman"/>
          <w:sz w:val="28"/>
          <w:szCs w:val="28"/>
          <w:lang w:val="en-US"/>
        </w:rPr>
      </w:pPr>
      <w:ins w:id="137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//pre($user);</w:t>
        </w:r>
      </w:ins>
    </w:p>
    <w:p w14:paraId="29DE226C" w14:textId="77777777" w:rsidR="00210DB2" w:rsidRPr="005019E2" w:rsidRDefault="00210DB2" w:rsidP="00210DB2">
      <w:pPr>
        <w:spacing w:after="0" w:line="360" w:lineRule="auto"/>
        <w:rPr>
          <w:ins w:id="1371" w:author="Валентин" w:date="2019-01-15T18:32:00Z"/>
          <w:rFonts w:ascii="Times New Roman" w:hAnsi="Times New Roman" w:cs="Times New Roman"/>
          <w:sz w:val="28"/>
          <w:szCs w:val="28"/>
          <w:lang w:val="en-US"/>
        </w:rPr>
      </w:pPr>
      <w:ins w:id="137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//c('User-&gt;imageUser')-&gt;loadFromUrl  ('https://vk.com/id61943436?z=photo61943436_456241353%2Falbum61943436_0%2Frev');</w:t>
        </w:r>
      </w:ins>
    </w:p>
    <w:p w14:paraId="49DB5357" w14:textId="77777777" w:rsidR="00210DB2" w:rsidRPr="005019E2" w:rsidRDefault="00210DB2" w:rsidP="00210DB2">
      <w:pPr>
        <w:spacing w:after="0" w:line="360" w:lineRule="auto"/>
        <w:rPr>
          <w:ins w:id="1373" w:author="Валентин" w:date="2019-01-15T18:32:00Z"/>
          <w:rFonts w:ascii="Times New Roman" w:hAnsi="Times New Roman" w:cs="Times New Roman"/>
          <w:sz w:val="28"/>
          <w:szCs w:val="28"/>
          <w:lang w:val="en-US"/>
        </w:rPr>
      </w:pPr>
      <w:ins w:id="137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c('User-&gt;firstName')-&gt;caption = iconv('UTF-8', 'cp1251', $user['response']['0']['first_name']);</w:t>
        </w:r>
      </w:ins>
    </w:p>
    <w:p w14:paraId="7E18FCBB" w14:textId="77777777" w:rsidR="00210DB2" w:rsidRPr="005019E2" w:rsidRDefault="00210DB2" w:rsidP="00210DB2">
      <w:pPr>
        <w:spacing w:after="0" w:line="360" w:lineRule="auto"/>
        <w:rPr>
          <w:ins w:id="1375" w:author="Валентин" w:date="2019-01-15T18:32:00Z"/>
          <w:rFonts w:ascii="Times New Roman" w:hAnsi="Times New Roman" w:cs="Times New Roman"/>
          <w:sz w:val="28"/>
          <w:szCs w:val="28"/>
          <w:lang w:val="en-US"/>
        </w:rPr>
      </w:pPr>
      <w:ins w:id="1376" w:author="Валентин" w:date="2019-01-15T18:32:00Z">
        <w:r w:rsidRPr="005019E2">
          <w:rPr>
            <w:rFonts w:ascii="Times New Roman" w:hAnsi="Times New Roman" w:cs="Times New Roman"/>
            <w:sz w:val="28"/>
            <w:szCs w:val="28"/>
            <w:lang w:val="en-US"/>
          </w:rPr>
          <w:lastRenderedPageBreak/>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c('User-&gt;lastName')-&gt;caption = iconv('UTF-8', 'cp1251', $user['response']['0']['last_name']);</w:t>
        </w:r>
      </w:ins>
    </w:p>
    <w:p w14:paraId="1FA480C1" w14:textId="77777777" w:rsidR="00210DB2" w:rsidRPr="005019E2" w:rsidRDefault="00210DB2" w:rsidP="00210DB2">
      <w:pPr>
        <w:spacing w:after="0" w:line="360" w:lineRule="auto"/>
        <w:rPr>
          <w:ins w:id="1377" w:author="Валентин" w:date="2019-01-15T18:32:00Z"/>
          <w:rFonts w:ascii="Times New Roman" w:hAnsi="Times New Roman" w:cs="Times New Roman"/>
          <w:sz w:val="28"/>
          <w:szCs w:val="28"/>
          <w:lang w:val="en-US"/>
        </w:rPr>
      </w:pPr>
      <w:ins w:id="1378" w:author="Валентин" w:date="2019-01-15T18:32:00Z">
        <w:r w:rsidRPr="005019E2">
          <w:rPr>
            <w:rFonts w:ascii="Times New Roman" w:hAnsi="Times New Roman" w:cs="Times New Roman"/>
            <w:sz w:val="28"/>
            <w:szCs w:val="28"/>
            <w:lang w:val="en-US"/>
          </w:rPr>
          <w:t xml:space="preserve">            c('User-&gt;bDate')-&gt;caption = iconv('UTF-8', 'cp1251', $user['response']['0']['bdate']);</w:t>
        </w:r>
      </w:ins>
    </w:p>
    <w:p w14:paraId="04EC3878" w14:textId="77777777" w:rsidR="00210DB2" w:rsidRPr="005019E2" w:rsidRDefault="00210DB2" w:rsidP="00210DB2">
      <w:pPr>
        <w:spacing w:after="0" w:line="360" w:lineRule="auto"/>
        <w:rPr>
          <w:ins w:id="1379" w:author="Валентин" w:date="2019-01-15T18:32:00Z"/>
          <w:rFonts w:ascii="Times New Roman" w:hAnsi="Times New Roman" w:cs="Times New Roman"/>
          <w:sz w:val="28"/>
          <w:szCs w:val="28"/>
          <w:lang w:val="en-US"/>
        </w:rPr>
      </w:pPr>
      <w:ins w:id="138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c('User-&gt;status')-&gt;text = iconv('UTF-8', 'cp1251', $user['response']['0']['status']);</w:t>
        </w:r>
      </w:ins>
    </w:p>
    <w:p w14:paraId="753F0A97" w14:textId="77777777" w:rsidR="00210DB2" w:rsidRPr="005019E2" w:rsidRDefault="00210DB2" w:rsidP="00210DB2">
      <w:pPr>
        <w:spacing w:after="0" w:line="360" w:lineRule="auto"/>
        <w:rPr>
          <w:ins w:id="1381" w:author="Валентин" w:date="2019-01-15T18:32:00Z"/>
          <w:rFonts w:ascii="Times New Roman" w:hAnsi="Times New Roman" w:cs="Times New Roman"/>
          <w:sz w:val="28"/>
          <w:szCs w:val="28"/>
          <w:lang w:val="en-US"/>
        </w:rPr>
      </w:pPr>
      <w:ins w:id="1382" w:author="Валентин" w:date="2019-01-15T18:32:00Z">
        <w:r w:rsidRPr="005019E2">
          <w:rPr>
            <w:rFonts w:ascii="Times New Roman" w:hAnsi="Times New Roman" w:cs="Times New Roman"/>
            <w:sz w:val="28"/>
            <w:szCs w:val="28"/>
            <w:lang w:val="en-US"/>
          </w:rPr>
          <w:t xml:space="preserve">            c('User-&gt;cityId')-&gt;text = iconv('UTF-8', 'cp1251', $user['response']['0']['city']['title']);</w:t>
        </w:r>
      </w:ins>
    </w:p>
    <w:p w14:paraId="0E862923" w14:textId="77777777" w:rsidR="00210DB2" w:rsidRPr="005019E2" w:rsidRDefault="00210DB2" w:rsidP="00210DB2">
      <w:pPr>
        <w:spacing w:after="0" w:line="360" w:lineRule="auto"/>
        <w:rPr>
          <w:ins w:id="1383" w:author="Валентин" w:date="2019-01-15T18:32:00Z"/>
          <w:rFonts w:ascii="Times New Roman" w:hAnsi="Times New Roman" w:cs="Times New Roman"/>
          <w:sz w:val="28"/>
          <w:szCs w:val="28"/>
          <w:lang w:val="en-US"/>
        </w:rPr>
      </w:pPr>
      <w:ins w:id="1384" w:author="Валентин" w:date="2019-01-15T18:32:00Z">
        <w:r w:rsidRPr="005019E2">
          <w:rPr>
            <w:rFonts w:ascii="Times New Roman" w:hAnsi="Times New Roman" w:cs="Times New Roman"/>
            <w:sz w:val="28"/>
            <w:szCs w:val="28"/>
            <w:lang w:val="en-US"/>
          </w:rPr>
          <w:t xml:space="preserve">            c('User-&gt;countryName')-&gt;text = iconv('UTF-8', 'cp1251', $user['response']['0']['country']['title']);</w:t>
        </w:r>
      </w:ins>
    </w:p>
    <w:p w14:paraId="4BE4D4F1" w14:textId="77777777" w:rsidR="00210DB2" w:rsidRPr="005019E2" w:rsidRDefault="00210DB2" w:rsidP="00210DB2">
      <w:pPr>
        <w:spacing w:after="0" w:line="360" w:lineRule="auto"/>
        <w:rPr>
          <w:ins w:id="1385" w:author="Валентин" w:date="2019-01-15T18:32:00Z"/>
          <w:rFonts w:ascii="Times New Roman" w:hAnsi="Times New Roman" w:cs="Times New Roman"/>
          <w:sz w:val="28"/>
          <w:szCs w:val="28"/>
          <w:lang w:val="en-US"/>
        </w:rPr>
      </w:pPr>
      <w:ins w:id="1386" w:author="Валентин" w:date="2019-01-15T18:32:00Z">
        <w:r w:rsidRPr="005019E2">
          <w:rPr>
            <w:rFonts w:ascii="Times New Roman" w:hAnsi="Times New Roman" w:cs="Times New Roman"/>
            <w:sz w:val="28"/>
            <w:szCs w:val="28"/>
            <w:lang w:val="en-US"/>
          </w:rPr>
          <w:t xml:space="preserve">            c('User-&gt;friends')-&gt;text = iconv('UTF-8', 'cp1251', $user['response']['0']['counters']['friends']);</w:t>
        </w:r>
      </w:ins>
    </w:p>
    <w:p w14:paraId="24CA085B" w14:textId="77777777" w:rsidR="00210DB2" w:rsidRPr="005019E2" w:rsidRDefault="00210DB2" w:rsidP="00210DB2">
      <w:pPr>
        <w:spacing w:after="0" w:line="360" w:lineRule="auto"/>
        <w:rPr>
          <w:ins w:id="1387" w:author="Валентин" w:date="2019-01-15T18:32:00Z"/>
          <w:rFonts w:ascii="Times New Roman" w:hAnsi="Times New Roman" w:cs="Times New Roman"/>
          <w:sz w:val="28"/>
          <w:szCs w:val="28"/>
          <w:lang w:val="en-US"/>
        </w:rPr>
      </w:pPr>
      <w:ins w:id="1388" w:author="Валентин" w:date="2019-01-15T18:32:00Z">
        <w:r w:rsidRPr="005019E2">
          <w:rPr>
            <w:rFonts w:ascii="Times New Roman" w:hAnsi="Times New Roman" w:cs="Times New Roman"/>
            <w:sz w:val="28"/>
            <w:szCs w:val="28"/>
            <w:lang w:val="en-US"/>
          </w:rPr>
          <w:t xml:space="preserve">            LoadForm(c("User"), LD_NONE);</w:t>
        </w:r>
      </w:ins>
    </w:p>
    <w:p w14:paraId="75AF46A0" w14:textId="77777777" w:rsidR="00210DB2" w:rsidRPr="005019E2" w:rsidRDefault="00210DB2" w:rsidP="00210DB2">
      <w:pPr>
        <w:spacing w:after="0" w:line="360" w:lineRule="auto"/>
        <w:rPr>
          <w:ins w:id="1389" w:author="Валентин" w:date="2019-01-15T18:32:00Z"/>
          <w:rFonts w:ascii="Times New Roman" w:hAnsi="Times New Roman" w:cs="Times New Roman"/>
          <w:sz w:val="28"/>
          <w:szCs w:val="28"/>
          <w:lang w:val="en-US"/>
        </w:rPr>
      </w:pPr>
      <w:ins w:id="139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60355179" w14:textId="77777777" w:rsidR="00210DB2" w:rsidRPr="005019E2" w:rsidRDefault="00210DB2" w:rsidP="00210DB2">
      <w:pPr>
        <w:spacing w:after="0" w:line="360" w:lineRule="auto"/>
        <w:rPr>
          <w:ins w:id="1391" w:author="Валентин" w:date="2019-01-15T18:32:00Z"/>
          <w:rFonts w:ascii="Times New Roman" w:hAnsi="Times New Roman" w:cs="Times New Roman"/>
          <w:sz w:val="28"/>
          <w:szCs w:val="28"/>
          <w:lang w:val="en-US"/>
        </w:rPr>
      </w:pPr>
      <w:ins w:id="1392" w:author="Валентин" w:date="2019-01-15T18:32:00Z">
        <w:r w:rsidRPr="005019E2">
          <w:rPr>
            <w:rFonts w:ascii="Times New Roman" w:hAnsi="Times New Roman" w:cs="Times New Roman"/>
            <w:sz w:val="28"/>
            <w:szCs w:val="28"/>
            <w:lang w:val="en-US"/>
          </w:rPr>
          <w:tab/>
          <w:t>}</w:t>
        </w:r>
      </w:ins>
    </w:p>
    <w:p w14:paraId="788377C7" w14:textId="77777777" w:rsidR="00210DB2" w:rsidRPr="005019E2" w:rsidRDefault="00210DB2" w:rsidP="00210DB2">
      <w:pPr>
        <w:spacing w:after="0" w:line="360" w:lineRule="auto"/>
        <w:rPr>
          <w:ins w:id="1393" w:author="Валентин" w:date="2019-01-15T18:32:00Z"/>
          <w:rFonts w:ascii="Times New Roman" w:hAnsi="Times New Roman" w:cs="Times New Roman"/>
          <w:sz w:val="28"/>
          <w:szCs w:val="28"/>
          <w:lang w:val="en-US"/>
        </w:rPr>
      </w:pPr>
      <w:ins w:id="1394" w:author="Валентин" w:date="2019-01-15T18:32:00Z">
        <w:r w:rsidRPr="005019E2">
          <w:rPr>
            <w:rFonts w:ascii="Times New Roman" w:hAnsi="Times New Roman" w:cs="Times New Roman"/>
            <w:sz w:val="28"/>
            <w:szCs w:val="28"/>
            <w:lang w:val="en-US"/>
          </w:rPr>
          <w:t>}</w:t>
        </w:r>
      </w:ins>
    </w:p>
    <w:p w14:paraId="669711EA" w14:textId="77777777" w:rsidR="00210DB2" w:rsidRPr="005019E2" w:rsidRDefault="00210DB2" w:rsidP="00210DB2">
      <w:pPr>
        <w:spacing w:after="0" w:line="360" w:lineRule="auto"/>
        <w:rPr>
          <w:ins w:id="1395" w:author="Валентин" w:date="2019-01-15T18:32:00Z"/>
          <w:rFonts w:ascii="Times New Roman" w:hAnsi="Times New Roman" w:cs="Times New Roman"/>
          <w:sz w:val="28"/>
          <w:szCs w:val="28"/>
          <w:lang w:val="en-US"/>
        </w:rPr>
      </w:pPr>
      <w:ins w:id="1396" w:author="Валентин" w:date="2019-01-15T18:32:00Z">
        <w:r w:rsidRPr="005019E2">
          <w:rPr>
            <w:rFonts w:ascii="Times New Roman" w:hAnsi="Times New Roman" w:cs="Times New Roman"/>
            <w:sz w:val="28"/>
            <w:szCs w:val="28"/>
            <w:lang w:val="en-US"/>
          </w:rPr>
          <w:t>class Status{</w:t>
        </w:r>
      </w:ins>
    </w:p>
    <w:p w14:paraId="4C972B54" w14:textId="77777777" w:rsidR="00210DB2" w:rsidRPr="005019E2" w:rsidRDefault="00210DB2" w:rsidP="00210DB2">
      <w:pPr>
        <w:spacing w:after="0" w:line="360" w:lineRule="auto"/>
        <w:rPr>
          <w:ins w:id="1397" w:author="Валентин" w:date="2019-01-15T18:32:00Z"/>
          <w:rFonts w:ascii="Times New Roman" w:hAnsi="Times New Roman" w:cs="Times New Roman"/>
          <w:sz w:val="28"/>
          <w:szCs w:val="28"/>
          <w:lang w:val="en-US"/>
        </w:rPr>
      </w:pPr>
      <w:ins w:id="1398" w:author="Валентин" w:date="2019-01-15T18:32:00Z">
        <w:r w:rsidRPr="005019E2">
          <w:rPr>
            <w:rFonts w:ascii="Times New Roman" w:hAnsi="Times New Roman" w:cs="Times New Roman"/>
            <w:sz w:val="28"/>
            <w:szCs w:val="28"/>
            <w:lang w:val="en-US"/>
          </w:rPr>
          <w:t>function statusGet(){</w:t>
        </w:r>
      </w:ins>
    </w:p>
    <w:p w14:paraId="5E660FE1" w14:textId="77777777" w:rsidR="00210DB2" w:rsidRPr="005019E2" w:rsidRDefault="00210DB2" w:rsidP="00210DB2">
      <w:pPr>
        <w:spacing w:after="0" w:line="360" w:lineRule="auto"/>
        <w:rPr>
          <w:ins w:id="1399" w:author="Валентин" w:date="2019-01-15T18:32:00Z"/>
          <w:rFonts w:ascii="Times New Roman" w:hAnsi="Times New Roman" w:cs="Times New Roman"/>
          <w:sz w:val="28"/>
          <w:szCs w:val="28"/>
          <w:lang w:val="en-US"/>
        </w:rPr>
      </w:pPr>
      <w:ins w:id="1400" w:author="Валентин" w:date="2019-01-15T18:32:00Z">
        <w:r w:rsidRPr="005019E2">
          <w:rPr>
            <w:rFonts w:ascii="Times New Roman" w:hAnsi="Times New Roman" w:cs="Times New Roman"/>
            <w:sz w:val="28"/>
            <w:szCs w:val="28"/>
            <w:lang w:val="en-US"/>
          </w:rPr>
          <w:t xml:space="preserve">        $uid= c("VK-&gt;uId")-&gt;text;</w:t>
        </w:r>
      </w:ins>
    </w:p>
    <w:p w14:paraId="0C7C06D4" w14:textId="77777777" w:rsidR="00210DB2" w:rsidRPr="005019E2" w:rsidRDefault="00210DB2" w:rsidP="00210DB2">
      <w:pPr>
        <w:spacing w:after="0" w:line="360" w:lineRule="auto"/>
        <w:rPr>
          <w:ins w:id="1401" w:author="Валентин" w:date="2019-01-15T18:32:00Z"/>
          <w:rFonts w:ascii="Times New Roman" w:hAnsi="Times New Roman" w:cs="Times New Roman"/>
          <w:sz w:val="28"/>
          <w:szCs w:val="28"/>
          <w:lang w:val="en-US"/>
        </w:rPr>
      </w:pPr>
      <w:ins w:id="1402" w:author="Валентин" w:date="2019-01-15T18:32:00Z">
        <w:r w:rsidRPr="005019E2">
          <w:rPr>
            <w:rFonts w:ascii="Times New Roman" w:hAnsi="Times New Roman" w:cs="Times New Roman"/>
            <w:sz w:val="28"/>
            <w:szCs w:val="28"/>
            <w:lang w:val="en-US"/>
          </w:rPr>
          <w:t xml:space="preserve">        //$uid=61943436;</w:t>
        </w:r>
      </w:ins>
    </w:p>
    <w:p w14:paraId="0D1EAF90" w14:textId="77777777" w:rsidR="00210DB2" w:rsidRPr="005019E2" w:rsidRDefault="00210DB2" w:rsidP="00210DB2">
      <w:pPr>
        <w:spacing w:after="0" w:line="360" w:lineRule="auto"/>
        <w:rPr>
          <w:ins w:id="1403" w:author="Валентин" w:date="2019-01-15T18:32:00Z"/>
          <w:rFonts w:ascii="Times New Roman" w:hAnsi="Times New Roman" w:cs="Times New Roman"/>
          <w:sz w:val="28"/>
          <w:szCs w:val="28"/>
          <w:lang w:val="en-US"/>
        </w:rPr>
      </w:pPr>
      <w:ins w:id="1404" w:author="Валентин" w:date="2019-01-15T18:32:00Z">
        <w:r w:rsidRPr="005019E2">
          <w:rPr>
            <w:rFonts w:ascii="Times New Roman" w:hAnsi="Times New Roman" w:cs="Times New Roman"/>
            <w:sz w:val="28"/>
            <w:szCs w:val="28"/>
            <w:lang w:val="en-US"/>
          </w:rPr>
          <w:t xml:space="preserve">        </w:t>
        </w:r>
      </w:ins>
    </w:p>
    <w:p w14:paraId="6D41D1CB" w14:textId="77777777" w:rsidR="00210DB2" w:rsidRPr="005019E2" w:rsidRDefault="00210DB2" w:rsidP="00210DB2">
      <w:pPr>
        <w:spacing w:after="0" w:line="360" w:lineRule="auto"/>
        <w:rPr>
          <w:ins w:id="1405" w:author="Валентин" w:date="2019-01-15T18:32:00Z"/>
          <w:rFonts w:ascii="Times New Roman" w:hAnsi="Times New Roman" w:cs="Times New Roman"/>
          <w:sz w:val="28"/>
          <w:szCs w:val="28"/>
          <w:lang w:val="en-US"/>
        </w:rPr>
      </w:pPr>
      <w:ins w:id="140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$get = VK::request('status.get','user_id='.$uid.'&amp;v=5.92');</w:t>
        </w:r>
      </w:ins>
    </w:p>
    <w:p w14:paraId="111A5894" w14:textId="77777777" w:rsidR="00210DB2" w:rsidRPr="005019E2" w:rsidRDefault="00210DB2" w:rsidP="00210DB2">
      <w:pPr>
        <w:spacing w:after="0" w:line="360" w:lineRule="auto"/>
        <w:rPr>
          <w:ins w:id="1407" w:author="Валентин" w:date="2019-01-15T18:32:00Z"/>
          <w:rFonts w:ascii="Times New Roman" w:hAnsi="Times New Roman" w:cs="Times New Roman"/>
          <w:sz w:val="28"/>
          <w:szCs w:val="28"/>
          <w:lang w:val="en-US"/>
        </w:rPr>
      </w:pPr>
      <w:ins w:id="140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$get = iconv('UTF-8', 'cp1251', $get['response']['text']);</w:t>
        </w:r>
      </w:ins>
    </w:p>
    <w:p w14:paraId="3AC4D4BF" w14:textId="77777777" w:rsidR="00210DB2" w:rsidRPr="005019E2" w:rsidRDefault="00210DB2" w:rsidP="00210DB2">
      <w:pPr>
        <w:spacing w:after="0" w:line="360" w:lineRule="auto"/>
        <w:rPr>
          <w:ins w:id="1409" w:author="Валентин" w:date="2019-01-15T18:32:00Z"/>
          <w:rFonts w:ascii="Times New Roman" w:hAnsi="Times New Roman" w:cs="Times New Roman"/>
          <w:sz w:val="28"/>
          <w:szCs w:val="28"/>
          <w:lang w:val="en-US"/>
        </w:rPr>
      </w:pPr>
      <w:ins w:id="141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return $get;</w:t>
        </w:r>
      </w:ins>
    </w:p>
    <w:p w14:paraId="2C2278F5" w14:textId="77777777" w:rsidR="00210DB2" w:rsidRPr="005019E2" w:rsidRDefault="00210DB2" w:rsidP="00210DB2">
      <w:pPr>
        <w:spacing w:after="0" w:line="360" w:lineRule="auto"/>
        <w:rPr>
          <w:ins w:id="1411" w:author="Валентин" w:date="2019-01-15T18:32:00Z"/>
          <w:rFonts w:ascii="Times New Roman" w:hAnsi="Times New Roman" w:cs="Times New Roman"/>
          <w:sz w:val="28"/>
          <w:szCs w:val="28"/>
          <w:lang w:val="en-US"/>
        </w:rPr>
      </w:pPr>
      <w:ins w:id="1412" w:author="Валентин" w:date="2019-01-15T18:32:00Z">
        <w:r w:rsidRPr="005019E2">
          <w:rPr>
            <w:rFonts w:ascii="Times New Roman" w:hAnsi="Times New Roman" w:cs="Times New Roman"/>
            <w:sz w:val="28"/>
            <w:szCs w:val="28"/>
            <w:lang w:val="en-US"/>
          </w:rPr>
          <w:tab/>
          <w:t>}</w:t>
        </w:r>
      </w:ins>
    </w:p>
    <w:p w14:paraId="4187131D" w14:textId="77777777" w:rsidR="00210DB2" w:rsidRPr="005019E2" w:rsidRDefault="00210DB2" w:rsidP="00210DB2">
      <w:pPr>
        <w:spacing w:after="0" w:line="360" w:lineRule="auto"/>
        <w:rPr>
          <w:ins w:id="1413" w:author="Валентин" w:date="2019-01-15T18:32:00Z"/>
          <w:rFonts w:ascii="Times New Roman" w:hAnsi="Times New Roman" w:cs="Times New Roman"/>
          <w:sz w:val="28"/>
          <w:szCs w:val="28"/>
          <w:lang w:val="en-US"/>
        </w:rPr>
      </w:pPr>
      <w:ins w:id="1414" w:author="Валентин" w:date="2019-01-15T18:32:00Z">
        <w:r w:rsidRPr="005019E2">
          <w:rPr>
            <w:rFonts w:ascii="Times New Roman" w:hAnsi="Times New Roman" w:cs="Times New Roman"/>
            <w:sz w:val="28"/>
            <w:szCs w:val="28"/>
            <w:lang w:val="en-US"/>
          </w:rPr>
          <w:tab/>
          <w:t>function statusSet($set){</w:t>
        </w:r>
      </w:ins>
    </w:p>
    <w:p w14:paraId="75F51DA4" w14:textId="77777777" w:rsidR="00210DB2" w:rsidRPr="005019E2" w:rsidRDefault="00210DB2" w:rsidP="00210DB2">
      <w:pPr>
        <w:spacing w:after="0" w:line="360" w:lineRule="auto"/>
        <w:rPr>
          <w:ins w:id="1415" w:author="Валентин" w:date="2019-01-15T18:32:00Z"/>
          <w:rFonts w:ascii="Times New Roman" w:hAnsi="Times New Roman" w:cs="Times New Roman"/>
          <w:sz w:val="28"/>
          <w:szCs w:val="28"/>
          <w:lang w:val="en-US"/>
        </w:rPr>
      </w:pPr>
      <w:ins w:id="141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iconv('cp1251', 'UTF-8', $set);</w:t>
        </w:r>
      </w:ins>
    </w:p>
    <w:p w14:paraId="577F222D" w14:textId="77777777" w:rsidR="00210DB2" w:rsidRPr="005019E2" w:rsidRDefault="00210DB2" w:rsidP="00210DB2">
      <w:pPr>
        <w:spacing w:after="0" w:line="360" w:lineRule="auto"/>
        <w:rPr>
          <w:ins w:id="1417" w:author="Валентин" w:date="2019-01-15T18:32:00Z"/>
          <w:rFonts w:ascii="Times New Roman" w:hAnsi="Times New Roman" w:cs="Times New Roman"/>
          <w:sz w:val="28"/>
          <w:szCs w:val="28"/>
          <w:lang w:val="en-US"/>
        </w:rPr>
      </w:pPr>
      <w:ins w:id="141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str_replace(' ', '+', $set);</w:t>
        </w:r>
      </w:ins>
    </w:p>
    <w:p w14:paraId="434EED17" w14:textId="77777777" w:rsidR="00210DB2" w:rsidRPr="005019E2" w:rsidRDefault="00210DB2" w:rsidP="00210DB2">
      <w:pPr>
        <w:spacing w:after="0" w:line="360" w:lineRule="auto"/>
        <w:rPr>
          <w:ins w:id="1419" w:author="Валентин" w:date="2019-01-15T18:32:00Z"/>
          <w:rFonts w:ascii="Times New Roman" w:hAnsi="Times New Roman" w:cs="Times New Roman"/>
          <w:sz w:val="28"/>
          <w:szCs w:val="28"/>
          <w:lang w:val="en-US"/>
        </w:rPr>
      </w:pPr>
      <w:ins w:id="142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ins>
    </w:p>
    <w:p w14:paraId="45EA75E7" w14:textId="77777777" w:rsidR="00210DB2" w:rsidRPr="005019E2" w:rsidRDefault="00210DB2" w:rsidP="00210DB2">
      <w:pPr>
        <w:spacing w:after="0" w:line="360" w:lineRule="auto"/>
        <w:rPr>
          <w:ins w:id="1421" w:author="Валентин" w:date="2019-01-15T18:32:00Z"/>
          <w:rFonts w:ascii="Times New Roman" w:hAnsi="Times New Roman" w:cs="Times New Roman"/>
          <w:sz w:val="28"/>
          <w:szCs w:val="28"/>
          <w:lang w:val="en-US"/>
        </w:rPr>
      </w:pPr>
      <w:ins w:id="142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VK::request('status.set', 'text=' . $set.'&amp;v=5.92');</w:t>
        </w:r>
      </w:ins>
    </w:p>
    <w:p w14:paraId="4EBA03FF" w14:textId="77777777" w:rsidR="00210DB2" w:rsidRPr="005019E2" w:rsidRDefault="00210DB2" w:rsidP="00210DB2">
      <w:pPr>
        <w:spacing w:after="0" w:line="360" w:lineRule="auto"/>
        <w:rPr>
          <w:ins w:id="1423" w:author="Валентин" w:date="2019-01-15T18:32:00Z"/>
          <w:rFonts w:ascii="Times New Roman" w:hAnsi="Times New Roman" w:cs="Times New Roman"/>
          <w:sz w:val="28"/>
          <w:szCs w:val="28"/>
          <w:lang w:val="en-US"/>
        </w:rPr>
      </w:pPr>
      <w:ins w:id="1424" w:author="Валентин" w:date="2019-01-15T18:32:00Z">
        <w:r w:rsidRPr="005019E2">
          <w:rPr>
            <w:rFonts w:ascii="Times New Roman" w:hAnsi="Times New Roman" w:cs="Times New Roman"/>
            <w:sz w:val="28"/>
            <w:szCs w:val="28"/>
            <w:lang w:val="en-US"/>
          </w:rPr>
          <w:lastRenderedPageBreak/>
          <w:t xml:space="preserve">        return $set['response'];</w:t>
        </w:r>
      </w:ins>
    </w:p>
    <w:p w14:paraId="513828C0" w14:textId="77777777" w:rsidR="00210DB2" w:rsidRPr="005019E2" w:rsidRDefault="00210DB2" w:rsidP="00210DB2">
      <w:pPr>
        <w:spacing w:after="0" w:line="360" w:lineRule="auto"/>
        <w:rPr>
          <w:ins w:id="1425" w:author="Валентин" w:date="2019-01-15T18:32:00Z"/>
          <w:rFonts w:ascii="Times New Roman" w:hAnsi="Times New Roman" w:cs="Times New Roman"/>
          <w:sz w:val="28"/>
          <w:szCs w:val="28"/>
          <w:lang w:val="en-US"/>
        </w:rPr>
      </w:pPr>
      <w:ins w:id="1426" w:author="Валентин" w:date="2019-01-15T18:32:00Z">
        <w:r w:rsidRPr="005019E2">
          <w:rPr>
            <w:rFonts w:ascii="Times New Roman" w:hAnsi="Times New Roman" w:cs="Times New Roman"/>
            <w:sz w:val="28"/>
            <w:szCs w:val="28"/>
            <w:lang w:val="en-US"/>
          </w:rPr>
          <w:tab/>
          <w:t>}</w:t>
        </w:r>
      </w:ins>
    </w:p>
    <w:p w14:paraId="728022CA" w14:textId="77777777" w:rsidR="00210DB2" w:rsidRPr="005019E2" w:rsidRDefault="00210DB2" w:rsidP="00210DB2">
      <w:pPr>
        <w:spacing w:after="0" w:line="360" w:lineRule="auto"/>
        <w:rPr>
          <w:ins w:id="1427" w:author="Валентин" w:date="2019-01-15T18:32:00Z"/>
          <w:rFonts w:ascii="Times New Roman" w:hAnsi="Times New Roman" w:cs="Times New Roman"/>
          <w:sz w:val="28"/>
          <w:szCs w:val="28"/>
          <w:lang w:val="en-US"/>
        </w:rPr>
      </w:pPr>
      <w:ins w:id="1428" w:author="Валентин" w:date="2019-01-15T18:32:00Z">
        <w:r w:rsidRPr="005019E2">
          <w:rPr>
            <w:rFonts w:ascii="Times New Roman" w:hAnsi="Times New Roman" w:cs="Times New Roman"/>
            <w:sz w:val="28"/>
            <w:szCs w:val="28"/>
            <w:lang w:val="en-US"/>
          </w:rPr>
          <w:t>}</w:t>
        </w:r>
      </w:ins>
    </w:p>
    <w:p w14:paraId="38C3A5CE" w14:textId="06F61F1B" w:rsidR="00210DB2" w:rsidRDefault="00210DB2" w:rsidP="00210DB2">
      <w:pPr>
        <w:spacing w:after="0" w:line="360" w:lineRule="auto"/>
        <w:rPr>
          <w:ins w:id="1429" w:author="Валентин" w:date="2019-01-15T18:33:00Z"/>
          <w:rFonts w:ascii="Times New Roman" w:hAnsi="Times New Roman" w:cs="Times New Roman"/>
          <w:sz w:val="28"/>
          <w:szCs w:val="28"/>
          <w:lang w:val="en-US"/>
        </w:rPr>
      </w:pPr>
      <w:ins w:id="1430" w:author="Валентин" w:date="2019-01-15T18:32:00Z">
        <w:r w:rsidRPr="005019E2">
          <w:rPr>
            <w:rFonts w:ascii="Times New Roman" w:hAnsi="Times New Roman" w:cs="Times New Roman"/>
            <w:sz w:val="28"/>
            <w:szCs w:val="28"/>
            <w:lang w:val="en-US"/>
          </w:rPr>
          <w:t>?&gt;</w:t>
        </w:r>
      </w:ins>
    </w:p>
    <w:p w14:paraId="2B14074E" w14:textId="77777777" w:rsidR="00210DB2" w:rsidRDefault="00210DB2">
      <w:pPr>
        <w:rPr>
          <w:ins w:id="1431" w:author="Валентин" w:date="2019-01-15T18:33:00Z"/>
          <w:rFonts w:ascii="Times New Roman" w:hAnsi="Times New Roman" w:cs="Times New Roman"/>
          <w:sz w:val="28"/>
          <w:szCs w:val="28"/>
          <w:lang w:val="en-US"/>
        </w:rPr>
      </w:pPr>
      <w:ins w:id="1432" w:author="Валентин" w:date="2019-01-15T18:33:00Z">
        <w:r>
          <w:rPr>
            <w:rFonts w:ascii="Times New Roman" w:hAnsi="Times New Roman" w:cs="Times New Roman"/>
            <w:sz w:val="28"/>
            <w:szCs w:val="28"/>
            <w:lang w:val="en-US"/>
          </w:rPr>
          <w:br w:type="page"/>
        </w:r>
      </w:ins>
    </w:p>
    <w:p w14:paraId="70E20954" w14:textId="1233A9F3" w:rsidR="00210DB2" w:rsidRPr="00210DB2" w:rsidRDefault="00210DB2" w:rsidP="00210DB2">
      <w:pPr>
        <w:pStyle w:val="1"/>
        <w:spacing w:before="0" w:line="360" w:lineRule="auto"/>
        <w:jc w:val="right"/>
        <w:rPr>
          <w:ins w:id="1433" w:author="Валентин" w:date="2019-01-15T18:33:00Z"/>
          <w:rFonts w:ascii="Times New Roman" w:hAnsi="Times New Roman" w:cs="Times New Roman"/>
          <w:color w:val="auto"/>
          <w:rPrChange w:id="1434" w:author="Валентин" w:date="2019-01-15T18:33:00Z">
            <w:rPr>
              <w:ins w:id="1435" w:author="Валентин" w:date="2019-01-15T18:33:00Z"/>
              <w:rFonts w:ascii="Times New Roman" w:hAnsi="Times New Roman" w:cs="Times New Roman"/>
              <w:color w:val="auto"/>
              <w:lang w:val="en-US"/>
            </w:rPr>
          </w:rPrChange>
        </w:rPr>
      </w:pPr>
      <w:ins w:id="1436" w:author="Валентин" w:date="2019-01-15T18:33:00Z">
        <w:r>
          <w:rPr>
            <w:rFonts w:ascii="Times New Roman" w:hAnsi="Times New Roman" w:cs="Times New Roman"/>
            <w:color w:val="auto"/>
          </w:rPr>
          <w:lastRenderedPageBreak/>
          <w:t>Приложение</w:t>
        </w:r>
        <w:r>
          <w:rPr>
            <w:rFonts w:ascii="Times New Roman" w:hAnsi="Times New Roman" w:cs="Times New Roman"/>
            <w:color w:val="auto"/>
            <w:rPrChange w:id="1437" w:author="Валентин" w:date="2019-01-15T18:33:00Z">
              <w:rPr>
                <w:rFonts w:ascii="Times New Roman" w:hAnsi="Times New Roman" w:cs="Times New Roman"/>
                <w:color w:val="auto"/>
              </w:rPr>
            </w:rPrChange>
          </w:rPr>
          <w:t xml:space="preserve"> 3</w:t>
        </w:r>
        <w:r w:rsidRPr="00210DB2">
          <w:rPr>
            <w:rFonts w:ascii="Times New Roman" w:hAnsi="Times New Roman" w:cs="Times New Roman"/>
            <w:color w:val="auto"/>
            <w:rPrChange w:id="1438" w:author="Валентин" w:date="2019-01-15T18:33:00Z">
              <w:rPr>
                <w:rFonts w:ascii="Times New Roman" w:hAnsi="Times New Roman" w:cs="Times New Roman"/>
                <w:color w:val="auto"/>
                <w:lang w:val="en-US"/>
              </w:rPr>
            </w:rPrChange>
          </w:rPr>
          <w:t xml:space="preserve">. </w:t>
        </w:r>
        <w:r w:rsidRPr="005019E2">
          <w:rPr>
            <w:rFonts w:ascii="Times New Roman" w:hAnsi="Times New Roman" w:cs="Times New Roman"/>
            <w:color w:val="auto"/>
          </w:rPr>
          <w:t>Код</w:t>
        </w:r>
        <w:r w:rsidRPr="00210DB2">
          <w:rPr>
            <w:rFonts w:ascii="Times New Roman" w:hAnsi="Times New Roman" w:cs="Times New Roman"/>
            <w:color w:val="auto"/>
            <w:rPrChange w:id="1439" w:author="Валентин" w:date="2019-01-15T18:33:00Z">
              <w:rPr>
                <w:rFonts w:ascii="Times New Roman" w:hAnsi="Times New Roman" w:cs="Times New Roman"/>
                <w:color w:val="auto"/>
                <w:lang w:val="en-US"/>
              </w:rPr>
            </w:rPrChange>
          </w:rPr>
          <w:t xml:space="preserve"> </w:t>
        </w:r>
      </w:ins>
      <w:ins w:id="1440" w:author="Валентин" w:date="2019-01-15T18:34:00Z">
        <w:r>
          <w:rPr>
            <w:rFonts w:ascii="Times New Roman" w:hAnsi="Times New Roman" w:cs="Times New Roman"/>
            <w:color w:val="auto"/>
          </w:rPr>
          <w:t>внутри кнопок</w:t>
        </w:r>
      </w:ins>
    </w:p>
    <w:p w14:paraId="71A4F95E" w14:textId="29C0709D" w:rsidR="00E3141A" w:rsidRPr="00210DB2" w:rsidRDefault="00225A91" w:rsidP="00210DB2">
      <w:pPr>
        <w:spacing w:line="360" w:lineRule="auto"/>
        <w:jc w:val="center"/>
        <w:rPr>
          <w:ins w:id="1441" w:author="Валентин" w:date="2019-01-14T22:06:00Z"/>
          <w:rFonts w:ascii="Times New Roman" w:hAnsi="Times New Roman" w:cs="Times New Roman"/>
          <w:b/>
          <w:sz w:val="28"/>
          <w:szCs w:val="28"/>
          <w:rPrChange w:id="1442" w:author="Валентин" w:date="2019-01-15T18:33:00Z">
            <w:rPr>
              <w:ins w:id="1443" w:author="Валентин" w:date="2019-01-14T22:06:00Z"/>
            </w:rPr>
          </w:rPrChange>
        </w:rPr>
        <w:pPrChange w:id="1444" w:author="Валентин" w:date="2019-01-15T18:35:00Z">
          <w:pPr/>
        </w:pPrChange>
      </w:pPr>
      <w:ins w:id="1445" w:author="Валентин" w:date="2019-01-14T22:07:00Z">
        <w:r w:rsidRPr="00AA77F3">
          <w:rPr>
            <w:rFonts w:ascii="Times New Roman" w:hAnsi="Times New Roman" w:cs="Times New Roman"/>
            <w:b/>
            <w:sz w:val="28"/>
            <w:szCs w:val="28"/>
            <w:rPrChange w:id="1446" w:author="Валентин" w:date="2019-01-14T22:13:00Z">
              <w:rPr/>
            </w:rPrChange>
          </w:rPr>
          <w:t>Кнопка</w:t>
        </w:r>
        <w:r w:rsidRPr="00210DB2">
          <w:rPr>
            <w:rFonts w:ascii="Times New Roman" w:hAnsi="Times New Roman" w:cs="Times New Roman"/>
            <w:b/>
            <w:sz w:val="28"/>
            <w:szCs w:val="28"/>
            <w:rPrChange w:id="1447" w:author="Валентин" w:date="2019-01-15T18:33:00Z">
              <w:rPr/>
            </w:rPrChange>
          </w:rPr>
          <w:t xml:space="preserve"> </w:t>
        </w:r>
        <w:r w:rsidRPr="00AA77F3">
          <w:rPr>
            <w:rFonts w:ascii="Times New Roman" w:hAnsi="Times New Roman" w:cs="Times New Roman"/>
            <w:b/>
            <w:sz w:val="28"/>
            <w:szCs w:val="28"/>
            <w:rPrChange w:id="1448" w:author="Валентин" w:date="2019-01-14T22:13:00Z">
              <w:rPr/>
            </w:rPrChange>
          </w:rPr>
          <w:t>Авторизации</w:t>
        </w:r>
      </w:ins>
    </w:p>
    <w:p w14:paraId="49114942" w14:textId="77777777" w:rsidR="00225A91" w:rsidRPr="00A4294B" w:rsidRDefault="00225A91">
      <w:pPr>
        <w:spacing w:line="360" w:lineRule="auto"/>
        <w:rPr>
          <w:ins w:id="1449" w:author="Валентин" w:date="2019-01-14T22:06:00Z"/>
          <w:rFonts w:ascii="Times New Roman" w:hAnsi="Times New Roman" w:cs="Times New Roman"/>
          <w:sz w:val="28"/>
          <w:szCs w:val="28"/>
          <w:lang w:val="en-US"/>
          <w:rPrChange w:id="1450" w:author="Валентин" w:date="2019-01-14T22:12:00Z">
            <w:rPr>
              <w:ins w:id="1451" w:author="Валентин" w:date="2019-01-14T22:06:00Z"/>
            </w:rPr>
          </w:rPrChange>
        </w:rPr>
        <w:pPrChange w:id="1452" w:author="Валентин" w:date="2019-01-14T22:12:00Z">
          <w:pPr/>
        </w:pPrChange>
      </w:pPr>
      <w:ins w:id="1453" w:author="Валентин" w:date="2019-01-14T22:06:00Z">
        <w:r w:rsidRPr="00A4294B">
          <w:rPr>
            <w:rFonts w:ascii="Times New Roman" w:hAnsi="Times New Roman" w:cs="Times New Roman"/>
            <w:sz w:val="28"/>
            <w:szCs w:val="28"/>
            <w:lang w:val="en-US"/>
            <w:rPrChange w:id="1454" w:author="Валентин" w:date="2019-01-14T22:12:00Z">
              <w:rPr/>
            </w:rPrChange>
          </w:rPr>
          <w:t>resize::resize_object(c('authVk'), array("y" =&gt; 0));</w:t>
        </w:r>
      </w:ins>
    </w:p>
    <w:p w14:paraId="68B4CB7B" w14:textId="4AB8EDAC" w:rsidR="00225A91" w:rsidRPr="00A4294B" w:rsidRDefault="00225A91">
      <w:pPr>
        <w:spacing w:line="360" w:lineRule="auto"/>
        <w:rPr>
          <w:ins w:id="1455" w:author="Валентин" w:date="2019-01-14T22:08:00Z"/>
          <w:rFonts w:ascii="Times New Roman" w:hAnsi="Times New Roman" w:cs="Times New Roman"/>
          <w:sz w:val="28"/>
          <w:szCs w:val="28"/>
          <w:lang w:val="en-US"/>
        </w:rPr>
        <w:pPrChange w:id="1456" w:author="Валентин" w:date="2019-01-14T22:12:00Z">
          <w:pPr/>
        </w:pPrChange>
      </w:pPr>
      <w:ins w:id="1457" w:author="Валентин" w:date="2019-01-14T22:06:00Z">
        <w:r w:rsidRPr="00A4294B">
          <w:rPr>
            <w:rFonts w:ascii="Times New Roman" w:hAnsi="Times New Roman" w:cs="Times New Roman"/>
            <w:sz w:val="28"/>
            <w:szCs w:val="28"/>
            <w:lang w:val="en-US"/>
            <w:rPrChange w:id="1458" w:author="Валентин" w:date="2019-01-14T22:12:00Z">
              <w:rPr/>
            </w:rPrChange>
          </w:rPr>
          <w:t>c("authVK")</w:t>
        </w:r>
      </w:ins>
      <w:ins w:id="1459" w:author="Валентин" w:date="2019-01-15T17:27:00Z">
        <w:r w:rsidR="0033719E">
          <w:rPr>
            <w:rFonts w:ascii="Times New Roman" w:hAnsi="Times New Roman" w:cs="Times New Roman"/>
            <w:sz w:val="28"/>
            <w:szCs w:val="28"/>
            <w:lang w:val="en-US"/>
          </w:rPr>
          <w:t>–</w:t>
        </w:r>
      </w:ins>
      <w:ins w:id="1460" w:author="Валентин" w:date="2019-01-14T22:06:00Z">
        <w:r w:rsidRPr="00A4294B">
          <w:rPr>
            <w:rFonts w:ascii="Times New Roman" w:hAnsi="Times New Roman" w:cs="Times New Roman"/>
            <w:sz w:val="28"/>
            <w:szCs w:val="28"/>
            <w:lang w:val="en-US"/>
            <w:rPrChange w:id="1461" w:author="Валентин" w:date="2019-01-14T22:12:00Z">
              <w:rPr/>
            </w:rPrChange>
          </w:rPr>
          <w:t>&gt;url = 'https://oauth.vk.com/authorize?client_id=6769897&amp;display=mobile&amp;scope=friends,status,offline&amp;response_type=token&amp;v=5.44';</w:t>
        </w:r>
      </w:ins>
    </w:p>
    <w:p w14:paraId="3141078B" w14:textId="1243CC7F" w:rsidR="00225A91" w:rsidRPr="00AA77F3" w:rsidRDefault="00225A91">
      <w:pPr>
        <w:spacing w:line="360" w:lineRule="auto"/>
        <w:jc w:val="center"/>
        <w:rPr>
          <w:ins w:id="1462" w:author="Валентин" w:date="2019-01-14T22:09:00Z"/>
          <w:rFonts w:ascii="Times New Roman" w:hAnsi="Times New Roman" w:cs="Times New Roman"/>
          <w:b/>
          <w:sz w:val="28"/>
          <w:szCs w:val="28"/>
          <w:rPrChange w:id="1463" w:author="Валентин" w:date="2019-01-14T22:13:00Z">
            <w:rPr>
              <w:ins w:id="1464" w:author="Валентин" w:date="2019-01-14T22:09:00Z"/>
              <w:rFonts w:ascii="Times New Roman" w:hAnsi="Times New Roman" w:cs="Times New Roman"/>
              <w:sz w:val="28"/>
              <w:szCs w:val="28"/>
            </w:rPr>
          </w:rPrChange>
        </w:rPr>
      </w:pPr>
      <w:ins w:id="1465" w:author="Валентин" w:date="2019-01-14T22:08:00Z">
        <w:r w:rsidRPr="00AA77F3">
          <w:rPr>
            <w:rFonts w:ascii="Times New Roman" w:hAnsi="Times New Roman" w:cs="Times New Roman"/>
            <w:b/>
            <w:sz w:val="28"/>
            <w:szCs w:val="28"/>
            <w:rPrChange w:id="1466" w:author="Валентин" w:date="2019-01-14T22:13:00Z">
              <w:rPr>
                <w:rFonts w:ascii="Times New Roman" w:hAnsi="Times New Roman" w:cs="Times New Roman"/>
                <w:sz w:val="28"/>
                <w:szCs w:val="28"/>
              </w:rPr>
            </w:rPrChange>
          </w:rPr>
          <w:t>Кнопка Страница ВК</w:t>
        </w:r>
      </w:ins>
    </w:p>
    <w:p w14:paraId="4E08CCAC" w14:textId="13A66898" w:rsidR="00225A91" w:rsidRPr="00A4294B" w:rsidRDefault="00225A91">
      <w:pPr>
        <w:spacing w:line="360" w:lineRule="auto"/>
        <w:rPr>
          <w:ins w:id="1467" w:author="Валентин" w:date="2019-01-14T22:08:00Z"/>
          <w:rFonts w:ascii="Times New Roman" w:hAnsi="Times New Roman" w:cs="Times New Roman"/>
          <w:sz w:val="28"/>
          <w:szCs w:val="28"/>
        </w:rPr>
        <w:pPrChange w:id="1468" w:author="Валентин" w:date="2019-01-14T22:12:00Z">
          <w:pPr>
            <w:spacing w:line="360" w:lineRule="auto"/>
            <w:jc w:val="center"/>
          </w:pPr>
        </w:pPrChange>
      </w:pPr>
      <w:ins w:id="1469" w:author="Валентин" w:date="2019-01-14T22:09:00Z">
        <w:r w:rsidRPr="00A4294B">
          <w:rPr>
            <w:rFonts w:ascii="Times New Roman" w:hAnsi="Times New Roman" w:cs="Times New Roman"/>
            <w:sz w:val="28"/>
            <w:szCs w:val="28"/>
          </w:rPr>
          <w:t>Profile::User('');</w:t>
        </w:r>
      </w:ins>
    </w:p>
    <w:p w14:paraId="4F641E48" w14:textId="5B3970A5" w:rsidR="00225A91" w:rsidRPr="001B7C73" w:rsidRDefault="00225A91">
      <w:pPr>
        <w:spacing w:line="360" w:lineRule="auto"/>
        <w:jc w:val="center"/>
        <w:rPr>
          <w:ins w:id="1470" w:author="Валентин" w:date="2019-01-14T22:09:00Z"/>
          <w:rFonts w:ascii="Times New Roman" w:hAnsi="Times New Roman" w:cs="Times New Roman"/>
          <w:b/>
          <w:sz w:val="28"/>
          <w:szCs w:val="28"/>
          <w:lang w:val="en-US"/>
          <w:rPrChange w:id="1471" w:author="Валентин" w:date="2019-01-15T12:12:00Z">
            <w:rPr>
              <w:ins w:id="1472" w:author="Валентин" w:date="2019-01-14T22:09:00Z"/>
              <w:rFonts w:ascii="Times New Roman" w:hAnsi="Times New Roman" w:cs="Times New Roman"/>
              <w:sz w:val="28"/>
              <w:szCs w:val="28"/>
            </w:rPr>
          </w:rPrChange>
        </w:rPr>
      </w:pPr>
      <w:ins w:id="1473" w:author="Валентин" w:date="2019-01-14T22:08:00Z">
        <w:r w:rsidRPr="00AA77F3">
          <w:rPr>
            <w:rFonts w:ascii="Times New Roman" w:hAnsi="Times New Roman" w:cs="Times New Roman"/>
            <w:b/>
            <w:sz w:val="28"/>
            <w:szCs w:val="28"/>
            <w:rPrChange w:id="1474" w:author="Валентин" w:date="2019-01-14T22:13:00Z">
              <w:rPr>
                <w:rFonts w:ascii="Times New Roman" w:hAnsi="Times New Roman" w:cs="Times New Roman"/>
                <w:sz w:val="28"/>
                <w:szCs w:val="28"/>
              </w:rPr>
            </w:rPrChange>
          </w:rPr>
          <w:t>Кнопка</w:t>
        </w:r>
        <w:r w:rsidRPr="001B7C73">
          <w:rPr>
            <w:rFonts w:ascii="Times New Roman" w:hAnsi="Times New Roman" w:cs="Times New Roman"/>
            <w:b/>
            <w:sz w:val="28"/>
            <w:szCs w:val="28"/>
            <w:lang w:val="en-US"/>
            <w:rPrChange w:id="1475" w:author="Валентин" w:date="2019-01-15T12:12:00Z">
              <w:rPr>
                <w:rFonts w:ascii="Times New Roman" w:hAnsi="Times New Roman" w:cs="Times New Roman"/>
                <w:sz w:val="28"/>
                <w:szCs w:val="28"/>
              </w:rPr>
            </w:rPrChange>
          </w:rPr>
          <w:t xml:space="preserve"> </w:t>
        </w:r>
        <w:r w:rsidRPr="00AA77F3">
          <w:rPr>
            <w:rFonts w:ascii="Times New Roman" w:hAnsi="Times New Roman" w:cs="Times New Roman"/>
            <w:b/>
            <w:sz w:val="28"/>
            <w:szCs w:val="28"/>
            <w:rPrChange w:id="1476" w:author="Валентин" w:date="2019-01-14T22:13:00Z">
              <w:rPr>
                <w:rFonts w:ascii="Times New Roman" w:hAnsi="Times New Roman" w:cs="Times New Roman"/>
                <w:sz w:val="28"/>
                <w:szCs w:val="28"/>
              </w:rPr>
            </w:rPrChange>
          </w:rPr>
          <w:t>Ваш</w:t>
        </w:r>
        <w:r w:rsidRPr="001B7C73">
          <w:rPr>
            <w:rFonts w:ascii="Times New Roman" w:hAnsi="Times New Roman" w:cs="Times New Roman"/>
            <w:b/>
            <w:sz w:val="28"/>
            <w:szCs w:val="28"/>
            <w:lang w:val="en-US"/>
            <w:rPrChange w:id="1477" w:author="Валентин" w:date="2019-01-15T12:12:00Z">
              <w:rPr>
                <w:rFonts w:ascii="Times New Roman" w:hAnsi="Times New Roman" w:cs="Times New Roman"/>
                <w:sz w:val="28"/>
                <w:szCs w:val="28"/>
              </w:rPr>
            </w:rPrChange>
          </w:rPr>
          <w:t xml:space="preserve"> </w:t>
        </w:r>
        <w:r w:rsidRPr="00AA77F3">
          <w:rPr>
            <w:rFonts w:ascii="Times New Roman" w:hAnsi="Times New Roman" w:cs="Times New Roman"/>
            <w:b/>
            <w:sz w:val="28"/>
            <w:szCs w:val="28"/>
            <w:rPrChange w:id="1478" w:author="Валентин" w:date="2019-01-14T22:13:00Z">
              <w:rPr>
                <w:rFonts w:ascii="Times New Roman" w:hAnsi="Times New Roman" w:cs="Times New Roman"/>
                <w:sz w:val="28"/>
                <w:szCs w:val="28"/>
              </w:rPr>
            </w:rPrChange>
          </w:rPr>
          <w:t>статус</w:t>
        </w:r>
      </w:ins>
    </w:p>
    <w:p w14:paraId="2220E0BB" w14:textId="77777777" w:rsidR="00225A91" w:rsidRPr="00A4294B" w:rsidRDefault="00225A91">
      <w:pPr>
        <w:spacing w:line="360" w:lineRule="auto"/>
        <w:rPr>
          <w:ins w:id="1479" w:author="Валентин" w:date="2019-01-14T22:09:00Z"/>
          <w:rFonts w:ascii="Times New Roman" w:hAnsi="Times New Roman" w:cs="Times New Roman"/>
          <w:sz w:val="28"/>
          <w:szCs w:val="28"/>
          <w:lang w:val="en-US"/>
          <w:rPrChange w:id="1480" w:author="Валентин" w:date="2019-01-14T22:12:00Z">
            <w:rPr>
              <w:ins w:id="1481" w:author="Валентин" w:date="2019-01-14T22:09:00Z"/>
              <w:rFonts w:ascii="Times New Roman" w:hAnsi="Times New Roman" w:cs="Times New Roman"/>
              <w:sz w:val="28"/>
              <w:szCs w:val="28"/>
            </w:rPr>
          </w:rPrChange>
        </w:rPr>
      </w:pPr>
      <w:ins w:id="1482" w:author="Валентин" w:date="2019-01-14T22:09:00Z">
        <w:r w:rsidRPr="00A4294B">
          <w:rPr>
            <w:rFonts w:ascii="Times New Roman" w:hAnsi="Times New Roman" w:cs="Times New Roman"/>
            <w:sz w:val="28"/>
            <w:szCs w:val="28"/>
            <w:lang w:val="en-US"/>
            <w:rPrChange w:id="1483" w:author="Валентин" w:date="2019-01-14T22:12:00Z">
              <w:rPr>
                <w:rFonts w:ascii="Times New Roman" w:hAnsi="Times New Roman" w:cs="Times New Roman"/>
                <w:sz w:val="28"/>
                <w:szCs w:val="28"/>
              </w:rPr>
            </w:rPrChange>
          </w:rPr>
          <w:t>$get = Status::statusGet();</w:t>
        </w:r>
      </w:ins>
    </w:p>
    <w:p w14:paraId="625A1EA7" w14:textId="77777777" w:rsidR="00225A91" w:rsidRPr="00A4294B" w:rsidRDefault="00225A91">
      <w:pPr>
        <w:spacing w:line="360" w:lineRule="auto"/>
        <w:rPr>
          <w:ins w:id="1484" w:author="Валентин" w:date="2019-01-14T22:09:00Z"/>
          <w:rFonts w:ascii="Times New Roman" w:hAnsi="Times New Roman" w:cs="Times New Roman"/>
          <w:sz w:val="28"/>
          <w:szCs w:val="28"/>
          <w:lang w:val="en-US"/>
          <w:rPrChange w:id="1485" w:author="Валентин" w:date="2019-01-14T22:12:00Z">
            <w:rPr>
              <w:ins w:id="1486" w:author="Валентин" w:date="2019-01-14T22:09:00Z"/>
              <w:rFonts w:ascii="Times New Roman" w:hAnsi="Times New Roman" w:cs="Times New Roman"/>
              <w:sz w:val="28"/>
              <w:szCs w:val="28"/>
            </w:rPr>
          </w:rPrChange>
        </w:rPr>
      </w:pPr>
    </w:p>
    <w:p w14:paraId="3656D9C4" w14:textId="77777777" w:rsidR="00225A91" w:rsidRPr="00A4294B" w:rsidRDefault="00225A91">
      <w:pPr>
        <w:spacing w:line="360" w:lineRule="auto"/>
        <w:rPr>
          <w:ins w:id="1487" w:author="Валентин" w:date="2019-01-14T22:09:00Z"/>
          <w:rFonts w:ascii="Times New Roman" w:hAnsi="Times New Roman" w:cs="Times New Roman"/>
          <w:sz w:val="28"/>
          <w:szCs w:val="28"/>
          <w:lang w:val="en-US"/>
          <w:rPrChange w:id="1488" w:author="Валентин" w:date="2019-01-14T22:12:00Z">
            <w:rPr>
              <w:ins w:id="1489" w:author="Валентин" w:date="2019-01-14T22:09:00Z"/>
              <w:rFonts w:ascii="Times New Roman" w:hAnsi="Times New Roman" w:cs="Times New Roman"/>
              <w:sz w:val="28"/>
              <w:szCs w:val="28"/>
            </w:rPr>
          </w:rPrChange>
        </w:rPr>
      </w:pPr>
      <w:ins w:id="1490" w:author="Валентин" w:date="2019-01-14T22:09:00Z">
        <w:r w:rsidRPr="00A4294B">
          <w:rPr>
            <w:rFonts w:ascii="Times New Roman" w:hAnsi="Times New Roman" w:cs="Times New Roman"/>
            <w:sz w:val="28"/>
            <w:szCs w:val="28"/>
            <w:lang w:val="en-US"/>
            <w:rPrChange w:id="1491" w:author="Валентин" w:date="2019-01-14T22:12:00Z">
              <w:rPr>
                <w:rFonts w:ascii="Times New Roman" w:hAnsi="Times New Roman" w:cs="Times New Roman"/>
                <w:sz w:val="28"/>
                <w:szCs w:val="28"/>
              </w:rPr>
            </w:rPrChange>
          </w:rPr>
          <w:t>if(!isset($get)){</w:t>
        </w:r>
      </w:ins>
    </w:p>
    <w:p w14:paraId="3CECF9AA" w14:textId="77777777" w:rsidR="00225A91" w:rsidRPr="00A4294B" w:rsidRDefault="00225A91">
      <w:pPr>
        <w:spacing w:line="360" w:lineRule="auto"/>
        <w:rPr>
          <w:ins w:id="1492" w:author="Валентин" w:date="2019-01-14T22:09:00Z"/>
          <w:rFonts w:ascii="Times New Roman" w:hAnsi="Times New Roman" w:cs="Times New Roman"/>
          <w:sz w:val="28"/>
          <w:szCs w:val="28"/>
          <w:lang w:val="en-US"/>
          <w:rPrChange w:id="1493" w:author="Валентин" w:date="2019-01-14T22:12:00Z">
            <w:rPr>
              <w:ins w:id="1494" w:author="Валентин" w:date="2019-01-14T22:09:00Z"/>
              <w:rFonts w:ascii="Times New Roman" w:hAnsi="Times New Roman" w:cs="Times New Roman"/>
              <w:sz w:val="28"/>
              <w:szCs w:val="28"/>
            </w:rPr>
          </w:rPrChange>
        </w:rPr>
      </w:pPr>
      <w:ins w:id="1495" w:author="Валентин" w:date="2019-01-14T22:09:00Z">
        <w:r w:rsidRPr="00A4294B">
          <w:rPr>
            <w:rFonts w:ascii="Times New Roman" w:hAnsi="Times New Roman" w:cs="Times New Roman"/>
            <w:sz w:val="28"/>
            <w:szCs w:val="28"/>
            <w:lang w:val="en-US"/>
            <w:rPrChange w:id="1496" w:author="Валентин" w:date="2019-01-14T22:12:00Z">
              <w:rPr>
                <w:rFonts w:ascii="Times New Roman" w:hAnsi="Times New Roman" w:cs="Times New Roman"/>
                <w:sz w:val="28"/>
                <w:szCs w:val="28"/>
              </w:rPr>
            </w:rPrChange>
          </w:rPr>
          <w:t xml:space="preserve">    messageDlg("Íå óäàëîñü ïîëó÷èòü ñòàòóñ!", mtConfirmation, MB_OK);</w:t>
        </w:r>
      </w:ins>
    </w:p>
    <w:p w14:paraId="6A32B0D8" w14:textId="77777777" w:rsidR="00225A91" w:rsidRPr="00A4294B" w:rsidRDefault="00225A91">
      <w:pPr>
        <w:spacing w:line="360" w:lineRule="auto"/>
        <w:rPr>
          <w:ins w:id="1497" w:author="Валентин" w:date="2019-01-14T22:09:00Z"/>
          <w:rFonts w:ascii="Times New Roman" w:hAnsi="Times New Roman" w:cs="Times New Roman"/>
          <w:sz w:val="28"/>
          <w:szCs w:val="28"/>
          <w:lang w:val="en-US"/>
          <w:rPrChange w:id="1498" w:author="Валентин" w:date="2019-01-14T22:12:00Z">
            <w:rPr>
              <w:ins w:id="1499" w:author="Валентин" w:date="2019-01-14T22:09:00Z"/>
              <w:rFonts w:ascii="Times New Roman" w:hAnsi="Times New Roman" w:cs="Times New Roman"/>
              <w:sz w:val="28"/>
              <w:szCs w:val="28"/>
            </w:rPr>
          </w:rPrChange>
        </w:rPr>
      </w:pPr>
      <w:ins w:id="1500" w:author="Валентин" w:date="2019-01-14T22:09:00Z">
        <w:r w:rsidRPr="00A4294B">
          <w:rPr>
            <w:rFonts w:ascii="Times New Roman" w:hAnsi="Times New Roman" w:cs="Times New Roman"/>
            <w:sz w:val="28"/>
            <w:szCs w:val="28"/>
            <w:lang w:val="en-US"/>
            <w:rPrChange w:id="1501" w:author="Валентин" w:date="2019-01-14T22:12:00Z">
              <w:rPr>
                <w:rFonts w:ascii="Times New Roman" w:hAnsi="Times New Roman" w:cs="Times New Roman"/>
                <w:sz w:val="28"/>
                <w:szCs w:val="28"/>
              </w:rPr>
            </w:rPrChange>
          </w:rPr>
          <w:t>}else{</w:t>
        </w:r>
      </w:ins>
    </w:p>
    <w:p w14:paraId="35B73040" w14:textId="2317CBC8" w:rsidR="00225A91" w:rsidRPr="00A4294B" w:rsidRDefault="00225A91">
      <w:pPr>
        <w:spacing w:line="360" w:lineRule="auto"/>
        <w:rPr>
          <w:ins w:id="1502" w:author="Валентин" w:date="2019-01-14T22:09:00Z"/>
          <w:rFonts w:ascii="Times New Roman" w:hAnsi="Times New Roman" w:cs="Times New Roman"/>
          <w:sz w:val="28"/>
          <w:szCs w:val="28"/>
          <w:lang w:val="en-US"/>
          <w:rPrChange w:id="1503" w:author="Валентин" w:date="2019-01-14T22:12:00Z">
            <w:rPr>
              <w:ins w:id="1504" w:author="Валентин" w:date="2019-01-14T22:09:00Z"/>
              <w:rFonts w:ascii="Times New Roman" w:hAnsi="Times New Roman" w:cs="Times New Roman"/>
              <w:sz w:val="28"/>
              <w:szCs w:val="28"/>
            </w:rPr>
          </w:rPrChange>
        </w:rPr>
      </w:pPr>
      <w:ins w:id="1505" w:author="Валентин" w:date="2019-01-14T22:09:00Z">
        <w:r w:rsidRPr="00A4294B">
          <w:rPr>
            <w:rFonts w:ascii="Times New Roman" w:hAnsi="Times New Roman" w:cs="Times New Roman"/>
            <w:sz w:val="28"/>
            <w:szCs w:val="28"/>
            <w:lang w:val="en-US"/>
            <w:rPrChange w:id="1506" w:author="Валентин" w:date="2019-01-14T22:12:00Z">
              <w:rPr>
                <w:rFonts w:ascii="Times New Roman" w:hAnsi="Times New Roman" w:cs="Times New Roman"/>
                <w:sz w:val="28"/>
                <w:szCs w:val="28"/>
              </w:rPr>
            </w:rPrChange>
          </w:rPr>
          <w:t xml:space="preserve">    c("Status</w:t>
        </w:r>
      </w:ins>
      <w:ins w:id="1507" w:author="Валентин" w:date="2019-01-15T17:27:00Z">
        <w:r w:rsidR="0033719E">
          <w:rPr>
            <w:rFonts w:ascii="Times New Roman" w:hAnsi="Times New Roman" w:cs="Times New Roman"/>
            <w:sz w:val="28"/>
            <w:szCs w:val="28"/>
            <w:lang w:val="en-US"/>
          </w:rPr>
          <w:t>–</w:t>
        </w:r>
      </w:ins>
      <w:ins w:id="1508" w:author="Валентин" w:date="2019-01-14T22:09:00Z">
        <w:r w:rsidRPr="00A4294B">
          <w:rPr>
            <w:rFonts w:ascii="Times New Roman" w:hAnsi="Times New Roman" w:cs="Times New Roman"/>
            <w:sz w:val="28"/>
            <w:szCs w:val="28"/>
            <w:lang w:val="en-US"/>
            <w:rPrChange w:id="1509" w:author="Валентин" w:date="2019-01-14T22:12:00Z">
              <w:rPr>
                <w:rFonts w:ascii="Times New Roman" w:hAnsi="Times New Roman" w:cs="Times New Roman"/>
                <w:sz w:val="28"/>
                <w:szCs w:val="28"/>
              </w:rPr>
            </w:rPrChange>
          </w:rPr>
          <w:t>&gt;statusEdit")</w:t>
        </w:r>
      </w:ins>
      <w:ins w:id="1510" w:author="Валентин" w:date="2019-01-15T17:27:00Z">
        <w:r w:rsidR="0033719E">
          <w:rPr>
            <w:rFonts w:ascii="Times New Roman" w:hAnsi="Times New Roman" w:cs="Times New Roman"/>
            <w:sz w:val="28"/>
            <w:szCs w:val="28"/>
            <w:lang w:val="en-US"/>
          </w:rPr>
          <w:t>–</w:t>
        </w:r>
      </w:ins>
      <w:ins w:id="1511" w:author="Валентин" w:date="2019-01-14T22:09:00Z">
        <w:r w:rsidRPr="00A4294B">
          <w:rPr>
            <w:rFonts w:ascii="Times New Roman" w:hAnsi="Times New Roman" w:cs="Times New Roman"/>
            <w:sz w:val="28"/>
            <w:szCs w:val="28"/>
            <w:lang w:val="en-US"/>
            <w:rPrChange w:id="1512" w:author="Валентин" w:date="2019-01-14T22:12:00Z">
              <w:rPr>
                <w:rFonts w:ascii="Times New Roman" w:hAnsi="Times New Roman" w:cs="Times New Roman"/>
                <w:sz w:val="28"/>
                <w:szCs w:val="28"/>
              </w:rPr>
            </w:rPrChange>
          </w:rPr>
          <w:t>&gt;text = $get;</w:t>
        </w:r>
      </w:ins>
    </w:p>
    <w:p w14:paraId="4FC2E2A9" w14:textId="77777777" w:rsidR="00225A91" w:rsidRPr="00A4294B" w:rsidRDefault="00225A91">
      <w:pPr>
        <w:spacing w:line="360" w:lineRule="auto"/>
        <w:rPr>
          <w:ins w:id="1513" w:author="Валентин" w:date="2019-01-14T22:09:00Z"/>
          <w:rFonts w:ascii="Times New Roman" w:hAnsi="Times New Roman" w:cs="Times New Roman"/>
          <w:sz w:val="28"/>
          <w:szCs w:val="28"/>
          <w:lang w:val="en-US"/>
          <w:rPrChange w:id="1514" w:author="Валентин" w:date="2019-01-14T22:12:00Z">
            <w:rPr>
              <w:ins w:id="1515" w:author="Валентин" w:date="2019-01-14T22:09:00Z"/>
              <w:rFonts w:ascii="Times New Roman" w:hAnsi="Times New Roman" w:cs="Times New Roman"/>
              <w:sz w:val="28"/>
              <w:szCs w:val="28"/>
            </w:rPr>
          </w:rPrChange>
        </w:rPr>
      </w:pPr>
      <w:ins w:id="1516" w:author="Валентин" w:date="2019-01-14T22:09:00Z">
        <w:r w:rsidRPr="00A4294B">
          <w:rPr>
            <w:rFonts w:ascii="Times New Roman" w:hAnsi="Times New Roman" w:cs="Times New Roman"/>
            <w:sz w:val="28"/>
            <w:szCs w:val="28"/>
            <w:lang w:val="en-US"/>
            <w:rPrChange w:id="1517" w:author="Валентин" w:date="2019-01-14T22:12:00Z">
              <w:rPr>
                <w:rFonts w:ascii="Times New Roman" w:hAnsi="Times New Roman" w:cs="Times New Roman"/>
                <w:sz w:val="28"/>
                <w:szCs w:val="28"/>
              </w:rPr>
            </w:rPrChange>
          </w:rPr>
          <w:t xml:space="preserve">    LoadForm(c('Status'), LD_NONE);</w:t>
        </w:r>
      </w:ins>
    </w:p>
    <w:p w14:paraId="45A34595" w14:textId="0ED761DA" w:rsidR="00225A91" w:rsidRPr="001B7C73" w:rsidRDefault="00225A91">
      <w:pPr>
        <w:spacing w:line="360" w:lineRule="auto"/>
        <w:rPr>
          <w:ins w:id="1518" w:author="Валентин" w:date="2019-01-14T22:10:00Z"/>
          <w:rFonts w:ascii="Times New Roman" w:hAnsi="Times New Roman" w:cs="Times New Roman"/>
          <w:sz w:val="28"/>
          <w:szCs w:val="28"/>
          <w:lang w:val="en-US"/>
          <w:rPrChange w:id="1519" w:author="Валентин" w:date="2019-01-15T12:12:00Z">
            <w:rPr>
              <w:ins w:id="1520" w:author="Валентин" w:date="2019-01-14T22:10:00Z"/>
              <w:rFonts w:ascii="Times New Roman" w:hAnsi="Times New Roman" w:cs="Times New Roman"/>
              <w:sz w:val="28"/>
              <w:szCs w:val="28"/>
            </w:rPr>
          </w:rPrChange>
        </w:rPr>
        <w:pPrChange w:id="1521" w:author="Валентин" w:date="2019-01-14T22:12:00Z">
          <w:pPr>
            <w:spacing w:line="360" w:lineRule="auto"/>
            <w:jc w:val="center"/>
          </w:pPr>
        </w:pPrChange>
      </w:pPr>
      <w:ins w:id="1522" w:author="Валентин" w:date="2019-01-14T22:09:00Z">
        <w:r w:rsidRPr="001B7C73">
          <w:rPr>
            <w:rFonts w:ascii="Times New Roman" w:hAnsi="Times New Roman" w:cs="Times New Roman"/>
            <w:sz w:val="28"/>
            <w:szCs w:val="28"/>
            <w:lang w:val="en-US"/>
            <w:rPrChange w:id="1523" w:author="Валентин" w:date="2019-01-15T12:12:00Z">
              <w:rPr>
                <w:rFonts w:ascii="Times New Roman" w:hAnsi="Times New Roman" w:cs="Times New Roman"/>
                <w:sz w:val="28"/>
                <w:szCs w:val="28"/>
              </w:rPr>
            </w:rPrChange>
          </w:rPr>
          <w:t>}</w:t>
        </w:r>
      </w:ins>
    </w:p>
    <w:p w14:paraId="4FC2C161" w14:textId="549920D0" w:rsidR="00225A91" w:rsidRPr="001B7C73" w:rsidRDefault="00225A91">
      <w:pPr>
        <w:spacing w:line="360" w:lineRule="auto"/>
        <w:jc w:val="center"/>
        <w:rPr>
          <w:ins w:id="1524" w:author="Валентин" w:date="2019-01-14T22:10:00Z"/>
          <w:rFonts w:ascii="Times New Roman" w:hAnsi="Times New Roman" w:cs="Times New Roman"/>
          <w:b/>
          <w:sz w:val="28"/>
          <w:szCs w:val="28"/>
          <w:lang w:val="en-US"/>
          <w:rPrChange w:id="1525" w:author="Валентин" w:date="2019-01-15T12:12:00Z">
            <w:rPr>
              <w:ins w:id="1526" w:author="Валентин" w:date="2019-01-14T22:10:00Z"/>
              <w:rFonts w:ascii="Times New Roman" w:hAnsi="Times New Roman" w:cs="Times New Roman"/>
              <w:sz w:val="28"/>
              <w:szCs w:val="28"/>
            </w:rPr>
          </w:rPrChange>
        </w:rPr>
      </w:pPr>
      <w:ins w:id="1527" w:author="Валентин" w:date="2019-01-14T22:08:00Z">
        <w:r w:rsidRPr="00AA77F3">
          <w:rPr>
            <w:rFonts w:ascii="Times New Roman" w:hAnsi="Times New Roman" w:cs="Times New Roman"/>
            <w:b/>
            <w:sz w:val="28"/>
            <w:szCs w:val="28"/>
            <w:rPrChange w:id="1528" w:author="Валентин" w:date="2019-01-14T22:13:00Z">
              <w:rPr>
                <w:rFonts w:ascii="Times New Roman" w:hAnsi="Times New Roman" w:cs="Times New Roman"/>
                <w:sz w:val="28"/>
                <w:szCs w:val="28"/>
              </w:rPr>
            </w:rPrChange>
          </w:rPr>
          <w:t>Кнопка</w:t>
        </w:r>
        <w:r w:rsidRPr="001B7C73">
          <w:rPr>
            <w:rFonts w:ascii="Times New Roman" w:hAnsi="Times New Roman" w:cs="Times New Roman"/>
            <w:b/>
            <w:sz w:val="28"/>
            <w:szCs w:val="28"/>
            <w:lang w:val="en-US"/>
            <w:rPrChange w:id="1529" w:author="Валентин" w:date="2019-01-15T12:12:00Z">
              <w:rPr>
                <w:rFonts w:ascii="Times New Roman" w:hAnsi="Times New Roman" w:cs="Times New Roman"/>
                <w:sz w:val="28"/>
                <w:szCs w:val="28"/>
              </w:rPr>
            </w:rPrChange>
          </w:rPr>
          <w:t xml:space="preserve"> </w:t>
        </w:r>
      </w:ins>
      <w:ins w:id="1530" w:author="Валентин" w:date="2019-01-14T22:09:00Z">
        <w:r w:rsidRPr="00AA77F3">
          <w:rPr>
            <w:rFonts w:ascii="Times New Roman" w:hAnsi="Times New Roman" w:cs="Times New Roman"/>
            <w:b/>
            <w:sz w:val="28"/>
            <w:szCs w:val="28"/>
            <w:rPrChange w:id="1531" w:author="Валентин" w:date="2019-01-14T22:13:00Z">
              <w:rPr>
                <w:rFonts w:ascii="Times New Roman" w:hAnsi="Times New Roman" w:cs="Times New Roman"/>
                <w:sz w:val="28"/>
                <w:szCs w:val="28"/>
              </w:rPr>
            </w:rPrChange>
          </w:rPr>
          <w:t>С</w:t>
        </w:r>
      </w:ins>
      <w:ins w:id="1532" w:author="Валентин" w:date="2019-01-14T22:08:00Z">
        <w:r w:rsidRPr="00AA77F3">
          <w:rPr>
            <w:rFonts w:ascii="Times New Roman" w:hAnsi="Times New Roman" w:cs="Times New Roman"/>
            <w:b/>
            <w:sz w:val="28"/>
            <w:szCs w:val="28"/>
            <w:rPrChange w:id="1533" w:author="Валентин" w:date="2019-01-14T22:13:00Z">
              <w:rPr>
                <w:rFonts w:ascii="Times New Roman" w:hAnsi="Times New Roman" w:cs="Times New Roman"/>
                <w:sz w:val="28"/>
                <w:szCs w:val="28"/>
              </w:rPr>
            </w:rPrChange>
          </w:rPr>
          <w:t>менить</w:t>
        </w:r>
      </w:ins>
    </w:p>
    <w:p w14:paraId="51F9E0B8" w14:textId="6511CD37" w:rsidR="00225A91" w:rsidRPr="00A4294B" w:rsidRDefault="00225A91">
      <w:pPr>
        <w:spacing w:line="360" w:lineRule="auto"/>
        <w:rPr>
          <w:ins w:id="1534" w:author="Валентин" w:date="2019-01-14T22:10:00Z"/>
          <w:rFonts w:ascii="Times New Roman" w:hAnsi="Times New Roman" w:cs="Times New Roman"/>
          <w:sz w:val="28"/>
          <w:szCs w:val="28"/>
          <w:lang w:val="en-US"/>
          <w:rPrChange w:id="1535" w:author="Валентин" w:date="2019-01-14T22:12:00Z">
            <w:rPr>
              <w:ins w:id="1536" w:author="Валентин" w:date="2019-01-14T22:10:00Z"/>
              <w:rFonts w:ascii="Times New Roman" w:hAnsi="Times New Roman" w:cs="Times New Roman"/>
              <w:sz w:val="28"/>
              <w:szCs w:val="28"/>
            </w:rPr>
          </w:rPrChange>
        </w:rPr>
        <w:pPrChange w:id="1537" w:author="Валентин" w:date="2019-01-14T22:12:00Z">
          <w:pPr>
            <w:spacing w:line="360" w:lineRule="auto"/>
            <w:jc w:val="center"/>
          </w:pPr>
        </w:pPrChange>
      </w:pPr>
      <w:ins w:id="1538" w:author="Валентин" w:date="2019-01-14T22:10:00Z">
        <w:r w:rsidRPr="00A4294B">
          <w:rPr>
            <w:rFonts w:ascii="Times New Roman" w:hAnsi="Times New Roman" w:cs="Times New Roman"/>
            <w:sz w:val="28"/>
            <w:szCs w:val="28"/>
            <w:lang w:val="en-US"/>
            <w:rPrChange w:id="1539" w:author="Валентин" w:date="2019-01-14T22:12:00Z">
              <w:rPr>
                <w:rFonts w:ascii="Times New Roman" w:hAnsi="Times New Roman" w:cs="Times New Roman"/>
                <w:sz w:val="28"/>
                <w:szCs w:val="28"/>
              </w:rPr>
            </w:rPrChange>
          </w:rPr>
          <w:t>if(c("statusEdit")</w:t>
        </w:r>
      </w:ins>
      <w:ins w:id="1540" w:author="Валентин" w:date="2019-01-15T17:27:00Z">
        <w:r w:rsidR="0033719E">
          <w:rPr>
            <w:rFonts w:ascii="Times New Roman" w:hAnsi="Times New Roman" w:cs="Times New Roman"/>
            <w:sz w:val="28"/>
            <w:szCs w:val="28"/>
            <w:lang w:val="en-US"/>
          </w:rPr>
          <w:t>–</w:t>
        </w:r>
      </w:ins>
      <w:ins w:id="1541" w:author="Валентин" w:date="2019-01-14T22:10:00Z">
        <w:r w:rsidRPr="00A4294B">
          <w:rPr>
            <w:rFonts w:ascii="Times New Roman" w:hAnsi="Times New Roman" w:cs="Times New Roman"/>
            <w:sz w:val="28"/>
            <w:szCs w:val="28"/>
            <w:lang w:val="en-US"/>
            <w:rPrChange w:id="1542" w:author="Валентин" w:date="2019-01-14T22:12:00Z">
              <w:rPr>
                <w:rFonts w:ascii="Times New Roman" w:hAnsi="Times New Roman" w:cs="Times New Roman"/>
                <w:sz w:val="28"/>
                <w:szCs w:val="28"/>
              </w:rPr>
            </w:rPrChange>
          </w:rPr>
          <w:t>&gt;text == null){</w:t>
        </w:r>
      </w:ins>
    </w:p>
    <w:p w14:paraId="7A2EC736" w14:textId="06E51759" w:rsidR="00225A91" w:rsidRPr="00A4294B" w:rsidRDefault="00225A91">
      <w:pPr>
        <w:spacing w:line="360" w:lineRule="auto"/>
        <w:rPr>
          <w:ins w:id="1543" w:author="Валентин" w:date="2019-01-14T22:10:00Z"/>
          <w:rFonts w:ascii="Times New Roman" w:hAnsi="Times New Roman" w:cs="Times New Roman"/>
          <w:sz w:val="28"/>
          <w:szCs w:val="28"/>
          <w:lang w:val="en-US"/>
          <w:rPrChange w:id="1544" w:author="Валентин" w:date="2019-01-14T22:12:00Z">
            <w:rPr>
              <w:ins w:id="1545" w:author="Валентин" w:date="2019-01-14T22:10:00Z"/>
              <w:rFonts w:ascii="Times New Roman" w:hAnsi="Times New Roman" w:cs="Times New Roman"/>
              <w:sz w:val="28"/>
              <w:szCs w:val="28"/>
            </w:rPr>
          </w:rPrChange>
        </w:rPr>
        <w:pPrChange w:id="1546" w:author="Валентин" w:date="2019-01-14T22:12:00Z">
          <w:pPr>
            <w:spacing w:line="360" w:lineRule="auto"/>
            <w:jc w:val="center"/>
          </w:pPr>
        </w:pPrChange>
      </w:pPr>
      <w:ins w:id="1547" w:author="Валентин" w:date="2019-01-14T22:10:00Z">
        <w:r w:rsidRPr="00A4294B">
          <w:rPr>
            <w:rFonts w:ascii="Times New Roman" w:hAnsi="Times New Roman" w:cs="Times New Roman"/>
            <w:sz w:val="28"/>
            <w:szCs w:val="28"/>
            <w:lang w:val="en-US"/>
            <w:rPrChange w:id="1548" w:author="Валентин" w:date="2019-01-14T22:12:00Z">
              <w:rPr>
                <w:rFonts w:ascii="Times New Roman" w:hAnsi="Times New Roman" w:cs="Times New Roman"/>
                <w:sz w:val="28"/>
                <w:szCs w:val="28"/>
              </w:rPr>
            </w:rPrChange>
          </w:rPr>
          <w:t xml:space="preserve">    messageDlg("</w:t>
        </w:r>
        <w:r w:rsidRPr="00A4294B">
          <w:rPr>
            <w:rFonts w:ascii="Times New Roman" w:hAnsi="Times New Roman" w:cs="Times New Roman"/>
            <w:sz w:val="28"/>
            <w:szCs w:val="28"/>
          </w:rPr>
          <w:t>Поле</w:t>
        </w:r>
        <w:r w:rsidRPr="00A4294B">
          <w:rPr>
            <w:rFonts w:ascii="Times New Roman" w:hAnsi="Times New Roman" w:cs="Times New Roman"/>
            <w:sz w:val="28"/>
            <w:szCs w:val="28"/>
            <w:lang w:val="en-US"/>
            <w:rPrChange w:id="1549"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статуса</w:t>
        </w:r>
        <w:r w:rsidRPr="00A4294B">
          <w:rPr>
            <w:rFonts w:ascii="Times New Roman" w:hAnsi="Times New Roman" w:cs="Times New Roman"/>
            <w:sz w:val="28"/>
            <w:szCs w:val="28"/>
            <w:lang w:val="en-US"/>
            <w:rPrChange w:id="1550"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пустое</w:t>
        </w:r>
        <w:r w:rsidRPr="00A4294B">
          <w:rPr>
            <w:rFonts w:ascii="Times New Roman" w:hAnsi="Times New Roman" w:cs="Times New Roman"/>
            <w:sz w:val="28"/>
            <w:szCs w:val="28"/>
            <w:lang w:val="en-US"/>
            <w:rPrChange w:id="1551" w:author="Валентин" w:date="2019-01-14T22:12:00Z">
              <w:rPr>
                <w:rFonts w:ascii="Times New Roman" w:hAnsi="Times New Roman" w:cs="Times New Roman"/>
                <w:sz w:val="28"/>
                <w:szCs w:val="28"/>
              </w:rPr>
            </w:rPrChange>
          </w:rPr>
          <w:t>!", mtConfirmation, MB_OK);</w:t>
        </w:r>
      </w:ins>
    </w:p>
    <w:p w14:paraId="6F9D50AF" w14:textId="77777777" w:rsidR="00225A91" w:rsidRPr="00A4294B" w:rsidRDefault="00225A91">
      <w:pPr>
        <w:spacing w:line="360" w:lineRule="auto"/>
        <w:rPr>
          <w:ins w:id="1552" w:author="Валентин" w:date="2019-01-14T22:10:00Z"/>
          <w:rFonts w:ascii="Times New Roman" w:hAnsi="Times New Roman" w:cs="Times New Roman"/>
          <w:sz w:val="28"/>
          <w:szCs w:val="28"/>
          <w:lang w:val="en-US"/>
          <w:rPrChange w:id="1553" w:author="Валентин" w:date="2019-01-14T22:12:00Z">
            <w:rPr>
              <w:ins w:id="1554" w:author="Валентин" w:date="2019-01-14T22:10:00Z"/>
              <w:rFonts w:ascii="Times New Roman" w:hAnsi="Times New Roman" w:cs="Times New Roman"/>
              <w:sz w:val="28"/>
              <w:szCs w:val="28"/>
            </w:rPr>
          </w:rPrChange>
        </w:rPr>
        <w:pPrChange w:id="1555" w:author="Валентин" w:date="2019-01-14T22:12:00Z">
          <w:pPr>
            <w:spacing w:line="360" w:lineRule="auto"/>
            <w:jc w:val="center"/>
          </w:pPr>
        </w:pPrChange>
      </w:pPr>
      <w:ins w:id="1556" w:author="Валентин" w:date="2019-01-14T22:10:00Z">
        <w:r w:rsidRPr="00A4294B">
          <w:rPr>
            <w:rFonts w:ascii="Times New Roman" w:hAnsi="Times New Roman" w:cs="Times New Roman"/>
            <w:sz w:val="28"/>
            <w:szCs w:val="28"/>
            <w:lang w:val="en-US"/>
            <w:rPrChange w:id="1557" w:author="Валентин" w:date="2019-01-14T22:12:00Z">
              <w:rPr>
                <w:rFonts w:ascii="Times New Roman" w:hAnsi="Times New Roman" w:cs="Times New Roman"/>
                <w:sz w:val="28"/>
                <w:szCs w:val="28"/>
              </w:rPr>
            </w:rPrChange>
          </w:rPr>
          <w:t>}else{</w:t>
        </w:r>
      </w:ins>
    </w:p>
    <w:p w14:paraId="012D4356" w14:textId="0AB43EDD" w:rsidR="00225A91" w:rsidRPr="00A4294B" w:rsidRDefault="00225A91">
      <w:pPr>
        <w:spacing w:line="360" w:lineRule="auto"/>
        <w:rPr>
          <w:ins w:id="1558" w:author="Валентин" w:date="2019-01-14T22:10:00Z"/>
          <w:rFonts w:ascii="Times New Roman" w:hAnsi="Times New Roman" w:cs="Times New Roman"/>
          <w:sz w:val="28"/>
          <w:szCs w:val="28"/>
          <w:lang w:val="en-US"/>
          <w:rPrChange w:id="1559" w:author="Валентин" w:date="2019-01-14T22:12:00Z">
            <w:rPr>
              <w:ins w:id="1560" w:author="Валентин" w:date="2019-01-14T22:10:00Z"/>
              <w:rFonts w:ascii="Times New Roman" w:hAnsi="Times New Roman" w:cs="Times New Roman"/>
              <w:sz w:val="28"/>
              <w:szCs w:val="28"/>
            </w:rPr>
          </w:rPrChange>
        </w:rPr>
        <w:pPrChange w:id="1561" w:author="Валентин" w:date="2019-01-14T22:12:00Z">
          <w:pPr>
            <w:spacing w:line="360" w:lineRule="auto"/>
            <w:jc w:val="center"/>
          </w:pPr>
        </w:pPrChange>
      </w:pPr>
      <w:ins w:id="1562" w:author="Валентин" w:date="2019-01-14T22:10:00Z">
        <w:r w:rsidRPr="00A4294B">
          <w:rPr>
            <w:rFonts w:ascii="Times New Roman" w:hAnsi="Times New Roman" w:cs="Times New Roman"/>
            <w:sz w:val="28"/>
            <w:szCs w:val="28"/>
            <w:lang w:val="en-US"/>
            <w:rPrChange w:id="1563" w:author="Валентин" w:date="2019-01-14T22:12:00Z">
              <w:rPr>
                <w:rFonts w:ascii="Times New Roman" w:hAnsi="Times New Roman" w:cs="Times New Roman"/>
                <w:sz w:val="28"/>
                <w:szCs w:val="28"/>
              </w:rPr>
            </w:rPrChange>
          </w:rPr>
          <w:t xml:space="preserve">    $set = Status::statusSet(c("statusEdit")</w:t>
        </w:r>
      </w:ins>
      <w:ins w:id="1564" w:author="Валентин" w:date="2019-01-15T17:27:00Z">
        <w:r w:rsidR="0033719E">
          <w:rPr>
            <w:rFonts w:ascii="Times New Roman" w:hAnsi="Times New Roman" w:cs="Times New Roman"/>
            <w:sz w:val="28"/>
            <w:szCs w:val="28"/>
            <w:lang w:val="en-US"/>
          </w:rPr>
          <w:t>–</w:t>
        </w:r>
      </w:ins>
      <w:ins w:id="1565" w:author="Валентин" w:date="2019-01-14T22:10:00Z">
        <w:r w:rsidRPr="00A4294B">
          <w:rPr>
            <w:rFonts w:ascii="Times New Roman" w:hAnsi="Times New Roman" w:cs="Times New Roman"/>
            <w:sz w:val="28"/>
            <w:szCs w:val="28"/>
            <w:lang w:val="en-US"/>
            <w:rPrChange w:id="1566" w:author="Валентин" w:date="2019-01-14T22:12:00Z">
              <w:rPr>
                <w:rFonts w:ascii="Times New Roman" w:hAnsi="Times New Roman" w:cs="Times New Roman"/>
                <w:sz w:val="28"/>
                <w:szCs w:val="28"/>
              </w:rPr>
            </w:rPrChange>
          </w:rPr>
          <w:t>&gt;text);</w:t>
        </w:r>
      </w:ins>
    </w:p>
    <w:p w14:paraId="407CF429" w14:textId="77777777" w:rsidR="00225A91" w:rsidRPr="00A4294B" w:rsidRDefault="00225A91">
      <w:pPr>
        <w:spacing w:line="360" w:lineRule="auto"/>
        <w:rPr>
          <w:ins w:id="1567" w:author="Валентин" w:date="2019-01-14T22:10:00Z"/>
          <w:rFonts w:ascii="Times New Roman" w:hAnsi="Times New Roman" w:cs="Times New Roman"/>
          <w:sz w:val="28"/>
          <w:szCs w:val="28"/>
          <w:lang w:val="en-US"/>
          <w:rPrChange w:id="1568" w:author="Валентин" w:date="2019-01-14T22:12:00Z">
            <w:rPr>
              <w:ins w:id="1569" w:author="Валентин" w:date="2019-01-14T22:10:00Z"/>
              <w:rFonts w:ascii="Times New Roman" w:hAnsi="Times New Roman" w:cs="Times New Roman"/>
              <w:sz w:val="28"/>
              <w:szCs w:val="28"/>
            </w:rPr>
          </w:rPrChange>
        </w:rPr>
        <w:pPrChange w:id="1570" w:author="Валентин" w:date="2019-01-14T22:12:00Z">
          <w:pPr>
            <w:spacing w:line="360" w:lineRule="auto"/>
            <w:jc w:val="center"/>
          </w:pPr>
        </w:pPrChange>
      </w:pPr>
    </w:p>
    <w:p w14:paraId="14AFB266" w14:textId="77777777" w:rsidR="00225A91" w:rsidRPr="00A4294B" w:rsidRDefault="00225A91">
      <w:pPr>
        <w:spacing w:line="360" w:lineRule="auto"/>
        <w:rPr>
          <w:ins w:id="1571" w:author="Валентин" w:date="2019-01-14T22:10:00Z"/>
          <w:rFonts w:ascii="Times New Roman" w:hAnsi="Times New Roman" w:cs="Times New Roman"/>
          <w:sz w:val="28"/>
          <w:szCs w:val="28"/>
          <w:lang w:val="en-US"/>
          <w:rPrChange w:id="1572" w:author="Валентин" w:date="2019-01-14T22:12:00Z">
            <w:rPr>
              <w:ins w:id="1573" w:author="Валентин" w:date="2019-01-14T22:10:00Z"/>
              <w:rFonts w:ascii="Times New Roman" w:hAnsi="Times New Roman" w:cs="Times New Roman"/>
              <w:sz w:val="28"/>
              <w:szCs w:val="28"/>
            </w:rPr>
          </w:rPrChange>
        </w:rPr>
        <w:pPrChange w:id="1574" w:author="Валентин" w:date="2019-01-14T22:12:00Z">
          <w:pPr>
            <w:spacing w:line="360" w:lineRule="auto"/>
            <w:jc w:val="center"/>
          </w:pPr>
        </w:pPrChange>
      </w:pPr>
      <w:ins w:id="1575" w:author="Валентин" w:date="2019-01-14T22:10:00Z">
        <w:r w:rsidRPr="00A4294B">
          <w:rPr>
            <w:rFonts w:ascii="Times New Roman" w:hAnsi="Times New Roman" w:cs="Times New Roman"/>
            <w:sz w:val="28"/>
            <w:szCs w:val="28"/>
            <w:lang w:val="en-US"/>
            <w:rPrChange w:id="1576" w:author="Валентин" w:date="2019-01-14T22:12:00Z">
              <w:rPr>
                <w:rFonts w:ascii="Times New Roman" w:hAnsi="Times New Roman" w:cs="Times New Roman"/>
                <w:sz w:val="28"/>
                <w:szCs w:val="28"/>
              </w:rPr>
            </w:rPrChange>
          </w:rPr>
          <w:t xml:space="preserve">    if($set == 1){</w:t>
        </w:r>
      </w:ins>
    </w:p>
    <w:p w14:paraId="335BA868" w14:textId="108653B8" w:rsidR="00225A91" w:rsidRPr="00A4294B" w:rsidRDefault="00225A91">
      <w:pPr>
        <w:spacing w:line="360" w:lineRule="auto"/>
        <w:rPr>
          <w:ins w:id="1577" w:author="Валентин" w:date="2019-01-14T22:10:00Z"/>
          <w:rFonts w:ascii="Times New Roman" w:hAnsi="Times New Roman" w:cs="Times New Roman"/>
          <w:sz w:val="28"/>
          <w:szCs w:val="28"/>
          <w:lang w:val="en-US"/>
          <w:rPrChange w:id="1578" w:author="Валентин" w:date="2019-01-14T22:12:00Z">
            <w:rPr>
              <w:ins w:id="1579" w:author="Валентин" w:date="2019-01-14T22:10:00Z"/>
              <w:rFonts w:ascii="Times New Roman" w:hAnsi="Times New Roman" w:cs="Times New Roman"/>
              <w:sz w:val="28"/>
              <w:szCs w:val="28"/>
            </w:rPr>
          </w:rPrChange>
        </w:rPr>
        <w:pPrChange w:id="1580" w:author="Валентин" w:date="2019-01-14T22:12:00Z">
          <w:pPr>
            <w:spacing w:line="360" w:lineRule="auto"/>
            <w:jc w:val="center"/>
          </w:pPr>
        </w:pPrChange>
      </w:pPr>
      <w:ins w:id="1581" w:author="Валентин" w:date="2019-01-14T22:10:00Z">
        <w:r w:rsidRPr="00A4294B">
          <w:rPr>
            <w:rFonts w:ascii="Times New Roman" w:hAnsi="Times New Roman" w:cs="Times New Roman"/>
            <w:sz w:val="28"/>
            <w:szCs w:val="28"/>
            <w:lang w:val="en-US"/>
            <w:rPrChange w:id="1582" w:author="Валентин" w:date="2019-01-14T22:12:00Z">
              <w:rPr>
                <w:rFonts w:ascii="Times New Roman" w:hAnsi="Times New Roman" w:cs="Times New Roman"/>
                <w:sz w:val="28"/>
                <w:szCs w:val="28"/>
              </w:rPr>
            </w:rPrChange>
          </w:rPr>
          <w:t xml:space="preserve">        messageDlg("</w:t>
        </w:r>
        <w:r w:rsidRPr="00A4294B">
          <w:rPr>
            <w:rFonts w:ascii="Times New Roman" w:hAnsi="Times New Roman" w:cs="Times New Roman"/>
            <w:sz w:val="28"/>
            <w:szCs w:val="28"/>
          </w:rPr>
          <w:t>Ст</w:t>
        </w:r>
      </w:ins>
      <w:ins w:id="1583" w:author="Валентин" w:date="2019-01-14T22:11:00Z">
        <w:r w:rsidRPr="00A4294B">
          <w:rPr>
            <w:rFonts w:ascii="Times New Roman" w:hAnsi="Times New Roman" w:cs="Times New Roman"/>
            <w:sz w:val="28"/>
            <w:szCs w:val="28"/>
          </w:rPr>
          <w:t>атус</w:t>
        </w:r>
        <w:r w:rsidRPr="00A4294B">
          <w:rPr>
            <w:rFonts w:ascii="Times New Roman" w:hAnsi="Times New Roman" w:cs="Times New Roman"/>
            <w:sz w:val="28"/>
            <w:szCs w:val="28"/>
            <w:lang w:val="en-US"/>
            <w:rPrChange w:id="1584"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успешно</w:t>
        </w:r>
        <w:r w:rsidRPr="00A4294B">
          <w:rPr>
            <w:rFonts w:ascii="Times New Roman" w:hAnsi="Times New Roman" w:cs="Times New Roman"/>
            <w:sz w:val="28"/>
            <w:szCs w:val="28"/>
            <w:lang w:val="en-US"/>
            <w:rPrChange w:id="1585"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изменен</w:t>
        </w:r>
      </w:ins>
      <w:ins w:id="1586" w:author="Валентин" w:date="2019-01-14T22:10:00Z">
        <w:r w:rsidRPr="00A4294B">
          <w:rPr>
            <w:rFonts w:ascii="Times New Roman" w:hAnsi="Times New Roman" w:cs="Times New Roman"/>
            <w:sz w:val="28"/>
            <w:szCs w:val="28"/>
            <w:lang w:val="en-US"/>
            <w:rPrChange w:id="1587" w:author="Валентин" w:date="2019-01-14T22:12:00Z">
              <w:rPr>
                <w:rFonts w:ascii="Times New Roman" w:hAnsi="Times New Roman" w:cs="Times New Roman"/>
                <w:sz w:val="28"/>
                <w:szCs w:val="28"/>
              </w:rPr>
            </w:rPrChange>
          </w:rPr>
          <w:t>!", mtConfirmation, MB_OK);</w:t>
        </w:r>
      </w:ins>
    </w:p>
    <w:p w14:paraId="5E585DD8" w14:textId="77777777" w:rsidR="00225A91" w:rsidRPr="00A4294B" w:rsidRDefault="00225A91">
      <w:pPr>
        <w:spacing w:line="360" w:lineRule="auto"/>
        <w:rPr>
          <w:ins w:id="1588" w:author="Валентин" w:date="2019-01-14T22:10:00Z"/>
          <w:rFonts w:ascii="Times New Roman" w:hAnsi="Times New Roman" w:cs="Times New Roman"/>
          <w:sz w:val="28"/>
          <w:szCs w:val="28"/>
          <w:lang w:val="en-US"/>
          <w:rPrChange w:id="1589" w:author="Валентин" w:date="2019-01-14T22:12:00Z">
            <w:rPr>
              <w:ins w:id="1590" w:author="Валентин" w:date="2019-01-14T22:10:00Z"/>
              <w:rFonts w:ascii="Times New Roman" w:hAnsi="Times New Roman" w:cs="Times New Roman"/>
              <w:sz w:val="28"/>
              <w:szCs w:val="28"/>
            </w:rPr>
          </w:rPrChange>
        </w:rPr>
        <w:pPrChange w:id="1591" w:author="Валентин" w:date="2019-01-14T22:12:00Z">
          <w:pPr>
            <w:spacing w:line="360" w:lineRule="auto"/>
            <w:jc w:val="center"/>
          </w:pPr>
        </w:pPrChange>
      </w:pPr>
      <w:ins w:id="1592" w:author="Валентин" w:date="2019-01-14T22:10:00Z">
        <w:r w:rsidRPr="00A4294B">
          <w:rPr>
            <w:rFonts w:ascii="Times New Roman" w:hAnsi="Times New Roman" w:cs="Times New Roman"/>
            <w:sz w:val="28"/>
            <w:szCs w:val="28"/>
            <w:lang w:val="en-US"/>
            <w:rPrChange w:id="1593" w:author="Валентин" w:date="2019-01-14T22:12:00Z">
              <w:rPr>
                <w:rFonts w:ascii="Times New Roman" w:hAnsi="Times New Roman" w:cs="Times New Roman"/>
                <w:sz w:val="28"/>
                <w:szCs w:val="28"/>
              </w:rPr>
            </w:rPrChange>
          </w:rPr>
          <w:t xml:space="preserve">    }else{</w:t>
        </w:r>
      </w:ins>
    </w:p>
    <w:p w14:paraId="7F150CEB" w14:textId="44784CF6" w:rsidR="00225A91" w:rsidRPr="001B7C73" w:rsidRDefault="00225A91">
      <w:pPr>
        <w:spacing w:line="360" w:lineRule="auto"/>
        <w:rPr>
          <w:ins w:id="1594" w:author="Валентин" w:date="2019-01-14T22:10:00Z"/>
          <w:rFonts w:ascii="Times New Roman" w:hAnsi="Times New Roman" w:cs="Times New Roman"/>
          <w:sz w:val="28"/>
          <w:szCs w:val="28"/>
          <w:lang w:val="en-US"/>
          <w:rPrChange w:id="1595" w:author="Валентин" w:date="2019-01-15T12:12:00Z">
            <w:rPr>
              <w:ins w:id="1596" w:author="Валентин" w:date="2019-01-14T22:10:00Z"/>
              <w:rFonts w:ascii="Times New Roman" w:hAnsi="Times New Roman" w:cs="Times New Roman"/>
              <w:sz w:val="28"/>
              <w:szCs w:val="28"/>
            </w:rPr>
          </w:rPrChange>
        </w:rPr>
        <w:pPrChange w:id="1597" w:author="Валентин" w:date="2019-01-14T22:12:00Z">
          <w:pPr>
            <w:spacing w:line="360" w:lineRule="auto"/>
            <w:jc w:val="center"/>
          </w:pPr>
        </w:pPrChange>
      </w:pPr>
      <w:ins w:id="1598" w:author="Валентин" w:date="2019-01-14T22:10:00Z">
        <w:r w:rsidRPr="001B7C73">
          <w:rPr>
            <w:rFonts w:ascii="Times New Roman" w:hAnsi="Times New Roman" w:cs="Times New Roman"/>
            <w:sz w:val="28"/>
            <w:szCs w:val="28"/>
            <w:lang w:val="en-US"/>
            <w:rPrChange w:id="1599"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1600" w:author="Валентин" w:date="2019-01-14T22:12:00Z">
              <w:rPr>
                <w:rFonts w:ascii="Times New Roman" w:hAnsi="Times New Roman" w:cs="Times New Roman"/>
                <w:sz w:val="28"/>
                <w:szCs w:val="28"/>
              </w:rPr>
            </w:rPrChange>
          </w:rPr>
          <w:t>messageDlg</w:t>
        </w:r>
        <w:r w:rsidRPr="001B7C73">
          <w:rPr>
            <w:rFonts w:ascii="Times New Roman" w:hAnsi="Times New Roman" w:cs="Times New Roman"/>
            <w:sz w:val="28"/>
            <w:szCs w:val="28"/>
            <w:lang w:val="en-US"/>
            <w:rPrChange w:id="1601" w:author="Валентин" w:date="2019-01-15T12:12:00Z">
              <w:rPr>
                <w:rFonts w:ascii="Times New Roman" w:hAnsi="Times New Roman" w:cs="Times New Roman"/>
                <w:sz w:val="28"/>
                <w:szCs w:val="28"/>
              </w:rPr>
            </w:rPrChange>
          </w:rPr>
          <w:t>("</w:t>
        </w:r>
      </w:ins>
      <w:ins w:id="1602" w:author="Валентин" w:date="2019-01-14T22:11:00Z">
        <w:r w:rsidRPr="00A4294B">
          <w:rPr>
            <w:rFonts w:ascii="Times New Roman" w:hAnsi="Times New Roman" w:cs="Times New Roman"/>
            <w:sz w:val="28"/>
            <w:szCs w:val="28"/>
          </w:rPr>
          <w:t>Не</w:t>
        </w:r>
        <w:r w:rsidRPr="001B7C73">
          <w:rPr>
            <w:rFonts w:ascii="Times New Roman" w:hAnsi="Times New Roman" w:cs="Times New Roman"/>
            <w:sz w:val="28"/>
            <w:szCs w:val="28"/>
            <w:lang w:val="en-US"/>
            <w:rPrChange w:id="1603"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удалось</w:t>
        </w:r>
        <w:r w:rsidRPr="001B7C73">
          <w:rPr>
            <w:rFonts w:ascii="Times New Roman" w:hAnsi="Times New Roman" w:cs="Times New Roman"/>
            <w:sz w:val="28"/>
            <w:szCs w:val="28"/>
            <w:lang w:val="en-US"/>
            <w:rPrChange w:id="1604"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сменить</w:t>
        </w:r>
        <w:r w:rsidRPr="001B7C73">
          <w:rPr>
            <w:rFonts w:ascii="Times New Roman" w:hAnsi="Times New Roman" w:cs="Times New Roman"/>
            <w:sz w:val="28"/>
            <w:szCs w:val="28"/>
            <w:lang w:val="en-US"/>
            <w:rPrChange w:id="1605"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статус</w:t>
        </w:r>
      </w:ins>
      <w:ins w:id="1606" w:author="Валентин" w:date="2019-01-14T22:10:00Z">
        <w:r w:rsidRPr="001B7C73">
          <w:rPr>
            <w:rFonts w:ascii="Times New Roman" w:hAnsi="Times New Roman" w:cs="Times New Roman"/>
            <w:sz w:val="28"/>
            <w:szCs w:val="28"/>
            <w:lang w:val="en-US"/>
            <w:rPrChange w:id="1607"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1608" w:author="Валентин" w:date="2019-01-14T22:12:00Z">
              <w:rPr>
                <w:rFonts w:ascii="Times New Roman" w:hAnsi="Times New Roman" w:cs="Times New Roman"/>
                <w:sz w:val="28"/>
                <w:szCs w:val="28"/>
              </w:rPr>
            </w:rPrChange>
          </w:rPr>
          <w:t>mtConfirmation</w:t>
        </w:r>
        <w:r w:rsidRPr="001B7C73">
          <w:rPr>
            <w:rFonts w:ascii="Times New Roman" w:hAnsi="Times New Roman" w:cs="Times New Roman"/>
            <w:sz w:val="28"/>
            <w:szCs w:val="28"/>
            <w:lang w:val="en-US"/>
            <w:rPrChange w:id="1609"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1610" w:author="Валентин" w:date="2019-01-14T22:12:00Z">
              <w:rPr>
                <w:rFonts w:ascii="Times New Roman" w:hAnsi="Times New Roman" w:cs="Times New Roman"/>
                <w:sz w:val="28"/>
                <w:szCs w:val="28"/>
              </w:rPr>
            </w:rPrChange>
          </w:rPr>
          <w:t>MB</w:t>
        </w:r>
        <w:r w:rsidRPr="001B7C73">
          <w:rPr>
            <w:rFonts w:ascii="Times New Roman" w:hAnsi="Times New Roman" w:cs="Times New Roman"/>
            <w:sz w:val="28"/>
            <w:szCs w:val="28"/>
            <w:lang w:val="en-US"/>
            <w:rPrChange w:id="1611" w:author="Валентин" w:date="2019-01-15T12:12:00Z">
              <w:rPr>
                <w:rFonts w:ascii="Times New Roman" w:hAnsi="Times New Roman" w:cs="Times New Roman"/>
                <w:sz w:val="28"/>
                <w:szCs w:val="28"/>
              </w:rPr>
            </w:rPrChange>
          </w:rPr>
          <w:t>_</w:t>
        </w:r>
        <w:r w:rsidRPr="00A4294B">
          <w:rPr>
            <w:rFonts w:ascii="Times New Roman" w:hAnsi="Times New Roman" w:cs="Times New Roman"/>
            <w:sz w:val="28"/>
            <w:szCs w:val="28"/>
            <w:lang w:val="en-US"/>
            <w:rPrChange w:id="1612" w:author="Валентин" w:date="2019-01-14T22:12:00Z">
              <w:rPr>
                <w:rFonts w:ascii="Times New Roman" w:hAnsi="Times New Roman" w:cs="Times New Roman"/>
                <w:sz w:val="28"/>
                <w:szCs w:val="28"/>
              </w:rPr>
            </w:rPrChange>
          </w:rPr>
          <w:t>OK</w:t>
        </w:r>
        <w:r w:rsidRPr="001B7C73">
          <w:rPr>
            <w:rFonts w:ascii="Times New Roman" w:hAnsi="Times New Roman" w:cs="Times New Roman"/>
            <w:sz w:val="28"/>
            <w:szCs w:val="28"/>
            <w:lang w:val="en-US"/>
            <w:rPrChange w:id="1613" w:author="Валентин" w:date="2019-01-15T12:12:00Z">
              <w:rPr>
                <w:rFonts w:ascii="Times New Roman" w:hAnsi="Times New Roman" w:cs="Times New Roman"/>
                <w:sz w:val="28"/>
                <w:szCs w:val="28"/>
              </w:rPr>
            </w:rPrChange>
          </w:rPr>
          <w:t>);</w:t>
        </w:r>
      </w:ins>
    </w:p>
    <w:p w14:paraId="659D9153" w14:textId="77777777" w:rsidR="00225A91" w:rsidRPr="00A4294B" w:rsidRDefault="00225A91">
      <w:pPr>
        <w:spacing w:line="360" w:lineRule="auto"/>
        <w:rPr>
          <w:ins w:id="1614" w:author="Валентин" w:date="2019-01-14T22:10:00Z"/>
          <w:rFonts w:ascii="Times New Roman" w:hAnsi="Times New Roman" w:cs="Times New Roman"/>
          <w:sz w:val="28"/>
          <w:szCs w:val="28"/>
          <w:lang w:val="en-US"/>
          <w:rPrChange w:id="1615" w:author="Валентин" w:date="2019-01-14T22:12:00Z">
            <w:rPr>
              <w:ins w:id="1616" w:author="Валентин" w:date="2019-01-14T22:10:00Z"/>
              <w:rFonts w:ascii="Times New Roman" w:hAnsi="Times New Roman" w:cs="Times New Roman"/>
              <w:sz w:val="28"/>
              <w:szCs w:val="28"/>
            </w:rPr>
          </w:rPrChange>
        </w:rPr>
        <w:pPrChange w:id="1617" w:author="Валентин" w:date="2019-01-14T22:12:00Z">
          <w:pPr>
            <w:spacing w:line="360" w:lineRule="auto"/>
            <w:jc w:val="center"/>
          </w:pPr>
        </w:pPrChange>
      </w:pPr>
      <w:ins w:id="1618" w:author="Валентин" w:date="2019-01-14T22:10:00Z">
        <w:r w:rsidRPr="001B7C73">
          <w:rPr>
            <w:rFonts w:ascii="Times New Roman" w:hAnsi="Times New Roman" w:cs="Times New Roman"/>
            <w:sz w:val="28"/>
            <w:szCs w:val="28"/>
            <w:lang w:val="en-US"/>
            <w:rPrChange w:id="1619"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1620" w:author="Валентин" w:date="2019-01-14T22:12:00Z">
              <w:rPr>
                <w:rFonts w:ascii="Times New Roman" w:hAnsi="Times New Roman" w:cs="Times New Roman"/>
                <w:sz w:val="28"/>
                <w:szCs w:val="28"/>
              </w:rPr>
            </w:rPrChange>
          </w:rPr>
          <w:t>}</w:t>
        </w:r>
      </w:ins>
    </w:p>
    <w:p w14:paraId="118C9FA3" w14:textId="68DD0407" w:rsidR="00225A91" w:rsidRPr="00A4294B" w:rsidRDefault="00225A91">
      <w:pPr>
        <w:spacing w:line="360" w:lineRule="auto"/>
        <w:rPr>
          <w:ins w:id="1621" w:author="Валентин" w:date="2019-01-14T22:08:00Z"/>
          <w:rFonts w:ascii="Times New Roman" w:hAnsi="Times New Roman" w:cs="Times New Roman"/>
          <w:sz w:val="28"/>
          <w:szCs w:val="28"/>
          <w:lang w:val="en-US"/>
          <w:rPrChange w:id="1622" w:author="Валентин" w:date="2019-01-14T22:12:00Z">
            <w:rPr>
              <w:ins w:id="1623" w:author="Валентин" w:date="2019-01-14T22:08:00Z"/>
              <w:rFonts w:ascii="Times New Roman" w:hAnsi="Times New Roman" w:cs="Times New Roman"/>
              <w:sz w:val="28"/>
              <w:szCs w:val="28"/>
            </w:rPr>
          </w:rPrChange>
        </w:rPr>
        <w:pPrChange w:id="1624" w:author="Валентин" w:date="2019-01-14T22:12:00Z">
          <w:pPr>
            <w:spacing w:line="360" w:lineRule="auto"/>
            <w:jc w:val="center"/>
          </w:pPr>
        </w:pPrChange>
      </w:pPr>
      <w:ins w:id="1625" w:author="Валентин" w:date="2019-01-14T22:10:00Z">
        <w:r w:rsidRPr="00A4294B">
          <w:rPr>
            <w:rFonts w:ascii="Times New Roman" w:hAnsi="Times New Roman" w:cs="Times New Roman"/>
            <w:sz w:val="28"/>
            <w:szCs w:val="28"/>
            <w:lang w:val="en-US"/>
            <w:rPrChange w:id="1626" w:author="Валентин" w:date="2019-01-14T22:12:00Z">
              <w:rPr>
                <w:rFonts w:ascii="Times New Roman" w:hAnsi="Times New Roman" w:cs="Times New Roman"/>
                <w:sz w:val="28"/>
                <w:szCs w:val="28"/>
              </w:rPr>
            </w:rPrChange>
          </w:rPr>
          <w:t>}</w:t>
        </w:r>
      </w:ins>
    </w:p>
    <w:p w14:paraId="28EDD849" w14:textId="220DAE19" w:rsidR="00225A91" w:rsidRPr="001B7C73" w:rsidRDefault="00225A91">
      <w:pPr>
        <w:spacing w:line="360" w:lineRule="auto"/>
        <w:jc w:val="center"/>
        <w:rPr>
          <w:ins w:id="1627" w:author="Валентин" w:date="2019-01-14T22:11:00Z"/>
          <w:rFonts w:ascii="Times New Roman" w:hAnsi="Times New Roman" w:cs="Times New Roman"/>
          <w:b/>
          <w:sz w:val="28"/>
          <w:szCs w:val="28"/>
          <w:lang w:val="en-US"/>
          <w:rPrChange w:id="1628" w:author="Валентин" w:date="2019-01-15T12:12:00Z">
            <w:rPr>
              <w:ins w:id="1629" w:author="Валентин" w:date="2019-01-14T22:11:00Z"/>
              <w:rFonts w:ascii="Times New Roman" w:hAnsi="Times New Roman" w:cs="Times New Roman"/>
              <w:sz w:val="28"/>
              <w:szCs w:val="28"/>
            </w:rPr>
          </w:rPrChange>
        </w:rPr>
      </w:pPr>
      <w:ins w:id="1630" w:author="Валентин" w:date="2019-01-14T22:08:00Z">
        <w:r w:rsidRPr="00AA77F3">
          <w:rPr>
            <w:rFonts w:ascii="Times New Roman" w:hAnsi="Times New Roman" w:cs="Times New Roman"/>
            <w:b/>
            <w:sz w:val="28"/>
            <w:szCs w:val="28"/>
            <w:rPrChange w:id="1631" w:author="Валентин" w:date="2019-01-14T22:13:00Z">
              <w:rPr>
                <w:rFonts w:ascii="Times New Roman" w:hAnsi="Times New Roman" w:cs="Times New Roman"/>
                <w:sz w:val="28"/>
                <w:szCs w:val="28"/>
              </w:rPr>
            </w:rPrChange>
          </w:rPr>
          <w:t>Кнопка</w:t>
        </w:r>
        <w:r w:rsidRPr="00AA77F3">
          <w:rPr>
            <w:rFonts w:ascii="Times New Roman" w:hAnsi="Times New Roman" w:cs="Times New Roman"/>
            <w:b/>
            <w:sz w:val="28"/>
            <w:szCs w:val="28"/>
            <w:lang w:val="en-US"/>
            <w:rPrChange w:id="1632" w:author="Валентин" w:date="2019-01-14T22:13:00Z">
              <w:rPr>
                <w:rFonts w:ascii="Times New Roman" w:hAnsi="Times New Roman" w:cs="Times New Roman"/>
                <w:sz w:val="28"/>
                <w:szCs w:val="28"/>
              </w:rPr>
            </w:rPrChange>
          </w:rPr>
          <w:t xml:space="preserve"> </w:t>
        </w:r>
      </w:ins>
      <w:ins w:id="1633" w:author="Валентин" w:date="2019-01-14T22:09:00Z">
        <w:r w:rsidRPr="00AA77F3">
          <w:rPr>
            <w:rFonts w:ascii="Times New Roman" w:hAnsi="Times New Roman" w:cs="Times New Roman"/>
            <w:b/>
            <w:sz w:val="28"/>
            <w:szCs w:val="28"/>
            <w:rPrChange w:id="1634" w:author="Валентин" w:date="2019-01-14T22:13:00Z">
              <w:rPr>
                <w:rFonts w:ascii="Times New Roman" w:hAnsi="Times New Roman" w:cs="Times New Roman"/>
                <w:sz w:val="28"/>
                <w:szCs w:val="28"/>
              </w:rPr>
            </w:rPrChange>
          </w:rPr>
          <w:t>Обновить</w:t>
        </w:r>
      </w:ins>
    </w:p>
    <w:p w14:paraId="690F6C6E" w14:textId="77777777" w:rsidR="00A4294B" w:rsidRPr="00A4294B" w:rsidRDefault="00A4294B">
      <w:pPr>
        <w:spacing w:line="360" w:lineRule="auto"/>
        <w:rPr>
          <w:ins w:id="1635" w:author="Валентин" w:date="2019-01-14T22:11:00Z"/>
          <w:rFonts w:ascii="Times New Roman" w:hAnsi="Times New Roman" w:cs="Times New Roman"/>
          <w:sz w:val="28"/>
          <w:szCs w:val="28"/>
          <w:lang w:val="en-US"/>
        </w:rPr>
      </w:pPr>
      <w:ins w:id="1636" w:author="Валентин" w:date="2019-01-14T22:11:00Z">
        <w:r w:rsidRPr="00A4294B">
          <w:rPr>
            <w:rFonts w:ascii="Times New Roman" w:hAnsi="Times New Roman" w:cs="Times New Roman"/>
            <w:sz w:val="28"/>
            <w:szCs w:val="28"/>
            <w:lang w:val="en-US"/>
          </w:rPr>
          <w:t>$get = Status::statusGet();</w:t>
        </w:r>
      </w:ins>
    </w:p>
    <w:p w14:paraId="0FBF9759" w14:textId="77777777" w:rsidR="00A4294B" w:rsidRPr="00A4294B" w:rsidRDefault="00A4294B">
      <w:pPr>
        <w:spacing w:line="360" w:lineRule="auto"/>
        <w:rPr>
          <w:ins w:id="1637" w:author="Валентин" w:date="2019-01-14T22:11:00Z"/>
          <w:rFonts w:ascii="Times New Roman" w:hAnsi="Times New Roman" w:cs="Times New Roman"/>
          <w:sz w:val="28"/>
          <w:szCs w:val="28"/>
          <w:lang w:val="en-US"/>
        </w:rPr>
      </w:pPr>
    </w:p>
    <w:p w14:paraId="441DED93" w14:textId="77777777" w:rsidR="00A4294B" w:rsidRPr="00A4294B" w:rsidRDefault="00A4294B">
      <w:pPr>
        <w:spacing w:line="360" w:lineRule="auto"/>
        <w:rPr>
          <w:ins w:id="1638" w:author="Валентин" w:date="2019-01-14T22:11:00Z"/>
          <w:rFonts w:ascii="Times New Roman" w:hAnsi="Times New Roman" w:cs="Times New Roman"/>
          <w:sz w:val="28"/>
          <w:szCs w:val="28"/>
          <w:lang w:val="en-US"/>
        </w:rPr>
      </w:pPr>
      <w:ins w:id="1639" w:author="Валентин" w:date="2019-01-14T22:11:00Z">
        <w:r w:rsidRPr="00A4294B">
          <w:rPr>
            <w:rFonts w:ascii="Times New Roman" w:hAnsi="Times New Roman" w:cs="Times New Roman"/>
            <w:sz w:val="28"/>
            <w:szCs w:val="28"/>
            <w:lang w:val="en-US"/>
          </w:rPr>
          <w:t>if(!isset($get)){</w:t>
        </w:r>
      </w:ins>
    </w:p>
    <w:p w14:paraId="4B2FFBBD" w14:textId="77777777" w:rsidR="00A4294B" w:rsidRPr="001B7C73" w:rsidRDefault="00A4294B">
      <w:pPr>
        <w:spacing w:line="360" w:lineRule="auto"/>
        <w:rPr>
          <w:ins w:id="1640" w:author="Валентин" w:date="2019-01-14T22:11:00Z"/>
          <w:rFonts w:ascii="Times New Roman" w:hAnsi="Times New Roman" w:cs="Times New Roman"/>
          <w:sz w:val="28"/>
          <w:szCs w:val="28"/>
          <w:lang w:val="en-US"/>
        </w:rPr>
      </w:pPr>
      <w:ins w:id="1641" w:author="Валентин" w:date="2019-01-14T22:11:00Z">
        <w:r w:rsidRPr="00A4294B">
          <w:rPr>
            <w:rFonts w:ascii="Times New Roman" w:hAnsi="Times New Roman" w:cs="Times New Roman"/>
            <w:sz w:val="28"/>
            <w:szCs w:val="28"/>
            <w:lang w:val="en-US"/>
          </w:rPr>
          <w:t xml:space="preserve">    messageDlg</w:t>
        </w:r>
        <w:r w:rsidRPr="001B7C73">
          <w:rPr>
            <w:rFonts w:ascii="Times New Roman" w:hAnsi="Times New Roman" w:cs="Times New Roman"/>
            <w:sz w:val="28"/>
            <w:szCs w:val="28"/>
            <w:lang w:val="en-US"/>
          </w:rPr>
          <w:t>("</w:t>
        </w:r>
        <w:r w:rsidRPr="00A4294B">
          <w:rPr>
            <w:rFonts w:ascii="Times New Roman" w:hAnsi="Times New Roman" w:cs="Times New Roman"/>
            <w:sz w:val="28"/>
            <w:szCs w:val="28"/>
            <w:rPrChange w:id="1642" w:author="Валентин" w:date="2019-01-14T22:12:00Z">
              <w:rPr>
                <w:rFonts w:ascii="Times New Roman" w:hAnsi="Times New Roman" w:cs="Times New Roman"/>
                <w:sz w:val="28"/>
                <w:szCs w:val="28"/>
                <w:lang w:val="en-US"/>
              </w:rPr>
            </w:rPrChange>
          </w:rPr>
          <w:t>Не</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rPrChange w:id="1643" w:author="Валентин" w:date="2019-01-14T22:12:00Z">
              <w:rPr>
                <w:rFonts w:ascii="Times New Roman" w:hAnsi="Times New Roman" w:cs="Times New Roman"/>
                <w:sz w:val="28"/>
                <w:szCs w:val="28"/>
                <w:lang w:val="en-US"/>
              </w:rPr>
            </w:rPrChange>
          </w:rPr>
          <w:t>удалось</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rPrChange w:id="1644" w:author="Валентин" w:date="2019-01-14T22:12:00Z">
              <w:rPr>
                <w:rFonts w:ascii="Times New Roman" w:hAnsi="Times New Roman" w:cs="Times New Roman"/>
                <w:sz w:val="28"/>
                <w:szCs w:val="28"/>
                <w:lang w:val="en-US"/>
              </w:rPr>
            </w:rPrChange>
          </w:rPr>
          <w:t>получить</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rPrChange w:id="1645" w:author="Валентин" w:date="2019-01-14T22:12:00Z">
              <w:rPr>
                <w:rFonts w:ascii="Times New Roman" w:hAnsi="Times New Roman" w:cs="Times New Roman"/>
                <w:sz w:val="28"/>
                <w:szCs w:val="28"/>
                <w:lang w:val="en-US"/>
              </w:rPr>
            </w:rPrChange>
          </w:rPr>
          <w:t>статус</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lang w:val="en-US"/>
          </w:rPr>
          <w:t>mtConfirmation</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lang w:val="en-US"/>
          </w:rPr>
          <w:t>MB</w:t>
        </w:r>
        <w:r w:rsidRPr="001B7C73">
          <w:rPr>
            <w:rFonts w:ascii="Times New Roman" w:hAnsi="Times New Roman" w:cs="Times New Roman"/>
            <w:sz w:val="28"/>
            <w:szCs w:val="28"/>
            <w:lang w:val="en-US"/>
          </w:rPr>
          <w:t>_</w:t>
        </w:r>
        <w:r w:rsidRPr="00A4294B">
          <w:rPr>
            <w:rFonts w:ascii="Times New Roman" w:hAnsi="Times New Roman" w:cs="Times New Roman"/>
            <w:sz w:val="28"/>
            <w:szCs w:val="28"/>
            <w:lang w:val="en-US"/>
          </w:rPr>
          <w:t>OK</w:t>
        </w:r>
        <w:r w:rsidRPr="001B7C73">
          <w:rPr>
            <w:rFonts w:ascii="Times New Roman" w:hAnsi="Times New Roman" w:cs="Times New Roman"/>
            <w:sz w:val="28"/>
            <w:szCs w:val="28"/>
            <w:lang w:val="en-US"/>
          </w:rPr>
          <w:t>);</w:t>
        </w:r>
      </w:ins>
    </w:p>
    <w:p w14:paraId="0AD96B9D" w14:textId="77777777" w:rsidR="00A4294B" w:rsidRPr="00A4294B" w:rsidRDefault="00A4294B">
      <w:pPr>
        <w:spacing w:line="360" w:lineRule="auto"/>
        <w:rPr>
          <w:ins w:id="1646" w:author="Валентин" w:date="2019-01-14T22:11:00Z"/>
          <w:rFonts w:ascii="Times New Roman" w:hAnsi="Times New Roman" w:cs="Times New Roman"/>
          <w:sz w:val="28"/>
          <w:szCs w:val="28"/>
          <w:lang w:val="en-US"/>
        </w:rPr>
      </w:pPr>
      <w:ins w:id="1647" w:author="Валентин" w:date="2019-01-14T22:11:00Z">
        <w:r w:rsidRPr="00A4294B">
          <w:rPr>
            <w:rFonts w:ascii="Times New Roman" w:hAnsi="Times New Roman" w:cs="Times New Roman"/>
            <w:sz w:val="28"/>
            <w:szCs w:val="28"/>
            <w:lang w:val="en-US"/>
          </w:rPr>
          <w:t>}else{</w:t>
        </w:r>
      </w:ins>
    </w:p>
    <w:p w14:paraId="5202135E" w14:textId="028A2C3E" w:rsidR="00A4294B" w:rsidRPr="00A4294B" w:rsidRDefault="00A4294B">
      <w:pPr>
        <w:spacing w:line="360" w:lineRule="auto"/>
        <w:rPr>
          <w:ins w:id="1648" w:author="Валентин" w:date="2019-01-14T22:11:00Z"/>
          <w:rFonts w:ascii="Times New Roman" w:hAnsi="Times New Roman" w:cs="Times New Roman"/>
          <w:sz w:val="28"/>
          <w:szCs w:val="28"/>
          <w:lang w:val="en-US"/>
        </w:rPr>
      </w:pPr>
      <w:ins w:id="1649" w:author="Валентин" w:date="2019-01-14T22:11:00Z">
        <w:r w:rsidRPr="00A4294B">
          <w:rPr>
            <w:rFonts w:ascii="Times New Roman" w:hAnsi="Times New Roman" w:cs="Times New Roman"/>
            <w:sz w:val="28"/>
            <w:szCs w:val="28"/>
            <w:lang w:val="en-US"/>
          </w:rPr>
          <w:t xml:space="preserve">    c("statusEdit")</w:t>
        </w:r>
      </w:ins>
      <w:ins w:id="1650" w:author="Валентин" w:date="2019-01-15T17:27:00Z">
        <w:r w:rsidR="0033719E">
          <w:rPr>
            <w:rFonts w:ascii="Times New Roman" w:hAnsi="Times New Roman" w:cs="Times New Roman"/>
            <w:sz w:val="28"/>
            <w:szCs w:val="28"/>
            <w:lang w:val="en-US"/>
          </w:rPr>
          <w:t>–</w:t>
        </w:r>
      </w:ins>
      <w:ins w:id="1651" w:author="Валентин" w:date="2019-01-14T22:11:00Z">
        <w:r w:rsidRPr="00A4294B">
          <w:rPr>
            <w:rFonts w:ascii="Times New Roman" w:hAnsi="Times New Roman" w:cs="Times New Roman"/>
            <w:sz w:val="28"/>
            <w:szCs w:val="28"/>
            <w:lang w:val="en-US"/>
          </w:rPr>
          <w:t>&gt;text = $get;</w:t>
        </w:r>
      </w:ins>
    </w:p>
    <w:p w14:paraId="01DCB440" w14:textId="11EA396B" w:rsidR="00A4294B" w:rsidRPr="00A4294B" w:rsidRDefault="00A4294B">
      <w:pPr>
        <w:spacing w:line="360" w:lineRule="auto"/>
        <w:rPr>
          <w:ins w:id="1652" w:author="Валентин" w:date="2019-01-14T22:11:00Z"/>
          <w:rFonts w:ascii="Times New Roman" w:hAnsi="Times New Roman" w:cs="Times New Roman"/>
          <w:sz w:val="28"/>
          <w:szCs w:val="28"/>
          <w:lang w:val="en-US"/>
        </w:rPr>
        <w:pPrChange w:id="1653" w:author="Валентин" w:date="2019-01-14T22:12:00Z">
          <w:pPr>
            <w:spacing w:line="360" w:lineRule="auto"/>
            <w:jc w:val="center"/>
          </w:pPr>
        </w:pPrChange>
      </w:pPr>
      <w:ins w:id="1654" w:author="Валентин" w:date="2019-01-14T22:11:00Z">
        <w:r w:rsidRPr="00A4294B">
          <w:rPr>
            <w:rFonts w:ascii="Times New Roman" w:hAnsi="Times New Roman" w:cs="Times New Roman"/>
            <w:sz w:val="28"/>
            <w:szCs w:val="28"/>
            <w:lang w:val="en-US"/>
          </w:rPr>
          <w:t>}</w:t>
        </w:r>
      </w:ins>
    </w:p>
    <w:p w14:paraId="61A9704C" w14:textId="77777777" w:rsidR="00A4294B" w:rsidRPr="00A4294B" w:rsidRDefault="00A4294B">
      <w:pPr>
        <w:spacing w:line="360" w:lineRule="auto"/>
        <w:rPr>
          <w:ins w:id="1655" w:author="Валентин" w:date="2019-01-14T22:09:00Z"/>
          <w:rFonts w:ascii="Times New Roman" w:hAnsi="Times New Roman" w:cs="Times New Roman"/>
          <w:sz w:val="28"/>
          <w:szCs w:val="28"/>
          <w:lang w:val="en-US"/>
          <w:rPrChange w:id="1656" w:author="Валентин" w:date="2019-01-14T22:12:00Z">
            <w:rPr>
              <w:ins w:id="1657" w:author="Валентин" w:date="2019-01-14T22:09:00Z"/>
              <w:rFonts w:ascii="Times New Roman" w:hAnsi="Times New Roman" w:cs="Times New Roman"/>
              <w:sz w:val="28"/>
              <w:szCs w:val="28"/>
            </w:rPr>
          </w:rPrChange>
        </w:rPr>
        <w:pPrChange w:id="1658" w:author="Валентин" w:date="2019-01-14T22:12:00Z">
          <w:pPr>
            <w:spacing w:line="360" w:lineRule="auto"/>
            <w:jc w:val="center"/>
          </w:pPr>
        </w:pPrChange>
      </w:pPr>
    </w:p>
    <w:p w14:paraId="54249FA4" w14:textId="411DAE59" w:rsidR="00225A91" w:rsidRPr="00AA77F3" w:rsidRDefault="00225A91">
      <w:pPr>
        <w:spacing w:line="360" w:lineRule="auto"/>
        <w:jc w:val="center"/>
        <w:rPr>
          <w:ins w:id="1659" w:author="Валентин" w:date="2019-01-14T22:09:00Z"/>
          <w:rFonts w:ascii="Times New Roman" w:hAnsi="Times New Roman" w:cs="Times New Roman"/>
          <w:b/>
          <w:sz w:val="28"/>
          <w:szCs w:val="28"/>
          <w:lang w:val="en-US"/>
          <w:rPrChange w:id="1660" w:author="Валентин" w:date="2019-01-14T22:13:00Z">
            <w:rPr>
              <w:ins w:id="1661" w:author="Валентин" w:date="2019-01-14T22:09:00Z"/>
              <w:rFonts w:ascii="Times New Roman" w:hAnsi="Times New Roman" w:cs="Times New Roman"/>
              <w:sz w:val="28"/>
              <w:szCs w:val="28"/>
            </w:rPr>
          </w:rPrChange>
        </w:rPr>
      </w:pPr>
      <w:ins w:id="1662" w:author="Валентин" w:date="2019-01-14T22:09:00Z">
        <w:r w:rsidRPr="00AA77F3">
          <w:rPr>
            <w:rFonts w:ascii="Times New Roman" w:hAnsi="Times New Roman" w:cs="Times New Roman"/>
            <w:b/>
            <w:sz w:val="28"/>
            <w:szCs w:val="28"/>
            <w:rPrChange w:id="1663" w:author="Валентин" w:date="2019-01-14T22:13:00Z">
              <w:rPr>
                <w:rFonts w:ascii="Times New Roman" w:hAnsi="Times New Roman" w:cs="Times New Roman"/>
                <w:sz w:val="28"/>
                <w:szCs w:val="28"/>
              </w:rPr>
            </w:rPrChange>
          </w:rPr>
          <w:t>Кнопка</w:t>
        </w:r>
        <w:r w:rsidRPr="00AA77F3">
          <w:rPr>
            <w:rFonts w:ascii="Times New Roman" w:hAnsi="Times New Roman" w:cs="Times New Roman"/>
            <w:b/>
            <w:sz w:val="28"/>
            <w:szCs w:val="28"/>
            <w:lang w:val="en-US"/>
            <w:rPrChange w:id="1664" w:author="Валентин" w:date="2019-01-14T22:13:00Z">
              <w:rPr>
                <w:rFonts w:ascii="Times New Roman" w:hAnsi="Times New Roman" w:cs="Times New Roman"/>
                <w:sz w:val="28"/>
                <w:szCs w:val="28"/>
              </w:rPr>
            </w:rPrChange>
          </w:rPr>
          <w:t xml:space="preserve"> </w:t>
        </w:r>
        <w:r w:rsidRPr="00AA77F3">
          <w:rPr>
            <w:rFonts w:ascii="Times New Roman" w:hAnsi="Times New Roman" w:cs="Times New Roman"/>
            <w:b/>
            <w:sz w:val="28"/>
            <w:szCs w:val="28"/>
            <w:lang w:val="en-US"/>
            <w:rPrChange w:id="1665" w:author="Валентин" w:date="2019-01-14T22:13:00Z">
              <w:rPr>
                <w:rFonts w:ascii="Times New Roman" w:hAnsi="Times New Roman" w:cs="Times New Roman"/>
                <w:sz w:val="28"/>
                <w:szCs w:val="28"/>
                <w:lang w:val="en-US"/>
              </w:rPr>
            </w:rPrChange>
          </w:rPr>
          <w:t>Back</w:t>
        </w:r>
      </w:ins>
    </w:p>
    <w:p w14:paraId="6F08A96A" w14:textId="4841553B" w:rsidR="00225A91" w:rsidRPr="00A4294B" w:rsidRDefault="00A4294B">
      <w:pPr>
        <w:spacing w:line="360" w:lineRule="auto"/>
        <w:rPr>
          <w:rFonts w:ascii="Times New Roman" w:hAnsi="Times New Roman" w:cs="Times New Roman"/>
          <w:sz w:val="28"/>
          <w:szCs w:val="28"/>
          <w:lang w:val="en-US"/>
          <w:rPrChange w:id="1666" w:author="Валентин" w:date="2019-01-14T22:12:00Z">
            <w:rPr>
              <w:rFonts w:ascii="Times New Roman" w:hAnsi="Times New Roman" w:cs="Times New Roman"/>
              <w:color w:val="000000"/>
              <w:sz w:val="28"/>
              <w:szCs w:val="28"/>
            </w:rPr>
          </w:rPrChange>
        </w:rPr>
        <w:pPrChange w:id="1667" w:author="Валентин" w:date="2019-01-14T22:12:00Z">
          <w:pPr/>
        </w:pPrChange>
      </w:pPr>
      <w:ins w:id="1668" w:author="Валентин" w:date="2019-01-14T22:11:00Z">
        <w:r w:rsidRPr="00A4294B">
          <w:rPr>
            <w:rFonts w:ascii="Times New Roman" w:hAnsi="Times New Roman" w:cs="Times New Roman"/>
            <w:sz w:val="28"/>
            <w:szCs w:val="28"/>
            <w:lang w:val="en-US"/>
          </w:rPr>
          <w:t>LoadForm(c('VK'), LD_NONE);</w:t>
        </w:r>
      </w:ins>
    </w:p>
    <w:sectPr w:rsidR="00225A91" w:rsidRPr="00A4294B" w:rsidSect="00E136C7">
      <w:footerReference w:type="default" r:id="rId22"/>
      <w:pgSz w:w="11906" w:h="16838"/>
      <w:pgMar w:top="1134" w:right="851" w:bottom="1134" w:left="1701" w:header="720" w:footer="720" w:gutter="0"/>
      <w:cols w:space="720"/>
      <w:formProt w:val="0"/>
      <w:titlePg/>
      <w:docGrid w:linePitch="299" w:charSpace="409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6" w:author="Виктория" w:date="2019-01-14T11:38:00Z" w:initials="В.Ю.">
    <w:p w14:paraId="1BB71D23" w14:textId="77777777" w:rsidR="009E6517" w:rsidRDefault="009E6517">
      <w:pPr>
        <w:pStyle w:val="af4"/>
      </w:pPr>
      <w:r>
        <w:rPr>
          <w:rStyle w:val="af3"/>
        </w:rPr>
        <w:annotationRef/>
      </w:r>
      <w:r>
        <w:t>Программного продукта еще нет!!!</w:t>
      </w:r>
    </w:p>
    <w:p w14:paraId="5AE5933E" w14:textId="77777777" w:rsidR="009E6517" w:rsidRDefault="009E6517">
      <w:pPr>
        <w:pStyle w:val="af4"/>
      </w:pPr>
      <w:r>
        <w:t>И убери отступ между абзацами!!</w:t>
      </w:r>
    </w:p>
  </w:comment>
  <w:comment w:id="190" w:author="Виктория" w:date="2019-01-14T11:39:00Z" w:initials="В.Ю.">
    <w:p w14:paraId="344E8EF6" w14:textId="77777777" w:rsidR="009E6517" w:rsidRDefault="009E6517">
      <w:pPr>
        <w:pStyle w:val="af4"/>
      </w:pPr>
      <w:r>
        <w:rPr>
          <w:rStyle w:val="af3"/>
        </w:rPr>
        <w:annotationRef/>
      </w:r>
      <w:r>
        <w:t>Почему именно такое требование, нужно пояснить</w:t>
      </w:r>
    </w:p>
  </w:comment>
  <w:comment w:id="206" w:author="Виктория" w:date="2019-01-14T11:39:00Z" w:initials="В.Ю.">
    <w:p w14:paraId="2B1EC838" w14:textId="77777777" w:rsidR="009E6517" w:rsidRDefault="009E6517" w:rsidP="00C812B7">
      <w:pPr>
        <w:pStyle w:val="af4"/>
      </w:pPr>
      <w:r>
        <w:rPr>
          <w:rStyle w:val="af3"/>
        </w:rPr>
        <w:annotationRef/>
      </w:r>
      <w:r>
        <w:t>Почему именно такое требование, нужно пояснить</w:t>
      </w:r>
    </w:p>
  </w:comment>
  <w:comment w:id="210" w:author="Виктория" w:date="2019-01-14T11:40:00Z" w:initials="В.Ю.">
    <w:p w14:paraId="44CF3A40" w14:textId="77777777" w:rsidR="009E6517" w:rsidRDefault="009E6517">
      <w:pPr>
        <w:pStyle w:val="af4"/>
      </w:pPr>
      <w:r>
        <w:rPr>
          <w:rStyle w:val="af3"/>
        </w:rPr>
        <w:annotationRef/>
      </w:r>
      <w:r>
        <w:t>Пояснить, зачем и почему</w:t>
      </w:r>
    </w:p>
  </w:comment>
  <w:comment w:id="228" w:author="Виктория" w:date="2019-01-14T11:40:00Z" w:initials="В.Ю.">
    <w:p w14:paraId="5CFA7CA5" w14:textId="77777777" w:rsidR="009E6517" w:rsidRDefault="009E6517">
      <w:pPr>
        <w:pStyle w:val="af4"/>
      </w:pPr>
      <w:r>
        <w:rPr>
          <w:rStyle w:val="af3"/>
        </w:rPr>
        <w:annotationRef/>
      </w:r>
      <w:r>
        <w:t>Список??</w:t>
      </w:r>
    </w:p>
  </w:comment>
  <w:comment w:id="278" w:author="Виктория" w:date="2019-01-14T11:42:00Z" w:initials="В.Ю.">
    <w:p w14:paraId="108CA627" w14:textId="77777777" w:rsidR="009E6517" w:rsidRDefault="009E6517">
      <w:pPr>
        <w:pStyle w:val="af4"/>
      </w:pPr>
      <w:r>
        <w:rPr>
          <w:rStyle w:val="af3"/>
        </w:rPr>
        <w:annotationRef/>
      </w:r>
      <w:r>
        <w:t>Это дефис, а должно быть обычное тире (не длинное!!!!)</w:t>
      </w:r>
    </w:p>
  </w:comment>
  <w:comment w:id="287" w:author="Виктория" w:date="2019-01-14T11:40:00Z" w:initials="В.Ю.">
    <w:p w14:paraId="7ECEE255" w14:textId="77777777" w:rsidR="009E6517" w:rsidRDefault="009E6517">
      <w:pPr>
        <w:pStyle w:val="af4"/>
      </w:pPr>
      <w:r>
        <w:rPr>
          <w:rStyle w:val="af3"/>
        </w:rPr>
        <w:annotationRef/>
      </w:r>
      <w:r>
        <w:t>Убрать эти тирешки</w:t>
      </w:r>
    </w:p>
  </w:comment>
  <w:comment w:id="285" w:author="Виктория" w:date="2019-01-14T11:41:00Z" w:initials="В.Ю.">
    <w:p w14:paraId="61CDD19C" w14:textId="77777777" w:rsidR="009E6517" w:rsidRDefault="009E6517">
      <w:pPr>
        <w:pStyle w:val="af4"/>
      </w:pPr>
      <w:r>
        <w:rPr>
          <w:rStyle w:val="af3"/>
        </w:rPr>
        <w:annotationRef/>
      </w:r>
      <w:r>
        <w:t>Опять отступы между абзацами</w:t>
      </w:r>
    </w:p>
  </w:comment>
  <w:comment w:id="296" w:author="Виктория" w:date="2019-01-14T11:41:00Z" w:initials="В.Ю.">
    <w:p w14:paraId="2FEF3BE5" w14:textId="77777777" w:rsidR="009E6517" w:rsidRDefault="009E6517">
      <w:pPr>
        <w:pStyle w:val="af4"/>
      </w:pPr>
      <w:r>
        <w:rPr>
          <w:rStyle w:val="af3"/>
        </w:rPr>
        <w:annotationRef/>
      </w:r>
      <w:r>
        <w:t>Оп</w:t>
      </w:r>
    </w:p>
  </w:comment>
  <w:comment w:id="320" w:author="Виктория" w:date="2019-01-14T11:41:00Z" w:initials="В.Ю.">
    <w:p w14:paraId="07D97B17" w14:textId="77777777" w:rsidR="009E6517" w:rsidRDefault="009E6517">
      <w:pPr>
        <w:pStyle w:val="af4"/>
      </w:pPr>
      <w:r>
        <w:rPr>
          <w:rStyle w:val="af3"/>
        </w:rPr>
        <w:annotationRef/>
      </w:r>
      <w:r>
        <w:t>Это длинное тире! Его нужно заменить на обычное</w:t>
      </w:r>
    </w:p>
  </w:comment>
  <w:comment w:id="430" w:author="Виктория" w:date="2019-01-14T11:42:00Z" w:initials="В.Ю.">
    <w:p w14:paraId="3D53CBFD" w14:textId="77777777" w:rsidR="009E6517" w:rsidRDefault="009E6517">
      <w:pPr>
        <w:pStyle w:val="af4"/>
      </w:pPr>
      <w:r>
        <w:rPr>
          <w:rStyle w:val="af3"/>
        </w:rPr>
        <w:annotationRef/>
      </w:r>
      <w:r>
        <w:t>Конкретнее!!</w:t>
      </w:r>
    </w:p>
  </w:comment>
  <w:comment w:id="441" w:author="Виктория" w:date="2019-01-14T11:44:00Z" w:initials="В.Ю.">
    <w:p w14:paraId="52C5904F" w14:textId="1B333FA4" w:rsidR="009E6517" w:rsidRDefault="009E6517">
      <w:pPr>
        <w:pStyle w:val="af4"/>
      </w:pPr>
      <w:r>
        <w:rPr>
          <w:rStyle w:val="af3"/>
        </w:rPr>
        <w:annotationRef/>
      </w:r>
      <w:r>
        <w:t>Нельзя так начать пункт. Тебе нужно рассмотреть несколько программ, с помощью которых можно разработать приложение, и сделать вывод в конце пункта что будет использовано то–то и то–то</w:t>
      </w:r>
    </w:p>
  </w:comment>
  <w:comment w:id="486" w:author="Виктория" w:date="2019-01-14T11:44:00Z" w:initials="В.Ю.">
    <w:p w14:paraId="003E1A05" w14:textId="77777777" w:rsidR="009E6517" w:rsidRDefault="009E6517">
      <w:pPr>
        <w:pStyle w:val="af4"/>
      </w:pPr>
      <w:r>
        <w:rPr>
          <w:rStyle w:val="af3"/>
        </w:rPr>
        <w:annotationRef/>
      </w:r>
      <w:r>
        <w:t>Такие предложение тоже нельзя добавлять в курсовую работу – только повествовательные</w:t>
      </w:r>
    </w:p>
  </w:comment>
  <w:comment w:id="638" w:author="Виктория" w:date="2019-01-14T11:46:00Z" w:initials="В.Ю.">
    <w:p w14:paraId="6978D3D5" w14:textId="77777777" w:rsidR="009E6517" w:rsidRDefault="009E6517">
      <w:pPr>
        <w:pStyle w:val="af4"/>
      </w:pPr>
      <w:r>
        <w:rPr>
          <w:rStyle w:val="af3"/>
        </w:rPr>
        <w:annotationRef/>
      </w:r>
      <w:r>
        <w:t>Вот об этом опять ни слова, хотя это важная инфофрмация – что за метод и чем он так хорош</w:t>
      </w:r>
    </w:p>
  </w:comment>
  <w:comment w:id="642" w:author="Виктория" w:date="2019-01-14T11:46:00Z" w:initials="В.Ю.">
    <w:p w14:paraId="5B637E0D" w14:textId="77777777" w:rsidR="009E6517" w:rsidRDefault="009E6517">
      <w:pPr>
        <w:pStyle w:val="af4"/>
      </w:pPr>
      <w:r>
        <w:rPr>
          <w:rStyle w:val="af3"/>
        </w:rPr>
        <w:annotationRef/>
      </w:r>
      <w:r>
        <w:t>В пункте 2.1. об этом ни слова, хотя именно с его помощью идет разработк</w:t>
      </w:r>
    </w:p>
  </w:comment>
  <w:comment w:id="663" w:author="Виктория" w:date="2019-01-14T11:47:00Z" w:initials="В.Ю.">
    <w:p w14:paraId="12E7A1A0" w14:textId="77777777" w:rsidR="009E6517" w:rsidRDefault="009E6517">
      <w:pPr>
        <w:pStyle w:val="af4"/>
      </w:pPr>
      <w:r>
        <w:rPr>
          <w:rStyle w:val="af3"/>
        </w:rPr>
        <w:annotationRef/>
      </w:r>
      <w:r>
        <w:t>Подписи к рисункам должны быть одинаковыми по стилю. Точки должны присутствовать</w:t>
      </w:r>
    </w:p>
  </w:comment>
  <w:comment w:id="733" w:author="Виктория" w:date="2019-01-14T11:49:00Z" w:initials="В.Ю.">
    <w:p w14:paraId="5B3035FD" w14:textId="77777777" w:rsidR="009E6517" w:rsidRDefault="009E6517">
      <w:pPr>
        <w:pStyle w:val="af4"/>
      </w:pPr>
      <w:r>
        <w:rPr>
          <w:rStyle w:val="af3"/>
        </w:rPr>
        <w:annotationRef/>
      </w:r>
      <w:r>
        <w:t>посвященных чему?</w:t>
      </w:r>
    </w:p>
  </w:comment>
  <w:comment w:id="743" w:author="Виктория" w:date="2019-01-14T11:48:00Z" w:initials="В.Ю.">
    <w:p w14:paraId="639413F5" w14:textId="77777777" w:rsidR="009E6517" w:rsidRDefault="009E6517">
      <w:pPr>
        <w:pStyle w:val="af4"/>
      </w:pPr>
      <w:r>
        <w:rPr>
          <w:rStyle w:val="af3"/>
        </w:rPr>
        <w:annotationRef/>
      </w:r>
      <w:r>
        <w:t>Каким именно?</w:t>
      </w:r>
    </w:p>
  </w:comment>
  <w:comment w:id="750" w:author="Виктория" w:date="2019-01-14T11:49:00Z" w:initials="В.Ю.">
    <w:p w14:paraId="42CE912B" w14:textId="77777777" w:rsidR="009E6517" w:rsidRDefault="009E6517">
      <w:pPr>
        <w:pStyle w:val="af4"/>
      </w:pPr>
      <w:r>
        <w:rPr>
          <w:rStyle w:val="af3"/>
        </w:rPr>
        <w:annotationRef/>
      </w:r>
      <w:r>
        <w:t>Отформатировать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E5933E" w15:done="0"/>
  <w15:commentEx w15:paraId="344E8EF6" w15:done="0"/>
  <w15:commentEx w15:paraId="2B1EC838" w15:done="0"/>
  <w15:commentEx w15:paraId="44CF3A40" w15:done="0"/>
  <w15:commentEx w15:paraId="5CFA7CA5" w15:done="0"/>
  <w15:commentEx w15:paraId="108CA627" w15:done="0"/>
  <w15:commentEx w15:paraId="7ECEE255" w15:done="0"/>
  <w15:commentEx w15:paraId="61CDD19C" w15:done="0"/>
  <w15:commentEx w15:paraId="2FEF3BE5" w15:done="0"/>
  <w15:commentEx w15:paraId="07D97B17" w15:done="0"/>
  <w15:commentEx w15:paraId="3D53CBFD" w15:done="0"/>
  <w15:commentEx w15:paraId="52C5904F" w15:done="0"/>
  <w15:commentEx w15:paraId="003E1A05" w15:done="0"/>
  <w15:commentEx w15:paraId="6978D3D5" w15:done="0"/>
  <w15:commentEx w15:paraId="5B637E0D" w15:done="0"/>
  <w15:commentEx w15:paraId="12E7A1A0" w15:done="0"/>
  <w15:commentEx w15:paraId="5B3035FD" w15:done="0"/>
  <w15:commentEx w15:paraId="639413F5" w15:done="0"/>
  <w15:commentEx w15:paraId="42CE91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10643" w14:textId="77777777" w:rsidR="00274D9A" w:rsidRDefault="00274D9A" w:rsidP="00416C07">
      <w:pPr>
        <w:spacing w:after="0" w:line="240" w:lineRule="auto"/>
      </w:pPr>
      <w:r>
        <w:separator/>
      </w:r>
    </w:p>
  </w:endnote>
  <w:endnote w:type="continuationSeparator" w:id="0">
    <w:p w14:paraId="12FA6DF7" w14:textId="77777777" w:rsidR="00274D9A" w:rsidRDefault="00274D9A"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Content>
      <w:p w14:paraId="07497ED2" w14:textId="371A25D3" w:rsidR="009E6517" w:rsidRDefault="009E6517">
        <w:pPr>
          <w:pStyle w:val="a6"/>
          <w:jc w:val="center"/>
        </w:pPr>
        <w:r>
          <w:fldChar w:fldCharType="begin"/>
        </w:r>
        <w:r>
          <w:instrText xml:space="preserve"> PAGE   \* MERGEFORMAT </w:instrText>
        </w:r>
        <w:r>
          <w:fldChar w:fldCharType="separate"/>
        </w:r>
        <w:r w:rsidR="0038532F">
          <w:rPr>
            <w:noProof/>
          </w:rPr>
          <w:t>25</w:t>
        </w:r>
        <w:r>
          <w:rPr>
            <w:noProof/>
          </w:rPr>
          <w:fldChar w:fldCharType="end"/>
        </w:r>
      </w:p>
    </w:sdtContent>
  </w:sdt>
  <w:p w14:paraId="2992E4BB" w14:textId="77777777" w:rsidR="009E6517" w:rsidRDefault="009E651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3E165D" w14:textId="77777777" w:rsidR="00274D9A" w:rsidRDefault="00274D9A" w:rsidP="00416C07">
      <w:pPr>
        <w:spacing w:after="0" w:line="240" w:lineRule="auto"/>
      </w:pPr>
      <w:r>
        <w:separator/>
      </w:r>
    </w:p>
  </w:footnote>
  <w:footnote w:type="continuationSeparator" w:id="0">
    <w:p w14:paraId="78F253F3" w14:textId="77777777" w:rsidR="00274D9A" w:rsidRDefault="00274D9A"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9"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1"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4"/>
  </w:num>
  <w:num w:numId="5">
    <w:abstractNumId w:val="19"/>
  </w:num>
  <w:num w:numId="6">
    <w:abstractNumId w:val="22"/>
  </w:num>
  <w:num w:numId="7">
    <w:abstractNumId w:val="6"/>
  </w:num>
  <w:num w:numId="8">
    <w:abstractNumId w:val="16"/>
  </w:num>
  <w:num w:numId="9">
    <w:abstractNumId w:val="1"/>
  </w:num>
  <w:num w:numId="10">
    <w:abstractNumId w:val="20"/>
  </w:num>
  <w:num w:numId="11">
    <w:abstractNumId w:val="3"/>
  </w:num>
  <w:num w:numId="12">
    <w:abstractNumId w:val="18"/>
  </w:num>
  <w:num w:numId="13">
    <w:abstractNumId w:val="17"/>
  </w:num>
  <w:num w:numId="14">
    <w:abstractNumId w:val="13"/>
  </w:num>
  <w:num w:numId="15">
    <w:abstractNumId w:val="21"/>
  </w:num>
  <w:num w:numId="16">
    <w:abstractNumId w:val="12"/>
  </w:num>
  <w:num w:numId="17">
    <w:abstractNumId w:val="4"/>
  </w:num>
  <w:num w:numId="18">
    <w:abstractNumId w:val="7"/>
  </w:num>
  <w:num w:numId="19">
    <w:abstractNumId w:val="9"/>
  </w:num>
  <w:num w:numId="20">
    <w:abstractNumId w:val="23"/>
  </w:num>
  <w:num w:numId="21">
    <w:abstractNumId w:val="15"/>
  </w:num>
  <w:num w:numId="22">
    <w:abstractNumId w:val="5"/>
  </w:num>
  <w:num w:numId="23">
    <w:abstractNumId w:val="11"/>
  </w:num>
  <w:num w:numId="2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Валентин">
    <w15:presenceInfo w15:providerId="None" w15:userId="Валенти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2881"/>
    <w:rsid w:val="0005558F"/>
    <w:rsid w:val="00055989"/>
    <w:rsid w:val="00056790"/>
    <w:rsid w:val="000606D1"/>
    <w:rsid w:val="000621FA"/>
    <w:rsid w:val="00062FA1"/>
    <w:rsid w:val="00064B6D"/>
    <w:rsid w:val="000664B9"/>
    <w:rsid w:val="000669BE"/>
    <w:rsid w:val="00070773"/>
    <w:rsid w:val="000712A2"/>
    <w:rsid w:val="000715F6"/>
    <w:rsid w:val="00073DED"/>
    <w:rsid w:val="00073FCB"/>
    <w:rsid w:val="0007407A"/>
    <w:rsid w:val="00074358"/>
    <w:rsid w:val="000747FB"/>
    <w:rsid w:val="00076659"/>
    <w:rsid w:val="00076CB3"/>
    <w:rsid w:val="000775D3"/>
    <w:rsid w:val="0008153B"/>
    <w:rsid w:val="00083AF4"/>
    <w:rsid w:val="00090C39"/>
    <w:rsid w:val="00092291"/>
    <w:rsid w:val="00093755"/>
    <w:rsid w:val="00095060"/>
    <w:rsid w:val="00096733"/>
    <w:rsid w:val="000A3A87"/>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5189"/>
    <w:rsid w:val="0010734F"/>
    <w:rsid w:val="001226AA"/>
    <w:rsid w:val="00123F07"/>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877C1"/>
    <w:rsid w:val="00190EAB"/>
    <w:rsid w:val="001939B3"/>
    <w:rsid w:val="001A0BF4"/>
    <w:rsid w:val="001A32D4"/>
    <w:rsid w:val="001A6B13"/>
    <w:rsid w:val="001B1E04"/>
    <w:rsid w:val="001B2537"/>
    <w:rsid w:val="001B289F"/>
    <w:rsid w:val="001B6768"/>
    <w:rsid w:val="001B69F0"/>
    <w:rsid w:val="001B7C73"/>
    <w:rsid w:val="001C18C7"/>
    <w:rsid w:val="001C3756"/>
    <w:rsid w:val="001C778A"/>
    <w:rsid w:val="001D38F9"/>
    <w:rsid w:val="001D5E37"/>
    <w:rsid w:val="001E29F9"/>
    <w:rsid w:val="001E5A3B"/>
    <w:rsid w:val="001E67A2"/>
    <w:rsid w:val="001F004E"/>
    <w:rsid w:val="001F2282"/>
    <w:rsid w:val="001F46AB"/>
    <w:rsid w:val="001F53CA"/>
    <w:rsid w:val="001F7BF5"/>
    <w:rsid w:val="002011F8"/>
    <w:rsid w:val="00201D7D"/>
    <w:rsid w:val="00204F4F"/>
    <w:rsid w:val="002067F4"/>
    <w:rsid w:val="00207DF7"/>
    <w:rsid w:val="00210DB2"/>
    <w:rsid w:val="00212286"/>
    <w:rsid w:val="002155E3"/>
    <w:rsid w:val="002212EB"/>
    <w:rsid w:val="00221D23"/>
    <w:rsid w:val="002242A0"/>
    <w:rsid w:val="00225A91"/>
    <w:rsid w:val="0023539A"/>
    <w:rsid w:val="002410EE"/>
    <w:rsid w:val="002437E0"/>
    <w:rsid w:val="002505DD"/>
    <w:rsid w:val="00250707"/>
    <w:rsid w:val="002522FC"/>
    <w:rsid w:val="002543EB"/>
    <w:rsid w:val="00256940"/>
    <w:rsid w:val="00257DC5"/>
    <w:rsid w:val="00261B17"/>
    <w:rsid w:val="002634EC"/>
    <w:rsid w:val="002671CF"/>
    <w:rsid w:val="00271334"/>
    <w:rsid w:val="00273B4D"/>
    <w:rsid w:val="00274D9A"/>
    <w:rsid w:val="00282123"/>
    <w:rsid w:val="00286937"/>
    <w:rsid w:val="0029084C"/>
    <w:rsid w:val="00292204"/>
    <w:rsid w:val="002A3545"/>
    <w:rsid w:val="002B2569"/>
    <w:rsid w:val="002B397A"/>
    <w:rsid w:val="002B48DB"/>
    <w:rsid w:val="002C3DCB"/>
    <w:rsid w:val="002C3EA5"/>
    <w:rsid w:val="002C67CE"/>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B5E"/>
    <w:rsid w:val="0032317C"/>
    <w:rsid w:val="00323CD3"/>
    <w:rsid w:val="00326657"/>
    <w:rsid w:val="00331492"/>
    <w:rsid w:val="00334409"/>
    <w:rsid w:val="003353AC"/>
    <w:rsid w:val="00335648"/>
    <w:rsid w:val="0033682A"/>
    <w:rsid w:val="0033719E"/>
    <w:rsid w:val="00337AC5"/>
    <w:rsid w:val="00341F87"/>
    <w:rsid w:val="00342775"/>
    <w:rsid w:val="00343A78"/>
    <w:rsid w:val="00345A81"/>
    <w:rsid w:val="00345C37"/>
    <w:rsid w:val="00346889"/>
    <w:rsid w:val="00351005"/>
    <w:rsid w:val="00353CB6"/>
    <w:rsid w:val="003557D4"/>
    <w:rsid w:val="003557F2"/>
    <w:rsid w:val="00360CE4"/>
    <w:rsid w:val="00361AE4"/>
    <w:rsid w:val="0036403C"/>
    <w:rsid w:val="00366A7B"/>
    <w:rsid w:val="00367376"/>
    <w:rsid w:val="0037020A"/>
    <w:rsid w:val="00370F3B"/>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51E8"/>
    <w:rsid w:val="003A6F4A"/>
    <w:rsid w:val="003B2D91"/>
    <w:rsid w:val="003B374F"/>
    <w:rsid w:val="003B4BBE"/>
    <w:rsid w:val="003C1436"/>
    <w:rsid w:val="003C26C8"/>
    <w:rsid w:val="003C409E"/>
    <w:rsid w:val="003C51C7"/>
    <w:rsid w:val="003D3E84"/>
    <w:rsid w:val="003D563E"/>
    <w:rsid w:val="003D6763"/>
    <w:rsid w:val="003E2F1C"/>
    <w:rsid w:val="003E4992"/>
    <w:rsid w:val="003E5A28"/>
    <w:rsid w:val="003F0F68"/>
    <w:rsid w:val="003F16B3"/>
    <w:rsid w:val="003F7194"/>
    <w:rsid w:val="004009E4"/>
    <w:rsid w:val="00414390"/>
    <w:rsid w:val="004144F5"/>
    <w:rsid w:val="00415BA7"/>
    <w:rsid w:val="00416C07"/>
    <w:rsid w:val="00420403"/>
    <w:rsid w:val="00420485"/>
    <w:rsid w:val="00421F62"/>
    <w:rsid w:val="004273F6"/>
    <w:rsid w:val="004300DC"/>
    <w:rsid w:val="004320D6"/>
    <w:rsid w:val="00437ACC"/>
    <w:rsid w:val="00441089"/>
    <w:rsid w:val="00441339"/>
    <w:rsid w:val="004451BA"/>
    <w:rsid w:val="0044665B"/>
    <w:rsid w:val="00447355"/>
    <w:rsid w:val="00452204"/>
    <w:rsid w:val="00461FF9"/>
    <w:rsid w:val="00463EBE"/>
    <w:rsid w:val="0046511D"/>
    <w:rsid w:val="00471248"/>
    <w:rsid w:val="00473169"/>
    <w:rsid w:val="004758DD"/>
    <w:rsid w:val="00477EFB"/>
    <w:rsid w:val="0048533A"/>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1053"/>
    <w:rsid w:val="005133D9"/>
    <w:rsid w:val="00514934"/>
    <w:rsid w:val="00515F20"/>
    <w:rsid w:val="00516CFC"/>
    <w:rsid w:val="00516EF2"/>
    <w:rsid w:val="005225C7"/>
    <w:rsid w:val="00522F74"/>
    <w:rsid w:val="00523969"/>
    <w:rsid w:val="0052512A"/>
    <w:rsid w:val="00526882"/>
    <w:rsid w:val="005308C4"/>
    <w:rsid w:val="00530D95"/>
    <w:rsid w:val="005347FA"/>
    <w:rsid w:val="0053511A"/>
    <w:rsid w:val="00536E47"/>
    <w:rsid w:val="00537228"/>
    <w:rsid w:val="00542B8C"/>
    <w:rsid w:val="00544A56"/>
    <w:rsid w:val="0054508B"/>
    <w:rsid w:val="005459DE"/>
    <w:rsid w:val="00547E6B"/>
    <w:rsid w:val="00550563"/>
    <w:rsid w:val="00552D06"/>
    <w:rsid w:val="00555B9E"/>
    <w:rsid w:val="005572E9"/>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B6D09"/>
    <w:rsid w:val="005C3244"/>
    <w:rsid w:val="005C430D"/>
    <w:rsid w:val="005D0F8E"/>
    <w:rsid w:val="005D3033"/>
    <w:rsid w:val="005D323E"/>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72D"/>
    <w:rsid w:val="00642F0F"/>
    <w:rsid w:val="0064409D"/>
    <w:rsid w:val="006445C8"/>
    <w:rsid w:val="00645202"/>
    <w:rsid w:val="00646BCE"/>
    <w:rsid w:val="00646BD6"/>
    <w:rsid w:val="00647A74"/>
    <w:rsid w:val="00652908"/>
    <w:rsid w:val="00654EE1"/>
    <w:rsid w:val="0065535E"/>
    <w:rsid w:val="006568FA"/>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3BB"/>
    <w:rsid w:val="006B0C35"/>
    <w:rsid w:val="006B2744"/>
    <w:rsid w:val="006B3AA8"/>
    <w:rsid w:val="006B6DC7"/>
    <w:rsid w:val="006B7186"/>
    <w:rsid w:val="006C0285"/>
    <w:rsid w:val="006C0522"/>
    <w:rsid w:val="006C3D39"/>
    <w:rsid w:val="006D0D71"/>
    <w:rsid w:val="006D1655"/>
    <w:rsid w:val="006D17B0"/>
    <w:rsid w:val="006D48D2"/>
    <w:rsid w:val="006D5E58"/>
    <w:rsid w:val="006D5E7E"/>
    <w:rsid w:val="006E037A"/>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7C24"/>
    <w:rsid w:val="00730219"/>
    <w:rsid w:val="007303A8"/>
    <w:rsid w:val="00733841"/>
    <w:rsid w:val="007402E2"/>
    <w:rsid w:val="007406FE"/>
    <w:rsid w:val="00741DE1"/>
    <w:rsid w:val="007454A7"/>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3CB1"/>
    <w:rsid w:val="007B4FF4"/>
    <w:rsid w:val="007C211D"/>
    <w:rsid w:val="007C3ADD"/>
    <w:rsid w:val="007C4602"/>
    <w:rsid w:val="007C51FD"/>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35D1"/>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5E6"/>
    <w:rsid w:val="00906F60"/>
    <w:rsid w:val="00911215"/>
    <w:rsid w:val="00914D6D"/>
    <w:rsid w:val="00915DA1"/>
    <w:rsid w:val="00924673"/>
    <w:rsid w:val="00924BCC"/>
    <w:rsid w:val="009276AD"/>
    <w:rsid w:val="00927771"/>
    <w:rsid w:val="0092797A"/>
    <w:rsid w:val="009317B8"/>
    <w:rsid w:val="00934F4F"/>
    <w:rsid w:val="00936FE2"/>
    <w:rsid w:val="00946BA1"/>
    <w:rsid w:val="0095091E"/>
    <w:rsid w:val="0095299F"/>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2F02"/>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A4C"/>
    <w:rsid w:val="009F129D"/>
    <w:rsid w:val="009F189E"/>
    <w:rsid w:val="009F2BA3"/>
    <w:rsid w:val="009F46B1"/>
    <w:rsid w:val="009F5C2E"/>
    <w:rsid w:val="00A004E9"/>
    <w:rsid w:val="00A044FE"/>
    <w:rsid w:val="00A06F75"/>
    <w:rsid w:val="00A1180E"/>
    <w:rsid w:val="00A130C5"/>
    <w:rsid w:val="00A158C3"/>
    <w:rsid w:val="00A17C11"/>
    <w:rsid w:val="00A20A5E"/>
    <w:rsid w:val="00A224DE"/>
    <w:rsid w:val="00A23112"/>
    <w:rsid w:val="00A23370"/>
    <w:rsid w:val="00A24494"/>
    <w:rsid w:val="00A250CE"/>
    <w:rsid w:val="00A31EA8"/>
    <w:rsid w:val="00A32CEF"/>
    <w:rsid w:val="00A35A47"/>
    <w:rsid w:val="00A36C71"/>
    <w:rsid w:val="00A36FC0"/>
    <w:rsid w:val="00A37C0A"/>
    <w:rsid w:val="00A4056B"/>
    <w:rsid w:val="00A4294B"/>
    <w:rsid w:val="00A44473"/>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2459"/>
    <w:rsid w:val="00AA34BD"/>
    <w:rsid w:val="00AA50E2"/>
    <w:rsid w:val="00AA77F3"/>
    <w:rsid w:val="00AB0DDF"/>
    <w:rsid w:val="00AB25CB"/>
    <w:rsid w:val="00AB49DC"/>
    <w:rsid w:val="00AB6549"/>
    <w:rsid w:val="00AC0739"/>
    <w:rsid w:val="00AC20B5"/>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3B73"/>
    <w:rsid w:val="00B63DF4"/>
    <w:rsid w:val="00B63EFB"/>
    <w:rsid w:val="00B65A73"/>
    <w:rsid w:val="00B67487"/>
    <w:rsid w:val="00B7772E"/>
    <w:rsid w:val="00B80A96"/>
    <w:rsid w:val="00B80B4F"/>
    <w:rsid w:val="00B81032"/>
    <w:rsid w:val="00B82D2F"/>
    <w:rsid w:val="00B8634B"/>
    <w:rsid w:val="00B9134A"/>
    <w:rsid w:val="00B92560"/>
    <w:rsid w:val="00B942B8"/>
    <w:rsid w:val="00B949AB"/>
    <w:rsid w:val="00B94CC7"/>
    <w:rsid w:val="00B94D63"/>
    <w:rsid w:val="00B96DA7"/>
    <w:rsid w:val="00B96EB0"/>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0230"/>
    <w:rsid w:val="00C75A56"/>
    <w:rsid w:val="00C76567"/>
    <w:rsid w:val="00C7783D"/>
    <w:rsid w:val="00C77B50"/>
    <w:rsid w:val="00C80395"/>
    <w:rsid w:val="00C812B7"/>
    <w:rsid w:val="00C851AB"/>
    <w:rsid w:val="00C852C1"/>
    <w:rsid w:val="00C9750A"/>
    <w:rsid w:val="00C97C7D"/>
    <w:rsid w:val="00C97D9C"/>
    <w:rsid w:val="00CA33A9"/>
    <w:rsid w:val="00CB6725"/>
    <w:rsid w:val="00CB6CE0"/>
    <w:rsid w:val="00CC0838"/>
    <w:rsid w:val="00CC65D4"/>
    <w:rsid w:val="00CD6673"/>
    <w:rsid w:val="00CD7E19"/>
    <w:rsid w:val="00CE1F9C"/>
    <w:rsid w:val="00CE3062"/>
    <w:rsid w:val="00CE694B"/>
    <w:rsid w:val="00CE727F"/>
    <w:rsid w:val="00CF20B7"/>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07E6"/>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141A"/>
    <w:rsid w:val="00E32E31"/>
    <w:rsid w:val="00E32EEB"/>
    <w:rsid w:val="00E3570F"/>
    <w:rsid w:val="00E41FB5"/>
    <w:rsid w:val="00E428BF"/>
    <w:rsid w:val="00E437B5"/>
    <w:rsid w:val="00E439FE"/>
    <w:rsid w:val="00E43A43"/>
    <w:rsid w:val="00E51FD0"/>
    <w:rsid w:val="00E55B09"/>
    <w:rsid w:val="00E5653F"/>
    <w:rsid w:val="00E57FF7"/>
    <w:rsid w:val="00E62619"/>
    <w:rsid w:val="00E66C2D"/>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6ED9"/>
    <w:rsid w:val="00ED78FD"/>
    <w:rsid w:val="00EE51F4"/>
    <w:rsid w:val="00EE6771"/>
    <w:rsid w:val="00EE7183"/>
    <w:rsid w:val="00EF2EA7"/>
    <w:rsid w:val="00EF37CB"/>
    <w:rsid w:val="00EF455B"/>
    <w:rsid w:val="00EF7220"/>
    <w:rsid w:val="00F036F4"/>
    <w:rsid w:val="00F03C15"/>
    <w:rsid w:val="00F17EEF"/>
    <w:rsid w:val="00F20C51"/>
    <w:rsid w:val="00F2280D"/>
    <w:rsid w:val="00F248E9"/>
    <w:rsid w:val="00F265FD"/>
    <w:rsid w:val="00F33042"/>
    <w:rsid w:val="00F340E0"/>
    <w:rsid w:val="00F34123"/>
    <w:rsid w:val="00F3729D"/>
    <w:rsid w:val="00F4044A"/>
    <w:rsid w:val="00F418C8"/>
    <w:rsid w:val="00F43881"/>
    <w:rsid w:val="00F500CE"/>
    <w:rsid w:val="00F642E8"/>
    <w:rsid w:val="00F6451B"/>
    <w:rsid w:val="00F71DD6"/>
    <w:rsid w:val="00F7700B"/>
    <w:rsid w:val="00F804EF"/>
    <w:rsid w:val="00F8590E"/>
    <w:rsid w:val="00F9289A"/>
    <w:rsid w:val="00F95B54"/>
    <w:rsid w:val="00FA0204"/>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3.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7CB684-CFB7-464A-A5D2-D7C6569A2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3773</TotalTime>
  <Pages>35</Pages>
  <Words>4703</Words>
  <Characters>26811</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575</cp:revision>
  <cp:lastPrinted>2018-06-18T06:07:00Z</cp:lastPrinted>
  <dcterms:created xsi:type="dcterms:W3CDTF">2018-01-09T18:46:00Z</dcterms:created>
  <dcterms:modified xsi:type="dcterms:W3CDTF">2019-01-15T15:51:00Z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