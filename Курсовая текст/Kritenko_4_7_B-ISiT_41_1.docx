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77777777"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77777777" w:rsidR="009065E6" w:rsidRPr="000D2366" w:rsidRDefault="009065E6"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КУРСОВАЯ РАБОТА</w:t>
      </w:r>
    </w:p>
    <w:p w14:paraId="0885F734" w14:textId="77777777"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07DF7" w:rsidRPr="00151E1A">
        <w:rPr>
          <w:rFonts w:ascii="Times New Roman" w:eastAsia="Times New Roman" w:hAnsi="Times New Roman" w:cs="Times New Roman"/>
          <w:color w:val="000000"/>
          <w:sz w:val="28"/>
          <w:szCs w:val="28"/>
        </w:rPr>
        <w:t>Разработка бота веб приложения десктопной версии для социальной сети "ВКонтакте</w:t>
      </w:r>
      <w:r w:rsidR="00207DF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del w:id="0" w:author="Валентин" w:date="2019-01-14T15:04:00Z">
        <w:r w:rsidDel="00886B02">
          <w:rPr>
            <w:rFonts w:ascii="Times New Roman" w:hAnsi="Times New Roman" w:cs="Times New Roman"/>
            <w:sz w:val="28"/>
            <w:szCs w:val="28"/>
          </w:rPr>
          <w:delText>(ки)</w:delText>
        </w:r>
      </w:del>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77777777" w:rsidR="009065E6" w:rsidRDefault="009065E6"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77777777" w:rsidR="009065E6" w:rsidRDefault="003A51E8" w:rsidP="009065E6">
      <w:pPr>
        <w:spacing w:after="0" w:line="240" w:lineRule="auto"/>
        <w:ind w:firstLine="5954"/>
        <w:rPr>
          <w:rFonts w:ascii="Times New Roman" w:hAnsi="Times New Roman" w:cs="Times New Roman"/>
          <w:i/>
        </w:rPr>
      </w:pPr>
      <w:r>
        <w:rPr>
          <w:rFonts w:ascii="Times New Roman" w:hAnsi="Times New Roman" w:cs="Times New Roman"/>
          <w:i/>
        </w:rPr>
        <w:t>Белаш Виктория Юрьевна</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77777777"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2018 г.</w:t>
      </w:r>
      <w:r>
        <w:rPr>
          <w:rFonts w:ascii="Times New Roman" w:hAnsi="Times New Roman" w:cs="Times New Roman"/>
          <w:b/>
        </w:rPr>
        <w:br w:type="page"/>
      </w:r>
    </w:p>
    <w:p w14:paraId="0FC6A1B6" w14:textId="77777777" w:rsidR="009065E6" w:rsidRPr="004F773E" w:rsidRDefault="009065E6" w:rsidP="009065E6">
      <w:pPr>
        <w:spacing w:line="240" w:lineRule="auto"/>
        <w:jc w:val="center"/>
        <w:rPr>
          <w:rFonts w:ascii="Times New Roman" w:hAnsi="Times New Roman" w:cs="Times New Roman"/>
          <w:b/>
        </w:rPr>
      </w:pPr>
    </w:p>
    <w:p w14:paraId="52367924" w14:textId="77777777"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30E7F280" w14:textId="77777777" w:rsidR="004C1B7F" w:rsidRPr="004C1B7F" w:rsidRDefault="00B21316">
          <w:pPr>
            <w:pStyle w:val="11"/>
            <w:rPr>
              <w:rFonts w:ascii="Times New Roman" w:hAnsi="Times New Roman" w:cs="Times New Roman"/>
              <w:noProof/>
              <w:sz w:val="28"/>
              <w:szCs w:val="28"/>
            </w:rPr>
          </w:pPr>
          <w:r w:rsidRPr="005A1A26">
            <w:rPr>
              <w:rFonts w:ascii="Times New Roman" w:eastAsiaTheme="majorEastAsia" w:hAnsi="Times New Roman" w:cs="Times New Roman"/>
              <w:b/>
              <w:bCs/>
              <w:color w:val="365F91" w:themeColor="accent1" w:themeShade="BF"/>
              <w:lang w:eastAsia="en-US"/>
            </w:rPr>
            <w:fldChar w:fldCharType="begin"/>
          </w:r>
          <w:r w:rsidR="00345C37" w:rsidRPr="005A1A26">
            <w:rPr>
              <w:rFonts w:ascii="Times New Roman" w:hAnsi="Times New Roman" w:cs="Times New Roman"/>
            </w:rPr>
            <w:instrText xml:space="preserve"> TOC \o "1-3" \h \z \u </w:instrText>
          </w:r>
          <w:r w:rsidRPr="005A1A26">
            <w:rPr>
              <w:rFonts w:ascii="Times New Roman" w:eastAsiaTheme="majorEastAsia" w:hAnsi="Times New Roman" w:cs="Times New Roman"/>
              <w:b/>
              <w:bCs/>
              <w:color w:val="365F91" w:themeColor="accent1" w:themeShade="BF"/>
              <w:lang w:eastAsia="en-US"/>
            </w:rPr>
            <w:fldChar w:fldCharType="separate"/>
          </w:r>
          <w:hyperlink w:anchor="_Toc534824515" w:history="1">
            <w:r w:rsidR="004C1B7F" w:rsidRPr="004C1B7F">
              <w:rPr>
                <w:rStyle w:val="ab"/>
                <w:rFonts w:ascii="Times New Roman" w:hAnsi="Times New Roman" w:cs="Times New Roman"/>
                <w:noProof/>
                <w:sz w:val="28"/>
                <w:szCs w:val="28"/>
              </w:rPr>
              <w:t>Введение</w:t>
            </w:r>
            <w:r w:rsidR="004C1B7F" w:rsidRPr="004C1B7F">
              <w:rPr>
                <w:rFonts w:ascii="Times New Roman" w:hAnsi="Times New Roman" w:cs="Times New Roman"/>
                <w:noProof/>
                <w:webHidden/>
                <w:sz w:val="28"/>
                <w:szCs w:val="28"/>
              </w:rPr>
              <w:tab/>
            </w:r>
            <w:r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_Toc534824515 \h </w:instrText>
            </w:r>
            <w:r w:rsidRPr="004C1B7F">
              <w:rPr>
                <w:rFonts w:ascii="Times New Roman" w:hAnsi="Times New Roman" w:cs="Times New Roman"/>
                <w:noProof/>
                <w:webHidden/>
                <w:sz w:val="28"/>
                <w:szCs w:val="28"/>
              </w:rPr>
            </w:r>
            <w:r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w:t>
            </w:r>
            <w:r w:rsidRPr="004C1B7F">
              <w:rPr>
                <w:rFonts w:ascii="Times New Roman" w:hAnsi="Times New Roman" w:cs="Times New Roman"/>
                <w:noProof/>
                <w:webHidden/>
                <w:sz w:val="28"/>
                <w:szCs w:val="28"/>
              </w:rPr>
              <w:fldChar w:fldCharType="end"/>
            </w:r>
          </w:hyperlink>
        </w:p>
        <w:p w14:paraId="4D4EF376" w14:textId="77777777" w:rsidR="004C1B7F" w:rsidRPr="004C1B7F" w:rsidRDefault="003856C5">
          <w:pPr>
            <w:pStyle w:val="11"/>
            <w:rPr>
              <w:rFonts w:ascii="Times New Roman" w:hAnsi="Times New Roman" w:cs="Times New Roman"/>
              <w:noProof/>
              <w:sz w:val="28"/>
              <w:szCs w:val="28"/>
            </w:rPr>
          </w:pPr>
          <w:hyperlink w:anchor="_Toc534824516" w:history="1">
            <w:r w:rsidR="004C1B7F" w:rsidRPr="004C1B7F">
              <w:rPr>
                <w:rStyle w:val="ab"/>
                <w:rFonts w:ascii="Times New Roman" w:hAnsi="Times New Roman" w:cs="Times New Roman"/>
                <w:noProof/>
                <w:sz w:val="28"/>
                <w:szCs w:val="28"/>
              </w:rPr>
              <w:t>Глава 1. Теоретические основы разработки веб приложения</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_Toc534824516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B21316" w:rsidRPr="004C1B7F">
              <w:rPr>
                <w:rFonts w:ascii="Times New Roman" w:hAnsi="Times New Roman" w:cs="Times New Roman"/>
                <w:noProof/>
                <w:webHidden/>
                <w:sz w:val="28"/>
                <w:szCs w:val="28"/>
              </w:rPr>
              <w:fldChar w:fldCharType="end"/>
            </w:r>
          </w:hyperlink>
        </w:p>
        <w:p w14:paraId="68DEE356" w14:textId="77777777" w:rsidR="004C1B7F" w:rsidRPr="004C1B7F" w:rsidRDefault="003856C5">
          <w:pPr>
            <w:pStyle w:val="11"/>
            <w:rPr>
              <w:rFonts w:ascii="Times New Roman" w:hAnsi="Times New Roman" w:cs="Times New Roman"/>
              <w:noProof/>
              <w:sz w:val="28"/>
              <w:szCs w:val="28"/>
            </w:rPr>
          </w:pPr>
          <w:hyperlink w:anchor="_Toc534824517" w:history="1">
            <w:r w:rsidR="004C1B7F" w:rsidRPr="004C1B7F">
              <w:rPr>
                <w:rStyle w:val="ab"/>
                <w:rFonts w:ascii="Times New Roman" w:hAnsi="Times New Roman" w:cs="Times New Roman"/>
                <w:noProof/>
                <w:sz w:val="28"/>
                <w:szCs w:val="28"/>
              </w:rPr>
              <w:t>1.1 Назначение и область применения разработки</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_Toc534824517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B21316" w:rsidRPr="004C1B7F">
              <w:rPr>
                <w:rFonts w:ascii="Times New Roman" w:hAnsi="Times New Roman" w:cs="Times New Roman"/>
                <w:noProof/>
                <w:webHidden/>
                <w:sz w:val="28"/>
                <w:szCs w:val="28"/>
              </w:rPr>
              <w:fldChar w:fldCharType="end"/>
            </w:r>
          </w:hyperlink>
        </w:p>
        <w:p w14:paraId="49C4428B" w14:textId="77777777" w:rsidR="004C1B7F" w:rsidRPr="004C1B7F" w:rsidRDefault="003856C5">
          <w:pPr>
            <w:pStyle w:val="11"/>
            <w:rPr>
              <w:rFonts w:ascii="Times New Roman" w:hAnsi="Times New Roman" w:cs="Times New Roman"/>
              <w:noProof/>
              <w:sz w:val="28"/>
              <w:szCs w:val="28"/>
            </w:rPr>
          </w:pPr>
          <w:hyperlink w:anchor="_Toc534824518" w:history="1">
            <w:r w:rsidR="004C1B7F" w:rsidRPr="004C1B7F">
              <w:rPr>
                <w:rStyle w:val="ab"/>
                <w:rFonts w:ascii="Times New Roman" w:hAnsi="Times New Roman" w:cs="Times New Roman"/>
                <w:noProof/>
                <w:sz w:val="28"/>
                <w:szCs w:val="28"/>
              </w:rPr>
              <w:t>1.2 Установление требований к разрабатываемой системе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_Toc534824518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6</w:t>
            </w:r>
            <w:r w:rsidR="00B21316" w:rsidRPr="004C1B7F">
              <w:rPr>
                <w:rFonts w:ascii="Times New Roman" w:hAnsi="Times New Roman" w:cs="Times New Roman"/>
                <w:noProof/>
                <w:webHidden/>
                <w:sz w:val="28"/>
                <w:szCs w:val="28"/>
              </w:rPr>
              <w:fldChar w:fldCharType="end"/>
            </w:r>
          </w:hyperlink>
        </w:p>
        <w:p w14:paraId="0939A258" w14:textId="77777777" w:rsidR="004C1B7F" w:rsidRPr="004C1B7F" w:rsidRDefault="003856C5">
          <w:pPr>
            <w:pStyle w:val="11"/>
            <w:rPr>
              <w:rFonts w:ascii="Times New Roman" w:hAnsi="Times New Roman" w:cs="Times New Roman"/>
              <w:noProof/>
              <w:sz w:val="28"/>
              <w:szCs w:val="28"/>
            </w:rPr>
          </w:pPr>
          <w:hyperlink w:anchor="_Toc534824519" w:history="1">
            <w:r w:rsidR="004C1B7F" w:rsidRPr="004C1B7F">
              <w:rPr>
                <w:rStyle w:val="ab"/>
                <w:rFonts w:ascii="Times New Roman" w:hAnsi="Times New Roman" w:cs="Times New Roman"/>
                <w:noProof/>
                <w:sz w:val="28"/>
                <w:szCs w:val="28"/>
              </w:rPr>
              <w:t>1.3 Анализ существующих разработок</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_Toc534824519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7</w:t>
            </w:r>
            <w:r w:rsidR="00B21316" w:rsidRPr="004C1B7F">
              <w:rPr>
                <w:rFonts w:ascii="Times New Roman" w:hAnsi="Times New Roman" w:cs="Times New Roman"/>
                <w:noProof/>
                <w:webHidden/>
                <w:sz w:val="28"/>
                <w:szCs w:val="28"/>
              </w:rPr>
              <w:fldChar w:fldCharType="end"/>
            </w:r>
          </w:hyperlink>
        </w:p>
        <w:p w14:paraId="0315C744" w14:textId="77777777" w:rsidR="004C1B7F" w:rsidRPr="004C1B7F" w:rsidRDefault="003856C5">
          <w:pPr>
            <w:pStyle w:val="11"/>
            <w:rPr>
              <w:rFonts w:ascii="Times New Roman" w:hAnsi="Times New Roman" w:cs="Times New Roman"/>
              <w:noProof/>
              <w:sz w:val="28"/>
              <w:szCs w:val="28"/>
            </w:rPr>
          </w:pPr>
          <w:hyperlink w:anchor="_Toc534824520" w:history="1">
            <w:r w:rsidR="004C1B7F" w:rsidRPr="004C1B7F">
              <w:rPr>
                <w:rStyle w:val="ab"/>
                <w:rFonts w:ascii="Times New Roman" w:hAnsi="Times New Roman" w:cs="Times New Roman"/>
                <w:noProof/>
                <w:sz w:val="28"/>
                <w:szCs w:val="28"/>
              </w:rPr>
              <w:t xml:space="preserve">Глава 2. </w:t>
            </w:r>
            <w:r w:rsidR="004C1B7F" w:rsidRPr="004C1B7F">
              <w:rPr>
                <w:rStyle w:val="ab"/>
                <w:rFonts w:ascii="Times New Roman" w:eastAsia="Times New Roman" w:hAnsi="Times New Roman" w:cs="Times New Roman"/>
                <w:noProof/>
                <w:sz w:val="28"/>
                <w:szCs w:val="28"/>
              </w:rPr>
              <w:t>Разработка бота веб приложения  десктопной версии для социальной сети "ВКонтакте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_Toc534824520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B21316" w:rsidRPr="004C1B7F">
              <w:rPr>
                <w:rFonts w:ascii="Times New Roman" w:hAnsi="Times New Roman" w:cs="Times New Roman"/>
                <w:noProof/>
                <w:webHidden/>
                <w:sz w:val="28"/>
                <w:szCs w:val="28"/>
              </w:rPr>
              <w:fldChar w:fldCharType="end"/>
            </w:r>
          </w:hyperlink>
        </w:p>
        <w:p w14:paraId="758A1F24" w14:textId="77777777" w:rsidR="004C1B7F" w:rsidRPr="004C1B7F" w:rsidRDefault="003856C5">
          <w:pPr>
            <w:pStyle w:val="11"/>
            <w:rPr>
              <w:rFonts w:ascii="Times New Roman" w:hAnsi="Times New Roman" w:cs="Times New Roman"/>
              <w:noProof/>
              <w:sz w:val="28"/>
              <w:szCs w:val="28"/>
            </w:rPr>
          </w:pPr>
          <w:hyperlink w:anchor="_Toc534824521" w:history="1">
            <w:r w:rsidR="004C1B7F" w:rsidRPr="004C1B7F">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_Toc534824521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B21316" w:rsidRPr="004C1B7F">
              <w:rPr>
                <w:rFonts w:ascii="Times New Roman" w:hAnsi="Times New Roman" w:cs="Times New Roman"/>
                <w:noProof/>
                <w:webHidden/>
                <w:sz w:val="28"/>
                <w:szCs w:val="28"/>
              </w:rPr>
              <w:fldChar w:fldCharType="end"/>
            </w:r>
          </w:hyperlink>
        </w:p>
        <w:p w14:paraId="4ED9A50F" w14:textId="77777777" w:rsidR="004C1B7F" w:rsidRPr="004C1B7F" w:rsidRDefault="003856C5">
          <w:pPr>
            <w:pStyle w:val="11"/>
            <w:rPr>
              <w:rFonts w:ascii="Times New Roman" w:hAnsi="Times New Roman" w:cs="Times New Roman"/>
              <w:noProof/>
              <w:sz w:val="28"/>
              <w:szCs w:val="28"/>
            </w:rPr>
          </w:pPr>
          <w:hyperlink w:anchor="_Toc534824522" w:history="1">
            <w:r w:rsidR="004C1B7F" w:rsidRPr="004C1B7F">
              <w:rPr>
                <w:rStyle w:val="ab"/>
                <w:rFonts w:ascii="Times New Roman" w:hAnsi="Times New Roman" w:cs="Times New Roman"/>
                <w:noProof/>
                <w:sz w:val="28"/>
                <w:szCs w:val="28"/>
              </w:rPr>
              <w:t>2.2 Алгоритм программы</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_Toc534824522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14</w:t>
            </w:r>
            <w:r w:rsidR="00B21316" w:rsidRPr="004C1B7F">
              <w:rPr>
                <w:rFonts w:ascii="Times New Roman" w:hAnsi="Times New Roman" w:cs="Times New Roman"/>
                <w:noProof/>
                <w:webHidden/>
                <w:sz w:val="28"/>
                <w:szCs w:val="28"/>
              </w:rPr>
              <w:fldChar w:fldCharType="end"/>
            </w:r>
          </w:hyperlink>
        </w:p>
        <w:p w14:paraId="0E9E2078" w14:textId="77777777" w:rsidR="004C1B7F" w:rsidRPr="004C1B7F" w:rsidRDefault="003856C5">
          <w:pPr>
            <w:pStyle w:val="11"/>
            <w:rPr>
              <w:rFonts w:ascii="Times New Roman" w:hAnsi="Times New Roman" w:cs="Times New Roman"/>
              <w:noProof/>
              <w:sz w:val="28"/>
              <w:szCs w:val="28"/>
            </w:rPr>
          </w:pPr>
          <w:hyperlink w:anchor="_Toc534824523" w:history="1">
            <w:r w:rsidR="004C1B7F" w:rsidRPr="004C1B7F">
              <w:rPr>
                <w:rStyle w:val="ab"/>
                <w:rFonts w:ascii="Times New Roman" w:hAnsi="Times New Roman" w:cs="Times New Roman"/>
                <w:noProof/>
                <w:sz w:val="28"/>
                <w:szCs w:val="28"/>
              </w:rPr>
              <w:t>2.3 Руководство разработчика</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_Toc534824523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16</w:t>
            </w:r>
            <w:r w:rsidR="00B21316" w:rsidRPr="004C1B7F">
              <w:rPr>
                <w:rFonts w:ascii="Times New Roman" w:hAnsi="Times New Roman" w:cs="Times New Roman"/>
                <w:noProof/>
                <w:webHidden/>
                <w:sz w:val="28"/>
                <w:szCs w:val="28"/>
              </w:rPr>
              <w:fldChar w:fldCharType="end"/>
            </w:r>
          </w:hyperlink>
        </w:p>
        <w:p w14:paraId="63506446" w14:textId="77777777" w:rsidR="004C1B7F" w:rsidRPr="004C1B7F" w:rsidRDefault="003856C5">
          <w:pPr>
            <w:pStyle w:val="11"/>
            <w:rPr>
              <w:rFonts w:ascii="Times New Roman" w:hAnsi="Times New Roman" w:cs="Times New Roman"/>
              <w:noProof/>
              <w:sz w:val="28"/>
              <w:szCs w:val="28"/>
            </w:rPr>
          </w:pPr>
          <w:hyperlink w:anchor="_Toc534824524" w:history="1">
            <w:r w:rsidR="004C1B7F" w:rsidRPr="004C1B7F">
              <w:rPr>
                <w:rStyle w:val="ab"/>
                <w:rFonts w:ascii="Times New Roman" w:hAnsi="Times New Roman" w:cs="Times New Roman"/>
                <w:noProof/>
                <w:sz w:val="28"/>
                <w:szCs w:val="28"/>
              </w:rPr>
              <w:t>2.4 Руководство администратора</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_Toc534824524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28</w:t>
            </w:r>
            <w:r w:rsidR="00B21316" w:rsidRPr="004C1B7F">
              <w:rPr>
                <w:rFonts w:ascii="Times New Roman" w:hAnsi="Times New Roman" w:cs="Times New Roman"/>
                <w:noProof/>
                <w:webHidden/>
                <w:sz w:val="28"/>
                <w:szCs w:val="28"/>
              </w:rPr>
              <w:fldChar w:fldCharType="end"/>
            </w:r>
          </w:hyperlink>
        </w:p>
        <w:p w14:paraId="1E23B29D" w14:textId="77777777" w:rsidR="004C1B7F" w:rsidRPr="004C1B7F" w:rsidRDefault="003856C5">
          <w:pPr>
            <w:pStyle w:val="11"/>
            <w:rPr>
              <w:rFonts w:ascii="Times New Roman" w:hAnsi="Times New Roman" w:cs="Times New Roman"/>
              <w:noProof/>
              <w:sz w:val="28"/>
              <w:szCs w:val="28"/>
            </w:rPr>
          </w:pPr>
          <w:hyperlink w:anchor="_Toc534824525" w:history="1">
            <w:r w:rsidR="004C1B7F" w:rsidRPr="004C1B7F">
              <w:rPr>
                <w:rStyle w:val="ab"/>
                <w:rFonts w:ascii="Times New Roman" w:hAnsi="Times New Roman" w:cs="Times New Roman"/>
                <w:noProof/>
                <w:sz w:val="28"/>
                <w:szCs w:val="28"/>
              </w:rPr>
              <w:t>2.5. Руководство пользователя</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_Toc534824525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29</w:t>
            </w:r>
            <w:r w:rsidR="00B21316" w:rsidRPr="004C1B7F">
              <w:rPr>
                <w:rFonts w:ascii="Times New Roman" w:hAnsi="Times New Roman" w:cs="Times New Roman"/>
                <w:noProof/>
                <w:webHidden/>
                <w:sz w:val="28"/>
                <w:szCs w:val="28"/>
              </w:rPr>
              <w:fldChar w:fldCharType="end"/>
            </w:r>
          </w:hyperlink>
        </w:p>
        <w:p w14:paraId="5A87FB10" w14:textId="77777777" w:rsidR="004C1B7F" w:rsidRPr="004C1B7F" w:rsidRDefault="003856C5">
          <w:pPr>
            <w:pStyle w:val="11"/>
            <w:rPr>
              <w:rFonts w:ascii="Times New Roman" w:hAnsi="Times New Roman" w:cs="Times New Roman"/>
              <w:noProof/>
              <w:sz w:val="28"/>
              <w:szCs w:val="28"/>
            </w:rPr>
          </w:pPr>
          <w:hyperlink w:anchor="_Toc534824526" w:history="1">
            <w:r w:rsidR="004C1B7F" w:rsidRPr="004C1B7F">
              <w:rPr>
                <w:rStyle w:val="ab"/>
                <w:rFonts w:ascii="Times New Roman" w:hAnsi="Times New Roman" w:cs="Times New Roman"/>
                <w:noProof/>
                <w:sz w:val="28"/>
                <w:szCs w:val="28"/>
              </w:rPr>
              <w:t>Заключение</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_Toc534824526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31</w:t>
            </w:r>
            <w:r w:rsidR="00B21316" w:rsidRPr="004C1B7F">
              <w:rPr>
                <w:rFonts w:ascii="Times New Roman" w:hAnsi="Times New Roman" w:cs="Times New Roman"/>
                <w:noProof/>
                <w:webHidden/>
                <w:sz w:val="28"/>
                <w:szCs w:val="28"/>
              </w:rPr>
              <w:fldChar w:fldCharType="end"/>
            </w:r>
          </w:hyperlink>
        </w:p>
        <w:p w14:paraId="2DB78056" w14:textId="77777777" w:rsidR="004C1B7F" w:rsidRDefault="003856C5">
          <w:pPr>
            <w:pStyle w:val="11"/>
            <w:rPr>
              <w:noProof/>
            </w:rPr>
          </w:pPr>
          <w:hyperlink w:anchor="_Toc534824527" w:history="1">
            <w:r w:rsidR="004C1B7F" w:rsidRPr="004C1B7F">
              <w:rPr>
                <w:rStyle w:val="ab"/>
                <w:rFonts w:ascii="Times New Roman" w:hAnsi="Times New Roman" w:cs="Times New Roman"/>
                <w:noProof/>
                <w:sz w:val="28"/>
                <w:szCs w:val="28"/>
              </w:rPr>
              <w:t>Список литературы</w:t>
            </w:r>
            <w:r w:rsidR="004C1B7F" w:rsidRPr="004C1B7F">
              <w:rPr>
                <w:rFonts w:ascii="Times New Roman" w:hAnsi="Times New Roman" w:cs="Times New Roman"/>
                <w:noProof/>
                <w:webHidden/>
                <w:sz w:val="28"/>
                <w:szCs w:val="28"/>
              </w:rPr>
              <w:tab/>
            </w:r>
            <w:r w:rsidR="00B21316"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_Toc534824527 \h </w:instrText>
            </w:r>
            <w:r w:rsidR="00B21316" w:rsidRPr="004C1B7F">
              <w:rPr>
                <w:rFonts w:ascii="Times New Roman" w:hAnsi="Times New Roman" w:cs="Times New Roman"/>
                <w:noProof/>
                <w:webHidden/>
                <w:sz w:val="28"/>
                <w:szCs w:val="28"/>
              </w:rPr>
            </w:r>
            <w:r w:rsidR="00B21316"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32</w:t>
            </w:r>
            <w:r w:rsidR="00B21316" w:rsidRPr="004C1B7F">
              <w:rPr>
                <w:rFonts w:ascii="Times New Roman" w:hAnsi="Times New Roman" w:cs="Times New Roman"/>
                <w:noProof/>
                <w:webHidden/>
                <w:sz w:val="28"/>
                <w:szCs w:val="28"/>
              </w:rPr>
              <w:fldChar w:fldCharType="end"/>
            </w:r>
          </w:hyperlink>
        </w:p>
        <w:p w14:paraId="73C32FD1" w14:textId="77777777" w:rsidR="003D6763" w:rsidRPr="00DA0AF2" w:rsidRDefault="00B21316" w:rsidP="005A1A26">
          <w:pPr>
            <w:spacing w:after="0" w:line="360" w:lineRule="auto"/>
            <w:jc w:val="both"/>
            <w:rPr>
              <w:rFonts w:ascii="Times New Roman" w:hAnsi="Times New Roman" w:cs="Times New Roman"/>
              <w:sz w:val="28"/>
              <w:szCs w:val="28"/>
            </w:rPr>
          </w:pPr>
          <w:r w:rsidRPr="005A1A26">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7777777" w:rsidR="00F3729D" w:rsidRPr="003F0F68" w:rsidRDefault="00F3729D" w:rsidP="00555B9E">
      <w:pPr>
        <w:pStyle w:val="1"/>
        <w:spacing w:before="0" w:line="360" w:lineRule="auto"/>
        <w:jc w:val="center"/>
        <w:rPr>
          <w:rFonts w:ascii="Times New Roman" w:hAnsi="Times New Roman" w:cs="Times New Roman"/>
          <w:color w:val="auto"/>
        </w:rPr>
      </w:pPr>
      <w:bookmarkStart w:id="1" w:name="_Toc534824515"/>
      <w:r w:rsidRPr="003F0F68">
        <w:rPr>
          <w:rFonts w:ascii="Times New Roman" w:hAnsi="Times New Roman" w:cs="Times New Roman"/>
          <w:color w:val="auto"/>
        </w:rPr>
        <w:lastRenderedPageBreak/>
        <w:t>Введение</w:t>
      </w:r>
      <w:bookmarkEnd w:id="1"/>
    </w:p>
    <w:p w14:paraId="2D4440FE" w14:textId="77777777"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Бот -</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ins w:id="2" w:author="Валентин" w:date="2019-01-14T15:11:00Z">
        <w:r w:rsidR="00886B02">
          <w:rPr>
            <w:rFonts w:ascii="Times New Roman" w:hAnsi="Times New Roman" w:cs="Times New Roman"/>
            <w:sz w:val="28"/>
            <w:szCs w:val="28"/>
          </w:rPr>
          <w:t>и</w:t>
        </w:r>
      </w:ins>
      <w:del w:id="3" w:author="Виктория" w:date="2019-01-14T11:34:00Z">
        <w:r w:rsidR="006A3C05" w:rsidDel="00F20C51">
          <w:rPr>
            <w:rFonts w:ascii="Times New Roman" w:hAnsi="Times New Roman" w:cs="Times New Roman"/>
            <w:sz w:val="28"/>
            <w:szCs w:val="28"/>
          </w:rPr>
          <w:delText>е</w:delText>
        </w:r>
      </w:del>
      <w:ins w:id="4" w:author="Виктория" w:date="2019-01-14T11:34:00Z">
        <w:del w:id="5" w:author="Валентин" w:date="2019-01-14T15:12:00Z">
          <w:r w:rsidR="00F20C51" w:rsidDel="00886B02">
            <w:rPr>
              <w:rFonts w:ascii="Times New Roman" w:hAnsi="Times New Roman" w:cs="Times New Roman"/>
              <w:sz w:val="28"/>
              <w:szCs w:val="28"/>
            </w:rPr>
            <w:delText>и</w:delText>
          </w:r>
        </w:del>
      </w:ins>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ins w:id="6" w:author="Валентин" w:date="2019-01-14T15:12:00Z">
        <w:r w:rsidR="00886B02">
          <w:rPr>
            <w:rFonts w:ascii="Times New Roman" w:hAnsi="Times New Roman" w:cs="Times New Roman"/>
            <w:sz w:val="28"/>
            <w:szCs w:val="28"/>
          </w:rPr>
          <w:t>о</w:t>
        </w:r>
      </w:ins>
      <w:del w:id="7" w:author="Виктория" w:date="2019-01-14T11:34:00Z">
        <w:r w:rsidR="007807A5" w:rsidDel="00F20C51">
          <w:rPr>
            <w:rFonts w:ascii="Times New Roman" w:hAnsi="Times New Roman" w:cs="Times New Roman"/>
            <w:sz w:val="28"/>
            <w:szCs w:val="28"/>
          </w:rPr>
          <w:delText>ы</w:delText>
        </w:r>
      </w:del>
      <w:ins w:id="8" w:author="Виктория" w:date="2019-01-14T11:34:00Z">
        <w:del w:id="9" w:author="Валентин" w:date="2019-01-14T15:12:00Z">
          <w:r w:rsidR="00F20C51" w:rsidDel="00886B02">
            <w:rPr>
              <w:rFonts w:ascii="Times New Roman" w:hAnsi="Times New Roman" w:cs="Times New Roman"/>
              <w:sz w:val="28"/>
              <w:szCs w:val="28"/>
            </w:rPr>
            <w:delText>о</w:delText>
          </w:r>
        </w:del>
      </w:ins>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w:t>
      </w:r>
      <w:del w:id="10" w:author="Виктория" w:date="2019-01-14T11:34:00Z">
        <w:r w:rsidR="007807A5" w:rsidDel="00F20C51">
          <w:rPr>
            <w:rFonts w:ascii="Times New Roman" w:hAnsi="Times New Roman" w:cs="Times New Roman"/>
            <w:sz w:val="28"/>
            <w:szCs w:val="28"/>
          </w:rPr>
          <w:delText>и</w:delText>
        </w:r>
      </w:del>
      <w:r w:rsidR="007807A5">
        <w:rPr>
          <w:rFonts w:ascii="Times New Roman" w:hAnsi="Times New Roman" w:cs="Times New Roman"/>
          <w:sz w:val="28"/>
          <w:szCs w:val="28"/>
        </w:rPr>
        <w:t xml:space="preserve"> и не да</w:t>
      </w:r>
      <w:ins w:id="11" w:author="Валентин" w:date="2019-01-14T15:12:00Z">
        <w:r w:rsidR="00886B02">
          <w:rPr>
            <w:rFonts w:ascii="Times New Roman" w:hAnsi="Times New Roman" w:cs="Times New Roman"/>
            <w:sz w:val="28"/>
            <w:szCs w:val="28"/>
          </w:rPr>
          <w:t>ё</w:t>
        </w:r>
      </w:ins>
      <w:del w:id="12" w:author="Виктория" w:date="2019-01-14T11:34:00Z">
        <w:r w:rsidR="007807A5" w:rsidDel="00F20C51">
          <w:rPr>
            <w:rFonts w:ascii="Times New Roman" w:hAnsi="Times New Roman" w:cs="Times New Roman"/>
            <w:sz w:val="28"/>
            <w:szCs w:val="28"/>
          </w:rPr>
          <w:delText>ю</w:delText>
        </w:r>
      </w:del>
      <w:ins w:id="13" w:author="Виктория" w:date="2019-01-14T11:34:00Z">
        <w:del w:id="14" w:author="Валентин" w:date="2019-01-14T15:12:00Z">
          <w:r w:rsidR="00F20C51" w:rsidDel="00886B02">
            <w:rPr>
              <w:rFonts w:ascii="Times New Roman" w:hAnsi="Times New Roman" w:cs="Times New Roman"/>
              <w:sz w:val="28"/>
              <w:szCs w:val="28"/>
            </w:rPr>
            <w:delText>е</w:delText>
          </w:r>
        </w:del>
      </w:ins>
      <w:r w:rsidR="007807A5">
        <w:rPr>
          <w:rFonts w:ascii="Times New Roman" w:hAnsi="Times New Roman" w:cs="Times New Roman"/>
          <w:sz w:val="28"/>
          <w:szCs w:val="28"/>
        </w:rPr>
        <w:t xml:space="preserve">т всех возможностей для пользователя. </w:t>
      </w:r>
    </w:p>
    <w:p w14:paraId="2E7E216C" w14:textId="77777777"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чего-либо в сети интернет: услуга, информация или какая-либо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77777777"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14:paraId="00B60B55" w14:textId="64338485"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Задач</w:t>
      </w:r>
      <w:ins w:id="15" w:author="Валентин" w:date="2019-01-14T15:32:00Z">
        <w:r w:rsidR="00B96EB0">
          <w:rPr>
            <w:rFonts w:ascii="Times New Roman" w:hAnsi="Times New Roman" w:cs="Times New Roman"/>
            <w:sz w:val="28"/>
            <w:szCs w:val="28"/>
          </w:rPr>
          <w:t>и</w:t>
        </w:r>
      </w:ins>
      <w:del w:id="16" w:author="Виктория" w:date="2019-01-14T11:35:00Z">
        <w:r w:rsidDel="00F20C51">
          <w:rPr>
            <w:rFonts w:ascii="Times New Roman" w:hAnsi="Times New Roman" w:cs="Times New Roman"/>
            <w:sz w:val="28"/>
            <w:szCs w:val="28"/>
          </w:rPr>
          <w:delText>а</w:delText>
        </w:r>
      </w:del>
      <w:ins w:id="17" w:author="Виктория" w:date="2019-01-14T11:35:00Z">
        <w:del w:id="18" w:author="Валентин" w:date="2019-01-14T15:32:00Z">
          <w:r w:rsidR="00F20C51" w:rsidDel="00B96EB0">
            <w:rPr>
              <w:rFonts w:ascii="Times New Roman" w:hAnsi="Times New Roman" w:cs="Times New Roman"/>
              <w:sz w:val="28"/>
              <w:szCs w:val="28"/>
            </w:rPr>
            <w:delText>и</w:delText>
          </w:r>
        </w:del>
      </w:ins>
      <w:r>
        <w:rPr>
          <w:rFonts w:ascii="Times New Roman" w:hAnsi="Times New Roman" w:cs="Times New Roman"/>
          <w:sz w:val="28"/>
          <w:szCs w:val="28"/>
        </w:rPr>
        <w:t xml:space="preserve"> курсовой </w:t>
      </w:r>
      <w:r w:rsidR="009B20B6">
        <w:rPr>
          <w:rFonts w:ascii="Times New Roman" w:hAnsi="Times New Roman" w:cs="Times New Roman"/>
          <w:sz w:val="28"/>
          <w:szCs w:val="28"/>
        </w:rPr>
        <w:t xml:space="preserve">работы: </w:t>
      </w:r>
    </w:p>
    <w:p w14:paraId="62DD5EA5" w14:textId="77777777" w:rsidR="0002473B" w:rsidRPr="00F20C51" w:rsidRDefault="0002473B">
      <w:pPr>
        <w:pStyle w:val="ad"/>
        <w:numPr>
          <w:ilvl w:val="0"/>
          <w:numId w:val="14"/>
        </w:numPr>
        <w:spacing w:line="360" w:lineRule="auto"/>
        <w:rPr>
          <w:sz w:val="28"/>
          <w:szCs w:val="28"/>
          <w:rPrChange w:id="19" w:author="Виктория" w:date="2019-01-14T11:35:00Z">
            <w:rPr/>
          </w:rPrChange>
        </w:rPr>
        <w:pPrChange w:id="20" w:author="Виктория" w:date="2019-01-14T11:35:00Z">
          <w:pPr>
            <w:spacing w:after="0" w:line="360" w:lineRule="auto"/>
            <w:jc w:val="both"/>
          </w:pPr>
        </w:pPrChange>
      </w:pPr>
      <w:r w:rsidRPr="00F20C51">
        <w:rPr>
          <w:sz w:val="28"/>
          <w:szCs w:val="28"/>
          <w:rPrChange w:id="21" w:author="Виктория" w:date="2019-01-14T11:35:00Z">
            <w:rPr/>
          </w:rPrChange>
        </w:rPr>
        <w:t>Анализ литературы</w:t>
      </w:r>
      <w:ins w:id="22" w:author="Виктория" w:date="2019-01-14T11:36:00Z">
        <w:r w:rsidR="00F20C51">
          <w:rPr>
            <w:sz w:val="28"/>
            <w:szCs w:val="28"/>
          </w:rPr>
          <w:t>, посвященной предметной</w:t>
        </w:r>
      </w:ins>
      <w:r w:rsidRPr="00F20C51">
        <w:rPr>
          <w:sz w:val="28"/>
          <w:szCs w:val="28"/>
          <w:rPrChange w:id="23" w:author="Виктория" w:date="2019-01-14T11:35:00Z">
            <w:rPr/>
          </w:rPrChange>
        </w:rPr>
        <w:t xml:space="preserve"> </w:t>
      </w:r>
      <w:del w:id="24" w:author="Виктория" w:date="2019-01-14T11:36:00Z">
        <w:r w:rsidRPr="00F20C51" w:rsidDel="00F20C51">
          <w:rPr>
            <w:sz w:val="28"/>
            <w:szCs w:val="28"/>
            <w:rPrChange w:id="25" w:author="Виктория" w:date="2019-01-14T11:35:00Z">
              <w:rPr/>
            </w:rPrChange>
          </w:rPr>
          <w:delText>прикладной</w:delText>
        </w:r>
      </w:del>
      <w:r w:rsidRPr="00F20C51">
        <w:rPr>
          <w:sz w:val="28"/>
          <w:szCs w:val="28"/>
          <w:rPrChange w:id="26" w:author="Виктория" w:date="2019-01-14T11:35:00Z">
            <w:rPr/>
          </w:rPrChange>
        </w:rPr>
        <w:t xml:space="preserve"> области</w:t>
      </w:r>
      <w:ins w:id="27" w:author="Виктория" w:date="2019-01-14T11:35:00Z">
        <w:r w:rsidR="00F20C51">
          <w:rPr>
            <w:sz w:val="28"/>
            <w:szCs w:val="28"/>
          </w:rPr>
          <w:t>.</w:t>
        </w:r>
      </w:ins>
    </w:p>
    <w:p w14:paraId="6184C492" w14:textId="77777777" w:rsidR="0002473B" w:rsidRPr="00F20C51" w:rsidRDefault="0002473B">
      <w:pPr>
        <w:pStyle w:val="ad"/>
        <w:numPr>
          <w:ilvl w:val="0"/>
          <w:numId w:val="14"/>
        </w:numPr>
        <w:spacing w:line="360" w:lineRule="auto"/>
        <w:rPr>
          <w:sz w:val="28"/>
          <w:szCs w:val="28"/>
          <w:rPrChange w:id="28" w:author="Виктория" w:date="2019-01-14T11:35:00Z">
            <w:rPr/>
          </w:rPrChange>
        </w:rPr>
        <w:pPrChange w:id="29" w:author="Виктория" w:date="2019-01-14T11:35:00Z">
          <w:pPr>
            <w:spacing w:after="0" w:line="360" w:lineRule="auto"/>
            <w:jc w:val="both"/>
          </w:pPr>
        </w:pPrChange>
      </w:pPr>
      <w:r w:rsidRPr="00F20C51">
        <w:rPr>
          <w:sz w:val="28"/>
          <w:szCs w:val="28"/>
          <w:rPrChange w:id="30" w:author="Виктория" w:date="2019-01-14T11:35:00Z">
            <w:rPr/>
          </w:rPrChange>
        </w:rPr>
        <w:t>Выбор программных средств разработки</w:t>
      </w:r>
      <w:ins w:id="31" w:author="Виктория" w:date="2019-01-14T11:35:00Z">
        <w:r w:rsidR="00F20C51">
          <w:rPr>
            <w:sz w:val="28"/>
            <w:szCs w:val="28"/>
          </w:rPr>
          <w:t>.</w:t>
        </w:r>
      </w:ins>
    </w:p>
    <w:p w14:paraId="3D75F82B" w14:textId="77777777" w:rsidR="0002473B" w:rsidRPr="00F20C51" w:rsidRDefault="0002473B">
      <w:pPr>
        <w:pStyle w:val="ad"/>
        <w:numPr>
          <w:ilvl w:val="0"/>
          <w:numId w:val="14"/>
        </w:numPr>
        <w:spacing w:line="360" w:lineRule="auto"/>
        <w:rPr>
          <w:sz w:val="28"/>
          <w:szCs w:val="28"/>
          <w:rPrChange w:id="32" w:author="Виктория" w:date="2019-01-14T11:35:00Z">
            <w:rPr/>
          </w:rPrChange>
        </w:rPr>
        <w:pPrChange w:id="33" w:author="Виктория" w:date="2019-01-14T11:35:00Z">
          <w:pPr>
            <w:spacing w:after="0" w:line="360" w:lineRule="auto"/>
            <w:jc w:val="both"/>
          </w:pPr>
        </w:pPrChange>
      </w:pPr>
      <w:r w:rsidRPr="00F20C51">
        <w:rPr>
          <w:sz w:val="28"/>
          <w:szCs w:val="28"/>
          <w:rPrChange w:id="34" w:author="Виктория" w:date="2019-01-14T11:35:00Z">
            <w:rPr/>
          </w:rPrChange>
        </w:rPr>
        <w:t>Изучение методов взаимодействия с социальными сетями</w:t>
      </w:r>
      <w:ins w:id="35" w:author="Виктория" w:date="2019-01-14T11:36:00Z">
        <w:r w:rsidR="00F20C51">
          <w:rPr>
            <w:sz w:val="28"/>
            <w:szCs w:val="28"/>
          </w:rPr>
          <w:t>.</w:t>
        </w:r>
      </w:ins>
    </w:p>
    <w:p w14:paraId="71BE6F5F" w14:textId="77777777" w:rsidR="0002473B" w:rsidRPr="00F20C51" w:rsidRDefault="0002473B">
      <w:pPr>
        <w:pStyle w:val="ad"/>
        <w:numPr>
          <w:ilvl w:val="0"/>
          <w:numId w:val="14"/>
        </w:numPr>
        <w:spacing w:line="360" w:lineRule="auto"/>
        <w:rPr>
          <w:sz w:val="28"/>
          <w:szCs w:val="28"/>
          <w:rPrChange w:id="36" w:author="Виктория" w:date="2019-01-14T11:35:00Z">
            <w:rPr/>
          </w:rPrChange>
        </w:rPr>
        <w:pPrChange w:id="37" w:author="Виктория" w:date="2019-01-14T11:35:00Z">
          <w:pPr>
            <w:spacing w:after="0" w:line="360" w:lineRule="auto"/>
            <w:jc w:val="both"/>
          </w:pPr>
        </w:pPrChange>
      </w:pPr>
      <w:r w:rsidRPr="00F20C51">
        <w:rPr>
          <w:sz w:val="28"/>
          <w:szCs w:val="28"/>
          <w:rPrChange w:id="38" w:author="Виктория" w:date="2019-01-14T11:35:00Z">
            <w:rPr/>
          </w:rPrChange>
        </w:rPr>
        <w:t>Разработка интерфейса приложения</w:t>
      </w:r>
      <w:ins w:id="39" w:author="Виктория" w:date="2019-01-14T11:36:00Z">
        <w:r w:rsidR="00F20C51">
          <w:rPr>
            <w:sz w:val="28"/>
            <w:szCs w:val="28"/>
          </w:rPr>
          <w:t>.</w:t>
        </w:r>
      </w:ins>
    </w:p>
    <w:p w14:paraId="13400416" w14:textId="77777777" w:rsidR="00B96EB0" w:rsidRDefault="006F5EB8">
      <w:pPr>
        <w:spacing w:after="0" w:line="360" w:lineRule="auto"/>
        <w:ind w:firstLine="708"/>
        <w:jc w:val="both"/>
        <w:rPr>
          <w:ins w:id="40" w:author="Валентин" w:date="2019-01-14T15:33:00Z"/>
          <w:sz w:val="28"/>
          <w:szCs w:val="28"/>
        </w:rPr>
        <w:pPrChange w:id="41" w:author="Виктория" w:date="2019-01-14T11:37:00Z">
          <w:pPr>
            <w:spacing w:after="0" w:line="360" w:lineRule="auto"/>
            <w:jc w:val="both"/>
          </w:pPr>
        </w:pPrChange>
      </w:pPr>
      <w:del w:id="42" w:author="Виктория" w:date="2019-01-14T11:36:00Z">
        <w:r w:rsidRPr="00F20C51" w:rsidDel="00F20C51">
          <w:rPr>
            <w:rFonts w:ascii="Times New Roman" w:eastAsia="Calibri" w:hAnsi="Times New Roman" w:cs="Times New Roman"/>
            <w:sz w:val="28"/>
            <w:szCs w:val="28"/>
            <w:lang w:eastAsia="en-US"/>
            <w:rPrChange w:id="43" w:author="Виктория" w:date="2019-01-14T11:35:00Z">
              <w:rPr/>
            </w:rPrChange>
          </w:rPr>
          <w:delText>Р</w:delText>
        </w:r>
        <w:r w:rsidR="00CA33A9" w:rsidRPr="00F20C51" w:rsidDel="00F20C51">
          <w:rPr>
            <w:rFonts w:ascii="Times New Roman" w:eastAsia="Calibri" w:hAnsi="Times New Roman" w:cs="Times New Roman"/>
            <w:sz w:val="28"/>
            <w:szCs w:val="28"/>
            <w:lang w:eastAsia="en-US"/>
            <w:rPrChange w:id="44" w:author="Виктория" w:date="2019-01-14T11:35:00Z">
              <w:rPr/>
            </w:rPrChange>
          </w:rPr>
          <w:delText xml:space="preserve">азработать </w:delText>
        </w:r>
      </w:del>
      <w:ins w:id="45" w:author="Виктория" w:date="2019-01-14T11:36:00Z">
        <w:r w:rsidR="00F20C51">
          <w:rPr>
            <w:sz w:val="28"/>
            <w:szCs w:val="28"/>
          </w:rPr>
          <w:t xml:space="preserve">Создание </w:t>
        </w:r>
      </w:ins>
      <w:r w:rsidR="00CA33A9" w:rsidRPr="00F20C51">
        <w:rPr>
          <w:rFonts w:ascii="Times New Roman" w:eastAsia="Calibri" w:hAnsi="Times New Roman" w:cs="Times New Roman"/>
          <w:sz w:val="28"/>
          <w:szCs w:val="28"/>
          <w:lang w:eastAsia="en-US"/>
          <w:rPrChange w:id="46" w:author="Виктория" w:date="2019-01-14T11:35:00Z">
            <w:rPr/>
          </w:rPrChange>
        </w:rPr>
        <w:t>программно</w:t>
      </w:r>
      <w:del w:id="47" w:author="Виктория" w:date="2019-01-14T11:36:00Z">
        <w:r w:rsidR="00CA33A9" w:rsidRPr="00F20C51" w:rsidDel="00F20C51">
          <w:rPr>
            <w:rFonts w:ascii="Times New Roman" w:eastAsia="Calibri" w:hAnsi="Times New Roman" w:cs="Times New Roman"/>
            <w:sz w:val="28"/>
            <w:szCs w:val="28"/>
            <w:lang w:eastAsia="en-US"/>
            <w:rPrChange w:id="48" w:author="Виктория" w:date="2019-01-14T11:35:00Z">
              <w:rPr/>
            </w:rPrChange>
          </w:rPr>
          <w:delText>е</w:delText>
        </w:r>
      </w:del>
      <w:ins w:id="49" w:author="Виктория" w:date="2019-01-14T11:36:00Z">
        <w:r w:rsidR="00F20C51">
          <w:rPr>
            <w:sz w:val="28"/>
            <w:szCs w:val="28"/>
          </w:rPr>
          <w:t>го</w:t>
        </w:r>
      </w:ins>
      <w:r w:rsidR="00CA33A9" w:rsidRPr="00F20C51">
        <w:rPr>
          <w:rFonts w:ascii="Times New Roman" w:eastAsia="Calibri" w:hAnsi="Times New Roman" w:cs="Times New Roman"/>
          <w:sz w:val="28"/>
          <w:szCs w:val="28"/>
          <w:lang w:eastAsia="en-US"/>
          <w:rPrChange w:id="50" w:author="Виктория" w:date="2019-01-14T11:35:00Z">
            <w:rPr/>
          </w:rPrChange>
        </w:rPr>
        <w:t xml:space="preserve"> обеспечени</w:t>
      </w:r>
      <w:ins w:id="51" w:author="Виктория" w:date="2019-01-14T11:36:00Z">
        <w:r w:rsidR="00F20C51">
          <w:rPr>
            <w:sz w:val="28"/>
            <w:szCs w:val="28"/>
          </w:rPr>
          <w:t>я</w:t>
        </w:r>
      </w:ins>
    </w:p>
    <w:p w14:paraId="31C382FA" w14:textId="64FB2ED1" w:rsidR="009B20B6" w:rsidRPr="00F20C51" w:rsidDel="00F20C51" w:rsidRDefault="00CA33A9">
      <w:pPr>
        <w:pStyle w:val="ad"/>
        <w:numPr>
          <w:ilvl w:val="0"/>
          <w:numId w:val="14"/>
        </w:numPr>
        <w:spacing w:line="360" w:lineRule="auto"/>
        <w:rPr>
          <w:del w:id="52" w:author="Виктория" w:date="2019-01-14T11:36:00Z"/>
          <w:sz w:val="28"/>
          <w:szCs w:val="28"/>
          <w:rPrChange w:id="53" w:author="Виктория" w:date="2019-01-14T11:35:00Z">
            <w:rPr>
              <w:del w:id="54" w:author="Виктория" w:date="2019-01-14T11:36:00Z"/>
            </w:rPr>
          </w:rPrChange>
        </w:rPr>
        <w:pPrChange w:id="55" w:author="Виктория" w:date="2019-01-14T11:35:00Z">
          <w:pPr>
            <w:spacing w:after="0" w:line="360" w:lineRule="auto"/>
            <w:jc w:val="both"/>
          </w:pPr>
        </w:pPrChange>
      </w:pPr>
      <w:del w:id="56" w:author="Виктория" w:date="2019-01-14T11:36:00Z">
        <w:r w:rsidRPr="00F20C51" w:rsidDel="00F20C51">
          <w:rPr>
            <w:sz w:val="28"/>
            <w:szCs w:val="28"/>
            <w:rPrChange w:id="57" w:author="Виктория" w:date="2019-01-14T11:35:00Z">
              <w:rPr/>
            </w:rPrChange>
          </w:rPr>
          <w:lastRenderedPageBreak/>
          <w:delText xml:space="preserve">е, </w:delText>
        </w:r>
        <w:r w:rsidR="003D563E" w:rsidRPr="00F20C51" w:rsidDel="00F20C51">
          <w:rPr>
            <w:sz w:val="28"/>
            <w:szCs w:val="28"/>
            <w:rPrChange w:id="58" w:author="Виктория" w:date="2019-01-14T11:35:00Z">
              <w:rPr/>
            </w:rPrChange>
          </w:rPr>
          <w:delText>исследовать новую область знаний и практики.</w:delText>
        </w:r>
      </w:del>
    </w:p>
    <w:p w14:paraId="34848737" w14:textId="77777777" w:rsidR="007807A5" w:rsidRPr="00F20C51" w:rsidRDefault="00A93454">
      <w:pPr>
        <w:spacing w:after="0" w:line="360" w:lineRule="auto"/>
        <w:ind w:firstLine="708"/>
        <w:jc w:val="both"/>
        <w:rPr>
          <w:rFonts w:ascii="Times New Roman" w:hAnsi="Times New Roman" w:cs="Times New Roman"/>
          <w:sz w:val="28"/>
          <w:szCs w:val="28"/>
        </w:rPr>
        <w:pPrChange w:id="59" w:author="Виктория" w:date="2019-01-14T11:37:00Z">
          <w:pPr>
            <w:spacing w:after="0" w:line="360" w:lineRule="auto"/>
            <w:jc w:val="both"/>
          </w:pPr>
        </w:pPrChange>
      </w:pPr>
      <w:r w:rsidRPr="00F20C51">
        <w:rPr>
          <w:rFonts w:ascii="Times New Roman" w:hAnsi="Times New Roman" w:cs="Times New Roman"/>
          <w:sz w:val="28"/>
          <w:szCs w:val="28"/>
          <w:rPrChange w:id="60" w:author="Виктория" w:date="2019-01-14T11:37:00Z">
            <w:rPr/>
          </w:rPrChange>
        </w:rPr>
        <w:t>Работа состоит из</w:t>
      </w:r>
      <w:del w:id="61" w:author="Виктория" w:date="2019-01-14T11:37:00Z">
        <w:r w:rsidRPr="00F20C51" w:rsidDel="00F20C51">
          <w:rPr>
            <w:rFonts w:ascii="Times New Roman" w:hAnsi="Times New Roman" w:cs="Times New Roman"/>
            <w:sz w:val="28"/>
            <w:szCs w:val="28"/>
            <w:rPrChange w:id="62" w:author="Виктория" w:date="2019-01-14T11:37:00Z">
              <w:rPr/>
            </w:rPrChange>
          </w:rPr>
          <w:delText>:</w:delText>
        </w:r>
      </w:del>
      <w:r w:rsidRPr="00F20C51">
        <w:rPr>
          <w:rFonts w:ascii="Times New Roman" w:hAnsi="Times New Roman" w:cs="Times New Roman"/>
          <w:sz w:val="28"/>
          <w:szCs w:val="28"/>
          <w:rPrChange w:id="63" w:author="Виктория" w:date="2019-01-14T11:37:00Z">
            <w:rPr/>
          </w:rPrChange>
        </w:rPr>
        <w:t xml:space="preserve"> </w:t>
      </w:r>
      <w:ins w:id="64" w:author="Виктория" w:date="2019-01-14T11:37:00Z">
        <w:r w:rsidR="00F20C51">
          <w:rPr>
            <w:rFonts w:ascii="Times New Roman" w:hAnsi="Times New Roman" w:cs="Times New Roman"/>
            <w:sz w:val="28"/>
            <w:szCs w:val="28"/>
          </w:rPr>
          <w:t>в</w:t>
        </w:r>
      </w:ins>
      <w:del w:id="65" w:author="Виктория" w:date="2019-01-14T11:37:00Z">
        <w:r w:rsidRPr="00F20C51" w:rsidDel="00F20C51">
          <w:rPr>
            <w:rFonts w:ascii="Times New Roman" w:hAnsi="Times New Roman" w:cs="Times New Roman"/>
            <w:sz w:val="28"/>
            <w:szCs w:val="28"/>
            <w:rPrChange w:id="66" w:author="Виктория" w:date="2019-01-14T11:37:00Z">
              <w:rPr/>
            </w:rPrChange>
          </w:rPr>
          <w:delText>В</w:delText>
        </w:r>
      </w:del>
      <w:r w:rsidRPr="00F20C51">
        <w:rPr>
          <w:rFonts w:ascii="Times New Roman" w:hAnsi="Times New Roman" w:cs="Times New Roman"/>
          <w:sz w:val="28"/>
          <w:szCs w:val="28"/>
          <w:rPrChange w:id="67" w:author="Виктория" w:date="2019-01-14T11:37:00Z">
            <w:rPr/>
          </w:rPrChange>
        </w:rPr>
        <w:t xml:space="preserve">ведения, </w:t>
      </w:r>
      <w:r w:rsidR="009B20B6" w:rsidRPr="00F20C51">
        <w:rPr>
          <w:rFonts w:ascii="Times New Roman" w:hAnsi="Times New Roman" w:cs="Times New Roman"/>
          <w:sz w:val="28"/>
          <w:szCs w:val="28"/>
          <w:rPrChange w:id="68" w:author="Виктория" w:date="2019-01-14T11:37:00Z">
            <w:rPr/>
          </w:rPrChange>
        </w:rPr>
        <w:t>двух глав, з</w:t>
      </w:r>
      <w:r w:rsidRPr="00F20C51">
        <w:rPr>
          <w:rFonts w:ascii="Times New Roman" w:hAnsi="Times New Roman" w:cs="Times New Roman"/>
          <w:sz w:val="28"/>
          <w:szCs w:val="28"/>
          <w:rPrChange w:id="69" w:author="Виктория" w:date="2019-01-14T11:37:00Z">
            <w:rPr/>
          </w:rPrChange>
        </w:rPr>
        <w:t>аключения</w:t>
      </w:r>
      <w:ins w:id="70" w:author="Виктория" w:date="2019-01-14T11:37:00Z">
        <w:r w:rsidR="00F20C51">
          <w:rPr>
            <w:rFonts w:ascii="Times New Roman" w:hAnsi="Times New Roman" w:cs="Times New Roman"/>
            <w:sz w:val="28"/>
            <w:szCs w:val="28"/>
          </w:rPr>
          <w:t>,</w:t>
        </w:r>
      </w:ins>
      <w:del w:id="71" w:author="Виктория" w:date="2019-01-14T11:37:00Z">
        <w:r w:rsidRPr="00F20C51" w:rsidDel="00F20C51">
          <w:rPr>
            <w:rFonts w:ascii="Times New Roman" w:hAnsi="Times New Roman" w:cs="Times New Roman"/>
            <w:sz w:val="28"/>
            <w:szCs w:val="28"/>
            <w:rPrChange w:id="72" w:author="Виктория" w:date="2019-01-14T11:37:00Z">
              <w:rPr/>
            </w:rPrChange>
          </w:rPr>
          <w:delText xml:space="preserve"> и</w:delText>
        </w:r>
      </w:del>
      <w:r w:rsidRPr="00F20C51">
        <w:rPr>
          <w:rFonts w:ascii="Times New Roman" w:hAnsi="Times New Roman" w:cs="Times New Roman"/>
          <w:sz w:val="28"/>
          <w:szCs w:val="28"/>
          <w:rPrChange w:id="73" w:author="Виктория" w:date="2019-01-14T11:37:00Z">
            <w:rPr/>
          </w:rPrChange>
        </w:rPr>
        <w:t xml:space="preserve"> </w:t>
      </w:r>
      <w:r w:rsidR="009B20B6" w:rsidRPr="00F20C51">
        <w:rPr>
          <w:rFonts w:ascii="Times New Roman" w:hAnsi="Times New Roman" w:cs="Times New Roman"/>
          <w:sz w:val="28"/>
          <w:szCs w:val="28"/>
          <w:rPrChange w:id="74" w:author="Виктория" w:date="2019-01-14T11:37:00Z">
            <w:rPr/>
          </w:rPrChange>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B20B6" w:rsidRPr="00F20C51">
        <w:rPr>
          <w:rFonts w:ascii="Times New Roman" w:hAnsi="Times New Roman" w:cs="Times New Roman"/>
          <w:sz w:val="28"/>
          <w:szCs w:val="28"/>
        </w:rPr>
        <w:t xml:space="preserve"> и приложений</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5CB42998" w14:textId="77777777" w:rsidR="00CB6725" w:rsidRPr="007B3AF7" w:rsidRDefault="00CB6725" w:rsidP="00555B9E">
      <w:pPr>
        <w:pStyle w:val="1"/>
        <w:spacing w:before="0" w:line="360" w:lineRule="auto"/>
        <w:jc w:val="center"/>
        <w:rPr>
          <w:rFonts w:ascii="Times New Roman" w:hAnsi="Times New Roman" w:cs="Times New Roman"/>
          <w:color w:val="auto"/>
        </w:rPr>
      </w:pPr>
      <w:bookmarkStart w:id="75" w:name="_Toc534824516"/>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75"/>
    </w:p>
    <w:p w14:paraId="06AC8F94" w14:textId="77777777" w:rsidR="005D3033" w:rsidRPr="003F0F68" w:rsidRDefault="00876D9C" w:rsidP="00555B9E">
      <w:pPr>
        <w:pStyle w:val="1"/>
        <w:spacing w:before="0" w:line="360" w:lineRule="auto"/>
        <w:jc w:val="center"/>
        <w:rPr>
          <w:rFonts w:ascii="Times New Roman" w:hAnsi="Times New Roman" w:cs="Times New Roman"/>
          <w:color w:val="auto"/>
        </w:rPr>
      </w:pPr>
      <w:bookmarkStart w:id="76" w:name="_Toc534824517"/>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76"/>
    </w:p>
    <w:p w14:paraId="250CCEB3" w14:textId="442DF22A" w:rsidR="00341F87" w:rsidDel="00B92560" w:rsidRDefault="00441339" w:rsidP="00C812B7">
      <w:pPr>
        <w:spacing w:line="360" w:lineRule="auto"/>
        <w:ind w:firstLine="708"/>
        <w:jc w:val="both"/>
        <w:rPr>
          <w:del w:id="77" w:author="Валентин" w:date="2019-01-14T18:54:00Z"/>
          <w:sz w:val="28"/>
          <w:szCs w:val="28"/>
        </w:rPr>
      </w:pPr>
      <w:ins w:id="78" w:author="Валентин" w:date="2019-01-14T18:27:00Z">
        <w:r>
          <w:rPr>
            <w:sz w:val="28"/>
            <w:szCs w:val="28"/>
          </w:rPr>
          <w:t>Сфера разработки</w:t>
        </w:r>
      </w:ins>
      <w:ins w:id="79" w:author="Валентин" w:date="2019-01-14T18:28:00Z">
        <w:r>
          <w:rPr>
            <w:sz w:val="28"/>
            <w:szCs w:val="28"/>
          </w:rPr>
          <w:t xml:space="preserve"> програм</w:t>
        </w:r>
      </w:ins>
      <w:ins w:id="80" w:author="Валентин" w:date="2019-01-14T18:29:00Z">
        <w:r>
          <w:rPr>
            <w:sz w:val="28"/>
            <w:szCs w:val="28"/>
          </w:rPr>
          <w:t>м</w:t>
        </w:r>
      </w:ins>
      <w:ins w:id="81" w:author="Валентин" w:date="2019-01-14T18:28:00Z">
        <w:r>
          <w:rPr>
            <w:sz w:val="28"/>
            <w:szCs w:val="28"/>
          </w:rPr>
          <w:t>ных продуктов для социальных сетей</w:t>
        </w:r>
      </w:ins>
      <w:ins w:id="82" w:author="Валентин" w:date="2019-01-14T18:30:00Z">
        <w:r>
          <w:rPr>
            <w:sz w:val="28"/>
            <w:szCs w:val="28"/>
          </w:rPr>
          <w:t xml:space="preserve"> активно развивается</w:t>
        </w:r>
      </w:ins>
      <w:ins w:id="83" w:author="Валентин" w:date="2019-01-14T18:44:00Z">
        <w:r w:rsidR="00CC65D4">
          <w:rPr>
            <w:sz w:val="28"/>
            <w:szCs w:val="28"/>
          </w:rPr>
          <w:t>. Связано это с расширением аудитории и их потребностей</w:t>
        </w:r>
      </w:ins>
      <w:ins w:id="84" w:author="Валентин" w:date="2019-01-14T18:45:00Z">
        <w:r w:rsidR="00CC65D4">
          <w:rPr>
            <w:sz w:val="28"/>
            <w:szCs w:val="28"/>
          </w:rPr>
          <w:t xml:space="preserve"> внутри </w:t>
        </w:r>
      </w:ins>
      <w:ins w:id="85" w:author="Валентин" w:date="2019-01-14T18:48:00Z">
        <w:r w:rsidR="00CB6CE0">
          <w:rPr>
            <w:sz w:val="28"/>
            <w:szCs w:val="28"/>
          </w:rPr>
          <w:t xml:space="preserve">социальной. </w:t>
        </w:r>
      </w:ins>
      <w:ins w:id="86" w:author="Валентин" w:date="2019-01-14T18:50:00Z">
        <w:r w:rsidR="00CB6CE0">
          <w:rPr>
            <w:sz w:val="28"/>
            <w:szCs w:val="28"/>
          </w:rPr>
          <w:t xml:space="preserve">Индустрия </w:t>
        </w:r>
        <w:r w:rsidR="00CB6CE0" w:rsidRPr="00CB6CE0">
          <w:rPr>
            <w:sz w:val="28"/>
            <w:szCs w:val="28"/>
          </w:rPr>
          <w:t xml:space="preserve">представляется совокупностью различных крупных компаний и самостоятельных разработчиков, а также технологий и процессов, которые в совокупности своей образуют полный цикл производства </w:t>
        </w:r>
        <w:r w:rsidR="00CB6CE0">
          <w:rPr>
            <w:sz w:val="28"/>
            <w:szCs w:val="28"/>
          </w:rPr>
          <w:t>приложений</w:t>
        </w:r>
        <w:r w:rsidR="00CB6CE0" w:rsidRPr="00CB6CE0">
          <w:rPr>
            <w:sz w:val="28"/>
            <w:szCs w:val="28"/>
          </w:rPr>
          <w:t>, начиная от разработки и заканчивая выпуском готового проекта.</w:t>
        </w:r>
      </w:ins>
      <w:ins w:id="87" w:author="Валентин" w:date="2019-01-14T18:51:00Z">
        <w:r w:rsidR="00CB6CE0">
          <w:rPr>
            <w:sz w:val="28"/>
            <w:szCs w:val="28"/>
          </w:rPr>
          <w:t xml:space="preserve"> </w:t>
        </w:r>
        <w:r w:rsidR="00CB6CE0" w:rsidRPr="00CB6CE0">
          <w:rPr>
            <w:sz w:val="28"/>
            <w:szCs w:val="28"/>
          </w:rPr>
          <w:t xml:space="preserve">Основная проблема, с которой, как правило, сталкиваются начинающие разработчики </w:t>
        </w:r>
        <w:r w:rsidR="00B92560">
          <w:rPr>
            <w:sz w:val="28"/>
            <w:szCs w:val="28"/>
          </w:rPr>
          <w:t>приложений</w:t>
        </w:r>
      </w:ins>
      <w:ins w:id="88" w:author="Валентин" w:date="2019-01-14T18:52:00Z">
        <w:r w:rsidR="00B92560">
          <w:rPr>
            <w:sz w:val="28"/>
            <w:szCs w:val="28"/>
          </w:rPr>
          <w:t xml:space="preserve">, </w:t>
        </w:r>
      </w:ins>
      <w:ins w:id="89" w:author="Валентин" w:date="2019-01-14T18:51:00Z">
        <w:r w:rsidR="00CB6CE0" w:rsidRPr="00CB6CE0">
          <w:rPr>
            <w:sz w:val="28"/>
            <w:szCs w:val="28"/>
          </w:rPr>
          <w:t>это не только нехватка опыта, но и длительный период разработки программы с нуля, тем более если создание происходит в одиночку.</w:t>
        </w:r>
      </w:ins>
      <w:ins w:id="90" w:author="Валентин" w:date="2019-01-14T18:53:00Z">
        <w:r w:rsidR="00B92560">
          <w:rPr>
            <w:sz w:val="28"/>
            <w:szCs w:val="28"/>
          </w:rPr>
          <w:t xml:space="preserve"> </w:t>
        </w:r>
        <w:r w:rsidR="00B92560" w:rsidRPr="00B92560">
          <w:rPr>
            <w:sz w:val="28"/>
            <w:szCs w:val="28"/>
          </w:rPr>
          <w:t>Разработка приложения - это продолжительный и трудоемкий процесс, и необходимы общие знания всех ее этапов: программирование, графическая часть, тестирование на предмет ошибок, выпуск готового продукта и другие стадии в зависимости от задумки разработчика.</w:t>
        </w:r>
      </w:ins>
      <w:ins w:id="91" w:author="Валентин" w:date="2019-01-14T18:54:00Z">
        <w:r w:rsidR="00B92560">
          <w:rPr>
            <w:sz w:val="28"/>
            <w:szCs w:val="28"/>
          </w:rPr>
          <w:t xml:space="preserve"> </w:t>
        </w:r>
      </w:ins>
      <w:r w:rsidR="00341F87" w:rsidRPr="00967ECC">
        <w:rPr>
          <w:sz w:val="28"/>
          <w:szCs w:val="28"/>
        </w:rPr>
        <w:t xml:space="preserve">Программный продукт будет использоваться </w:t>
      </w:r>
      <w:r w:rsidR="00341F87">
        <w:rPr>
          <w:sz w:val="28"/>
          <w:szCs w:val="28"/>
        </w:rPr>
        <w:t xml:space="preserve">в первую очередь людьми без знаний программирования </w:t>
      </w:r>
      <w:r w:rsidR="00341F87" w:rsidRPr="00967ECC">
        <w:rPr>
          <w:sz w:val="28"/>
          <w:szCs w:val="28"/>
        </w:rPr>
        <w:t>для</w:t>
      </w:r>
      <w:r w:rsidR="00341F87">
        <w:rPr>
          <w:sz w:val="28"/>
          <w:szCs w:val="28"/>
        </w:rPr>
        <w:t xml:space="preserve"> автоматизации рутинных действий и сбора</w:t>
      </w:r>
      <w:r w:rsidR="00522F74">
        <w:rPr>
          <w:sz w:val="28"/>
          <w:szCs w:val="28"/>
        </w:rPr>
        <w:t>-получения</w:t>
      </w:r>
      <w:r w:rsidR="00341F87">
        <w:rPr>
          <w:sz w:val="28"/>
          <w:szCs w:val="28"/>
        </w:rPr>
        <w:t xml:space="preserve"> информации в социальной сети ВКонтакте</w:t>
      </w:r>
      <w:r w:rsidR="00FF34A3">
        <w:rPr>
          <w:sz w:val="28"/>
          <w:szCs w:val="28"/>
        </w:rPr>
        <w:t>(ВК)</w:t>
      </w:r>
      <w:r w:rsidR="00341F87" w:rsidRPr="00967ECC">
        <w:rPr>
          <w:sz w:val="28"/>
          <w:szCs w:val="28"/>
        </w:rPr>
        <w:t xml:space="preserve">. </w:t>
      </w:r>
    </w:p>
    <w:p w14:paraId="776269C3" w14:textId="00E31C08" w:rsidR="001F2282" w:rsidDel="00B92560" w:rsidRDefault="001F2282" w:rsidP="00F248E9">
      <w:pPr>
        <w:spacing w:line="360" w:lineRule="auto"/>
        <w:ind w:firstLine="708"/>
        <w:jc w:val="both"/>
        <w:rPr>
          <w:del w:id="92" w:author="Валентин" w:date="2019-01-14T18:54:00Z"/>
          <w:sz w:val="28"/>
          <w:szCs w:val="28"/>
        </w:rPr>
      </w:pPr>
      <w:r>
        <w:rPr>
          <w:sz w:val="28"/>
          <w:szCs w:val="28"/>
        </w:rPr>
        <w:t xml:space="preserve">Приложение будет полезно потому-что позволяет </w:t>
      </w:r>
      <w:r w:rsidR="00B80B4F">
        <w:rPr>
          <w:sz w:val="28"/>
          <w:szCs w:val="28"/>
        </w:rPr>
        <w:t>пользователям</w:t>
      </w:r>
      <w:r>
        <w:rPr>
          <w:sz w:val="28"/>
          <w:szCs w:val="28"/>
        </w:rPr>
        <w:t xml:space="preserve"> не вникая в внутренности работы социальной сети взаимодействовать с нею в удобном формате</w:t>
      </w:r>
      <w:r w:rsidR="00B80B4F">
        <w:rPr>
          <w:sz w:val="28"/>
          <w:szCs w:val="28"/>
        </w:rPr>
        <w:t>.</w:t>
      </w:r>
    </w:p>
    <w:p w14:paraId="15805BA6" w14:textId="78FC6635" w:rsidR="00DD7804" w:rsidDel="00B92560" w:rsidRDefault="00B92560" w:rsidP="00F248E9">
      <w:pPr>
        <w:spacing w:line="360" w:lineRule="auto"/>
        <w:ind w:firstLine="708"/>
        <w:jc w:val="both"/>
        <w:rPr>
          <w:ins w:id="93" w:author="Виктория" w:date="2019-01-14T11:37:00Z"/>
          <w:del w:id="94" w:author="Валентин" w:date="2019-01-14T18:54:00Z"/>
          <w:sz w:val="28"/>
          <w:szCs w:val="28"/>
        </w:rPr>
      </w:pPr>
      <w:ins w:id="95" w:author="Валентин" w:date="2019-01-14T18:54:00Z">
        <w:r>
          <w:rPr>
            <w:sz w:val="28"/>
            <w:szCs w:val="28"/>
          </w:rPr>
          <w:t xml:space="preserve"> </w:t>
        </w:r>
      </w:ins>
      <w:r w:rsidR="00292204">
        <w:rPr>
          <w:sz w:val="28"/>
          <w:szCs w:val="28"/>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14:paraId="7848A1E1" w14:textId="05E9FB57" w:rsidR="00F20C51" w:rsidRPr="004C1B7F" w:rsidRDefault="00F20C51" w:rsidP="003E2F1C">
      <w:pPr>
        <w:spacing w:line="360" w:lineRule="auto"/>
        <w:ind w:firstLine="708"/>
        <w:jc w:val="both"/>
        <w:rPr>
          <w:sz w:val="28"/>
          <w:szCs w:val="28"/>
        </w:rPr>
      </w:pPr>
      <w:ins w:id="96" w:author="Виктория" w:date="2019-01-14T11:37:00Z">
        <w:del w:id="97" w:author="Валентин" w:date="2019-01-14T18:54:00Z">
          <w:r w:rsidDel="00B92560">
            <w:rPr>
              <w:sz w:val="28"/>
              <w:szCs w:val="28"/>
            </w:rPr>
            <w:delText>Дополнить до целой страницы, отформатировать</w:delText>
          </w:r>
        </w:del>
      </w:ins>
    </w:p>
    <w:p w14:paraId="157725E2" w14:textId="77777777" w:rsidR="00055989" w:rsidRPr="003F0F68" w:rsidRDefault="00055989" w:rsidP="00555B9E">
      <w:pPr>
        <w:spacing w:after="0" w:line="360" w:lineRule="auto"/>
        <w:jc w:val="both"/>
        <w:rPr>
          <w:rFonts w:ascii="Times New Roman" w:eastAsia="Times New Roman" w:hAnsi="Times New Roman" w:cs="Times New Roman"/>
          <w:color w:val="000000"/>
          <w:sz w:val="28"/>
          <w:szCs w:val="28"/>
        </w:rPr>
      </w:pPr>
      <w:r w:rsidRPr="003F0F68">
        <w:rPr>
          <w:rFonts w:ascii="Times New Roman" w:hAnsi="Times New Roman" w:cs="Times New Roman"/>
          <w:color w:val="000000"/>
          <w:sz w:val="28"/>
          <w:szCs w:val="28"/>
        </w:rPr>
        <w:br w:type="page"/>
      </w:r>
    </w:p>
    <w:p w14:paraId="16F50D5F" w14:textId="77777777" w:rsidR="00586DA5" w:rsidRDefault="0005558F" w:rsidP="00555B9E">
      <w:pPr>
        <w:pStyle w:val="1"/>
        <w:spacing w:before="0" w:line="360" w:lineRule="auto"/>
        <w:jc w:val="center"/>
        <w:rPr>
          <w:rFonts w:ascii="Times New Roman" w:hAnsi="Times New Roman" w:cs="Times New Roman"/>
          <w:color w:val="auto"/>
        </w:rPr>
      </w:pPr>
      <w:bookmarkStart w:id="98" w:name="_Toc534824518"/>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 xml:space="preserve">Установление требований к </w:t>
      </w:r>
      <w:commentRangeStart w:id="99"/>
      <w:r w:rsidR="00586DA5" w:rsidRPr="003F0F68">
        <w:rPr>
          <w:rFonts w:ascii="Times New Roman" w:hAnsi="Times New Roman" w:cs="Times New Roman"/>
          <w:color w:val="auto"/>
        </w:rPr>
        <w:t>разрабатываемой</w:t>
      </w:r>
      <w:commentRangeEnd w:id="99"/>
      <w:r w:rsidR="00F20C51">
        <w:rPr>
          <w:rStyle w:val="af3"/>
          <w:rFonts w:asciiTheme="minorHAnsi" w:eastAsiaTheme="minorEastAsia" w:hAnsiTheme="minorHAnsi" w:cstheme="minorBidi"/>
          <w:b w:val="0"/>
          <w:bCs w:val="0"/>
          <w:color w:val="auto"/>
        </w:rPr>
        <w:commentReference w:id="99"/>
      </w:r>
      <w:r w:rsidR="00586DA5" w:rsidRPr="003F0F68">
        <w:rPr>
          <w:rFonts w:ascii="Times New Roman" w:hAnsi="Times New Roman" w:cs="Times New Roman"/>
          <w:color w:val="auto"/>
        </w:rPr>
        <w:t xml:space="preserve"> системе</w:t>
      </w:r>
      <w:bookmarkEnd w:id="98"/>
    </w:p>
    <w:p w14:paraId="520EA6D0" w14:textId="77777777" w:rsidR="00441089" w:rsidDel="00F20C51" w:rsidRDefault="00544A56" w:rsidP="00CC65D4">
      <w:pPr>
        <w:spacing w:line="360" w:lineRule="auto"/>
        <w:ind w:firstLine="708"/>
        <w:jc w:val="both"/>
        <w:rPr>
          <w:del w:id="100" w:author="Виктория" w:date="2019-01-14T11:37:00Z"/>
          <w:rFonts w:ascii="Times New Roman" w:hAnsi="Times New Roman" w:cs="Times New Roman"/>
          <w:sz w:val="28"/>
          <w:szCs w:val="28"/>
        </w:rPr>
      </w:pPr>
      <w:del w:id="101" w:author="Виктория" w:date="2019-01-14T11:37:00Z">
        <w:r w:rsidRPr="00544A56" w:rsidDel="00F20C51">
          <w:rPr>
            <w:rFonts w:ascii="Times New Roman" w:hAnsi="Times New Roman" w:cs="Times New Roman"/>
            <w:sz w:val="28"/>
            <w:szCs w:val="28"/>
          </w:rPr>
          <w:delText xml:space="preserve">Для создания веб приложения был выбран язык </w:delText>
        </w:r>
        <w:r w:rsidRPr="00544A56" w:rsidDel="00F20C51">
          <w:rPr>
            <w:rFonts w:ascii="Times New Roman" w:hAnsi="Times New Roman" w:cs="Times New Roman"/>
            <w:sz w:val="28"/>
            <w:szCs w:val="28"/>
            <w:lang w:val="en-US"/>
          </w:rPr>
          <w:delText>php</w:delText>
        </w:r>
        <w:r w:rsidRPr="00544A56" w:rsidDel="00F20C51">
          <w:rPr>
            <w:rFonts w:ascii="Times New Roman" w:hAnsi="Times New Roman" w:cs="Times New Roman"/>
            <w:sz w:val="28"/>
            <w:szCs w:val="28"/>
          </w:rPr>
          <w:delText>. Он позволит создать приложение для</w:delText>
        </w:r>
        <w:r w:rsidR="00441089" w:rsidDel="00F20C51">
          <w:rPr>
            <w:rFonts w:ascii="Times New Roman" w:hAnsi="Times New Roman" w:cs="Times New Roman"/>
            <w:sz w:val="28"/>
            <w:szCs w:val="28"/>
          </w:rPr>
          <w:delText xml:space="preserve"> </w:delText>
        </w:r>
        <w:r w:rsidRPr="00544A56" w:rsidDel="00F20C51">
          <w:rPr>
            <w:rFonts w:ascii="Times New Roman" w:hAnsi="Times New Roman" w:cs="Times New Roman"/>
            <w:sz w:val="28"/>
            <w:szCs w:val="28"/>
          </w:rPr>
          <w:delText xml:space="preserve">ПК через </w:delText>
        </w:r>
        <w:r w:rsidRPr="00544A56" w:rsidDel="00F20C51">
          <w:rPr>
            <w:rFonts w:ascii="Times New Roman" w:hAnsi="Times New Roman" w:cs="Times New Roman"/>
            <w:sz w:val="28"/>
            <w:szCs w:val="28"/>
            <w:lang w:val="en-US"/>
          </w:rPr>
          <w:delText>DevelStudio</w:delText>
        </w:r>
        <w:r w:rsidRPr="00544A56" w:rsidDel="00F20C51">
          <w:rPr>
            <w:rFonts w:ascii="Times New Roman" w:hAnsi="Times New Roman" w:cs="Times New Roman"/>
            <w:sz w:val="28"/>
            <w:szCs w:val="28"/>
          </w:rPr>
          <w:delText>. Так в дальнейшем можно будет с небольшими изменениями использовать наработки в серверной части.</w:delText>
        </w:r>
        <w:r w:rsidR="00441089" w:rsidDel="00F20C51">
          <w:rPr>
            <w:rFonts w:ascii="Times New Roman" w:hAnsi="Times New Roman" w:cs="Times New Roman"/>
            <w:sz w:val="28"/>
            <w:szCs w:val="28"/>
          </w:rPr>
          <w:delText xml:space="preserve"> </w:delText>
        </w:r>
      </w:del>
    </w:p>
    <w:p w14:paraId="17226756" w14:textId="252F0F68" w:rsidR="00544A56" w:rsidDel="00CC65D4" w:rsidRDefault="000A3A87" w:rsidP="00CB6CE0">
      <w:pPr>
        <w:spacing w:line="360" w:lineRule="auto"/>
        <w:ind w:firstLine="708"/>
        <w:jc w:val="both"/>
        <w:rPr>
          <w:del w:id="102" w:author="Валентин" w:date="2019-01-14T18:46:00Z"/>
          <w:rFonts w:ascii="Times New Roman" w:eastAsia="Times New Roman" w:hAnsi="Times New Roman" w:cs="Times New Roman"/>
          <w:color w:val="000000"/>
          <w:sz w:val="28"/>
          <w:szCs w:val="28"/>
        </w:rPr>
      </w:pPr>
      <w:del w:id="103" w:author="Виктория" w:date="2019-01-14T11:38:00Z">
        <w:r w:rsidRPr="003F0F68" w:rsidDel="00F20C51">
          <w:rPr>
            <w:rFonts w:ascii="Times New Roman" w:eastAsia="Times New Roman" w:hAnsi="Times New Roman" w:cs="Times New Roman"/>
            <w:color w:val="000000"/>
            <w:sz w:val="28"/>
            <w:szCs w:val="28"/>
          </w:rPr>
          <w:delText>Разраб</w:delText>
        </w:r>
        <w:r w:rsidR="00DE7B3E" w:rsidRPr="003F0F68" w:rsidDel="00F20C51">
          <w:rPr>
            <w:rFonts w:ascii="Times New Roman" w:eastAsia="Times New Roman" w:hAnsi="Times New Roman" w:cs="Times New Roman"/>
            <w:color w:val="000000"/>
            <w:sz w:val="28"/>
            <w:szCs w:val="28"/>
          </w:rPr>
          <w:delText>отанный</w:delText>
        </w:r>
        <w:r w:rsidRPr="003F0F68" w:rsidDel="00F20C51">
          <w:rPr>
            <w:rFonts w:ascii="Times New Roman" w:eastAsia="Times New Roman" w:hAnsi="Times New Roman" w:cs="Times New Roman"/>
            <w:color w:val="000000"/>
            <w:sz w:val="28"/>
            <w:szCs w:val="28"/>
          </w:rPr>
          <w:delText xml:space="preserve"> </w:delText>
        </w:r>
      </w:del>
      <w:ins w:id="104" w:author="Виктория" w:date="2019-01-14T11:38:00Z">
        <w:r w:rsidR="00F20C51">
          <w:rPr>
            <w:rFonts w:ascii="Times New Roman" w:eastAsia="Times New Roman" w:hAnsi="Times New Roman" w:cs="Times New Roman"/>
            <w:color w:val="000000"/>
            <w:sz w:val="28"/>
            <w:szCs w:val="28"/>
          </w:rPr>
          <w:t xml:space="preserve">Разрабатываемый </w:t>
        </w:r>
      </w:ins>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del w:id="105" w:author="Виктория" w:date="2019-01-14T11:38:00Z">
        <w:r w:rsidR="00441089" w:rsidDel="00F20C51">
          <w:rPr>
            <w:rFonts w:ascii="Times New Roman" w:eastAsia="Times New Roman" w:hAnsi="Times New Roman" w:cs="Times New Roman"/>
            <w:color w:val="000000"/>
            <w:sz w:val="28"/>
            <w:szCs w:val="28"/>
          </w:rPr>
          <w:delText>,</w:delText>
        </w:r>
      </w:del>
      <w:ins w:id="106" w:author="Виктория" w:date="2019-01-14T11:38:00Z">
        <w:r w:rsidR="00F20C51">
          <w:rPr>
            <w:rFonts w:ascii="Times New Roman" w:eastAsia="Times New Roman" w:hAnsi="Times New Roman" w:cs="Times New Roman"/>
            <w:color w:val="000000"/>
            <w:sz w:val="28"/>
            <w:szCs w:val="28"/>
          </w:rPr>
          <w:t xml:space="preserve"> -</w:t>
        </w:r>
      </w:ins>
      <w:r w:rsidR="00441089">
        <w:rPr>
          <w:rFonts w:ascii="Times New Roman" w:eastAsia="Times New Roman" w:hAnsi="Times New Roman" w:cs="Times New Roman"/>
          <w:color w:val="000000"/>
          <w:sz w:val="28"/>
          <w:szCs w:val="28"/>
        </w:rPr>
        <w:t xml:space="preserve"> </w:t>
      </w:r>
      <w:del w:id="107" w:author="Валентин" w:date="2019-01-14T20:17:00Z">
        <w:r w:rsidR="00441089" w:rsidRPr="00F20C51" w:rsidDel="00552D06">
          <w:rPr>
            <w:rFonts w:ascii="Times New Roman" w:eastAsia="Times New Roman" w:hAnsi="Times New Roman" w:cs="Times New Roman"/>
            <w:color w:val="000000"/>
            <w:sz w:val="28"/>
            <w:szCs w:val="28"/>
            <w:highlight w:val="yellow"/>
            <w:rPrChange w:id="108" w:author="Виктория" w:date="2019-01-14T11:39:00Z">
              <w:rPr>
                <w:rFonts w:ascii="Times New Roman" w:eastAsia="Times New Roman" w:hAnsi="Times New Roman" w:cs="Times New Roman"/>
                <w:color w:val="000000"/>
                <w:sz w:val="28"/>
                <w:szCs w:val="28"/>
              </w:rPr>
            </w:rPrChange>
          </w:rPr>
          <w:delText>реализация</w:delText>
        </w:r>
        <w:r w:rsidR="00441089" w:rsidDel="00552D06">
          <w:rPr>
            <w:rFonts w:ascii="Times New Roman" w:eastAsia="Times New Roman" w:hAnsi="Times New Roman" w:cs="Times New Roman"/>
            <w:color w:val="000000"/>
            <w:sz w:val="28"/>
            <w:szCs w:val="28"/>
          </w:rPr>
          <w:delText xml:space="preserve"> </w:delText>
        </w:r>
      </w:del>
      <w:ins w:id="109" w:author="Валентин" w:date="2019-01-14T20:17:00Z">
        <w:r w:rsidR="00552D06">
          <w:rPr>
            <w:rFonts w:ascii="Times New Roman" w:eastAsia="Times New Roman" w:hAnsi="Times New Roman" w:cs="Times New Roman"/>
            <w:color w:val="000000"/>
            <w:sz w:val="28"/>
            <w:szCs w:val="28"/>
          </w:rPr>
          <w:t>применение</w:t>
        </w:r>
        <w:r w:rsidR="00552D06">
          <w:rPr>
            <w:rFonts w:ascii="Times New Roman" w:eastAsia="Times New Roman" w:hAnsi="Times New Roman" w:cs="Times New Roman"/>
            <w:color w:val="000000"/>
            <w:sz w:val="28"/>
            <w:szCs w:val="28"/>
          </w:rPr>
          <w:t xml:space="preserve"> </w:t>
        </w:r>
      </w:ins>
      <w:r w:rsidR="00441089">
        <w:rPr>
          <w:rFonts w:ascii="Times New Roman" w:eastAsia="Times New Roman" w:hAnsi="Times New Roman" w:cs="Times New Roman"/>
          <w:color w:val="000000"/>
          <w:sz w:val="28"/>
          <w:szCs w:val="28"/>
        </w:rPr>
        <w:t>авторизации</w:t>
      </w:r>
      <w:r w:rsidR="00FF34A3">
        <w:rPr>
          <w:rFonts w:ascii="Times New Roman" w:eastAsia="Times New Roman" w:hAnsi="Times New Roman" w:cs="Times New Roman"/>
          <w:color w:val="000000"/>
          <w:sz w:val="28"/>
          <w:szCs w:val="28"/>
        </w:rPr>
        <w:t xml:space="preserve"> </w:t>
      </w:r>
      <w:del w:id="110" w:author="Валентин" w:date="2019-01-14T20:16:00Z">
        <w:r w:rsidR="00441089" w:rsidDel="00552D06">
          <w:rPr>
            <w:rFonts w:ascii="Times New Roman" w:eastAsia="Times New Roman" w:hAnsi="Times New Roman" w:cs="Times New Roman"/>
            <w:color w:val="000000"/>
            <w:sz w:val="28"/>
            <w:szCs w:val="28"/>
          </w:rPr>
          <w:delText xml:space="preserve"> </w:delText>
        </w:r>
      </w:del>
      <w:r w:rsidR="00441089">
        <w:rPr>
          <w:rFonts w:ascii="Times New Roman" w:eastAsia="Times New Roman" w:hAnsi="Times New Roman" w:cs="Times New Roman"/>
          <w:color w:val="000000"/>
          <w:sz w:val="28"/>
          <w:szCs w:val="28"/>
        </w:rPr>
        <w:t>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w:t>
      </w:r>
      <w:commentRangeStart w:id="111"/>
      <w:r w:rsidR="00441089">
        <w:rPr>
          <w:rFonts w:ascii="Times New Roman" w:eastAsia="Times New Roman" w:hAnsi="Times New Roman" w:cs="Times New Roman"/>
          <w:color w:val="000000"/>
          <w:sz w:val="28"/>
          <w:szCs w:val="28"/>
        </w:rPr>
        <w:t xml:space="preserve">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commentRangeEnd w:id="111"/>
      <w:r w:rsidR="00F20C51">
        <w:rPr>
          <w:rStyle w:val="af3"/>
        </w:rPr>
        <w:commentReference w:id="111"/>
      </w:r>
      <w:ins w:id="112" w:author="Валентин" w:date="2019-01-14T20:15:00Z">
        <w:r w:rsidR="00552D06">
          <w:rPr>
            <w:rFonts w:ascii="Times New Roman" w:eastAsia="Times New Roman" w:hAnsi="Times New Roman" w:cs="Times New Roman"/>
            <w:color w:val="000000"/>
            <w:sz w:val="28"/>
            <w:szCs w:val="28"/>
          </w:rPr>
          <w:t>– требование является обязательным для всех приложений социальной сети ВКонтакте</w:t>
        </w:r>
      </w:ins>
      <w:r w:rsidR="00441089">
        <w:rPr>
          <w:rFonts w:ascii="Times New Roman" w:eastAsia="Times New Roman" w:hAnsi="Times New Roman" w:cs="Times New Roman"/>
          <w:color w:val="000000"/>
          <w:sz w:val="28"/>
          <w:szCs w:val="28"/>
        </w:rPr>
        <w:t>,</w:t>
      </w:r>
      <w:ins w:id="113" w:author="Валентин" w:date="2019-01-14T20:16:00Z">
        <w:r w:rsidR="00552D06">
          <w:rPr>
            <w:rFonts w:ascii="Times New Roman" w:eastAsia="Times New Roman" w:hAnsi="Times New Roman" w:cs="Times New Roman"/>
            <w:color w:val="000000"/>
            <w:sz w:val="28"/>
            <w:szCs w:val="28"/>
          </w:rPr>
          <w:t xml:space="preserve"> служит стандартом для защиты информации и аккаунта пользователя</w:t>
        </w:r>
      </w:ins>
      <w:ins w:id="114" w:author="Валентин" w:date="2019-01-14T20:17:00Z">
        <w:r w:rsidR="00552D06">
          <w:rPr>
            <w:rFonts w:ascii="Times New Roman" w:eastAsia="Times New Roman" w:hAnsi="Times New Roman" w:cs="Times New Roman"/>
            <w:color w:val="000000"/>
            <w:sz w:val="28"/>
            <w:szCs w:val="28"/>
          </w:rPr>
          <w:t>.</w:t>
        </w:r>
      </w:ins>
      <w:ins w:id="115" w:author="Валентин" w:date="2019-01-14T20:16:00Z">
        <w:r w:rsidR="00552D06">
          <w:rPr>
            <w:rFonts w:ascii="Times New Roman" w:eastAsia="Times New Roman" w:hAnsi="Times New Roman" w:cs="Times New Roman"/>
            <w:color w:val="000000"/>
            <w:sz w:val="28"/>
            <w:szCs w:val="28"/>
          </w:rPr>
          <w:t xml:space="preserve"> </w:t>
        </w:r>
      </w:ins>
      <w:del w:id="116" w:author="Валентин" w:date="2019-01-14T20:16:00Z">
        <w:r w:rsidR="00FF34A3" w:rsidDel="00552D06">
          <w:rPr>
            <w:rFonts w:ascii="Times New Roman" w:eastAsia="Times New Roman" w:hAnsi="Times New Roman" w:cs="Times New Roman"/>
            <w:color w:val="000000"/>
            <w:sz w:val="28"/>
            <w:szCs w:val="28"/>
          </w:rPr>
          <w:delText xml:space="preserve"> </w:delText>
        </w:r>
      </w:del>
      <w:del w:id="117" w:author="Валентин" w:date="2019-01-14T18:47:00Z">
        <w:r w:rsidR="00441089" w:rsidDel="00CC65D4">
          <w:rPr>
            <w:rFonts w:ascii="Times New Roman" w:eastAsia="Times New Roman" w:hAnsi="Times New Roman" w:cs="Times New Roman"/>
            <w:color w:val="000000"/>
            <w:sz w:val="28"/>
            <w:szCs w:val="28"/>
          </w:rPr>
          <w:delText xml:space="preserve"> </w:delText>
        </w:r>
      </w:del>
      <w:del w:id="118" w:author="Валентин" w:date="2019-01-14T20:16:00Z">
        <w:r w:rsidR="00441089" w:rsidDel="00552D06">
          <w:rPr>
            <w:rFonts w:ascii="Times New Roman" w:eastAsia="Times New Roman" w:hAnsi="Times New Roman" w:cs="Times New Roman"/>
            <w:color w:val="000000"/>
            <w:sz w:val="28"/>
            <w:szCs w:val="28"/>
          </w:rPr>
          <w:delText>которая</w:delText>
        </w:r>
      </w:del>
      <w:ins w:id="119" w:author="Валентин" w:date="2019-01-14T20:17:00Z">
        <w:r w:rsidR="00552D06">
          <w:rPr>
            <w:rFonts w:ascii="Times New Roman" w:eastAsia="Times New Roman" w:hAnsi="Times New Roman" w:cs="Times New Roman"/>
            <w:color w:val="000000"/>
            <w:sz w:val="28"/>
            <w:szCs w:val="28"/>
          </w:rPr>
          <w:t xml:space="preserve">Её </w:t>
        </w:r>
      </w:ins>
      <w:del w:id="120" w:author="Валентин" w:date="2019-01-14T20:17:00Z">
        <w:r w:rsidR="00441089" w:rsidDel="00552D06">
          <w:rPr>
            <w:rFonts w:ascii="Times New Roman" w:eastAsia="Times New Roman" w:hAnsi="Times New Roman" w:cs="Times New Roman"/>
            <w:color w:val="000000"/>
            <w:sz w:val="28"/>
            <w:szCs w:val="28"/>
          </w:rPr>
          <w:delText xml:space="preserve"> </w:delText>
        </w:r>
      </w:del>
      <w:r w:rsidR="00441089" w:rsidRPr="00552D06">
        <w:rPr>
          <w:rFonts w:ascii="Times New Roman" w:eastAsia="Times New Roman" w:hAnsi="Times New Roman" w:cs="Times New Roman"/>
          <w:color w:val="000000"/>
          <w:sz w:val="28"/>
          <w:szCs w:val="28"/>
          <w:rPrChange w:id="121" w:author="Валентин" w:date="2019-01-14T20:18:00Z">
            <w:rPr>
              <w:rFonts w:ascii="Times New Roman" w:eastAsia="Times New Roman" w:hAnsi="Times New Roman" w:cs="Times New Roman"/>
              <w:color w:val="000000"/>
              <w:sz w:val="28"/>
              <w:szCs w:val="28"/>
            </w:rPr>
          </w:rPrChange>
        </w:rPr>
        <w:t>реали</w:t>
      </w:r>
      <w:r w:rsidR="00FF34A3" w:rsidRPr="00552D06">
        <w:rPr>
          <w:rFonts w:ascii="Times New Roman" w:eastAsia="Times New Roman" w:hAnsi="Times New Roman" w:cs="Times New Roman"/>
          <w:color w:val="000000"/>
          <w:sz w:val="28"/>
          <w:szCs w:val="28"/>
          <w:rPrChange w:id="122" w:author="Валентин" w:date="2019-01-14T20:18:00Z">
            <w:rPr>
              <w:rFonts w:ascii="Times New Roman" w:eastAsia="Times New Roman" w:hAnsi="Times New Roman" w:cs="Times New Roman"/>
              <w:color w:val="000000"/>
              <w:sz w:val="28"/>
              <w:szCs w:val="28"/>
            </w:rPr>
          </w:rPrChange>
        </w:rPr>
        <w:t>зова</w:t>
      </w:r>
      <w:ins w:id="123" w:author="Валентин" w:date="2019-01-14T20:17:00Z">
        <w:r w:rsidR="00552D06" w:rsidRPr="00552D06">
          <w:rPr>
            <w:rFonts w:ascii="Times New Roman" w:eastAsia="Times New Roman" w:hAnsi="Times New Roman" w:cs="Times New Roman"/>
            <w:color w:val="000000"/>
            <w:sz w:val="28"/>
            <w:szCs w:val="28"/>
            <w:rPrChange w:id="124" w:author="Валентин" w:date="2019-01-14T20:18:00Z">
              <w:rPr>
                <w:rFonts w:ascii="Times New Roman" w:eastAsia="Times New Roman" w:hAnsi="Times New Roman" w:cs="Times New Roman"/>
                <w:color w:val="000000"/>
                <w:sz w:val="28"/>
                <w:szCs w:val="28"/>
                <w:highlight w:val="yellow"/>
              </w:rPr>
            </w:rPrChange>
          </w:rPr>
          <w:t>л</w:t>
        </w:r>
      </w:ins>
      <w:del w:id="125" w:author="Валентин" w:date="2019-01-14T20:17:00Z">
        <w:r w:rsidR="00FF34A3" w:rsidRPr="00552D06" w:rsidDel="00552D06">
          <w:rPr>
            <w:rFonts w:ascii="Times New Roman" w:eastAsia="Times New Roman" w:hAnsi="Times New Roman" w:cs="Times New Roman"/>
            <w:color w:val="000000"/>
            <w:sz w:val="28"/>
            <w:szCs w:val="28"/>
            <w:rPrChange w:id="126" w:author="Валентин" w:date="2019-01-14T20:18:00Z">
              <w:rPr>
                <w:rFonts w:ascii="Times New Roman" w:eastAsia="Times New Roman" w:hAnsi="Times New Roman" w:cs="Times New Roman"/>
                <w:color w:val="000000"/>
                <w:sz w:val="28"/>
                <w:szCs w:val="28"/>
              </w:rPr>
            </w:rPrChange>
          </w:rPr>
          <w:delText>н</w:delText>
        </w:r>
      </w:del>
      <w:r w:rsidR="00FF34A3" w:rsidRPr="00552D06">
        <w:rPr>
          <w:rFonts w:ascii="Times New Roman" w:eastAsia="Times New Roman" w:hAnsi="Times New Roman" w:cs="Times New Roman"/>
          <w:color w:val="000000"/>
          <w:sz w:val="28"/>
          <w:szCs w:val="28"/>
          <w:rPrChange w:id="127" w:author="Валентин" w:date="2019-01-14T20:18:00Z">
            <w:rPr>
              <w:rFonts w:ascii="Times New Roman" w:eastAsia="Times New Roman" w:hAnsi="Times New Roman" w:cs="Times New Roman"/>
              <w:color w:val="000000"/>
              <w:sz w:val="28"/>
              <w:szCs w:val="28"/>
            </w:rPr>
          </w:rPrChange>
        </w:rPr>
        <w:t>а</w:t>
      </w:r>
      <w:r w:rsidR="00FF34A3">
        <w:rPr>
          <w:rFonts w:ascii="Times New Roman" w:eastAsia="Times New Roman" w:hAnsi="Times New Roman" w:cs="Times New Roman"/>
          <w:color w:val="000000"/>
          <w:sz w:val="28"/>
          <w:szCs w:val="28"/>
        </w:rPr>
        <w:t xml:space="preserve"> команд</w:t>
      </w:r>
      <w:ins w:id="128" w:author="Валентин" w:date="2019-01-14T20:18:00Z">
        <w:r w:rsidR="00552D06">
          <w:rPr>
            <w:rFonts w:ascii="Times New Roman" w:eastAsia="Times New Roman" w:hAnsi="Times New Roman" w:cs="Times New Roman"/>
            <w:color w:val="000000"/>
            <w:sz w:val="28"/>
            <w:szCs w:val="28"/>
          </w:rPr>
          <w:t>а</w:t>
        </w:r>
      </w:ins>
      <w:del w:id="129" w:author="Валентин" w:date="2019-01-14T20:18:00Z">
        <w:r w:rsidR="00FF34A3" w:rsidDel="00552D06">
          <w:rPr>
            <w:rFonts w:ascii="Times New Roman" w:eastAsia="Times New Roman" w:hAnsi="Times New Roman" w:cs="Times New Roman"/>
            <w:color w:val="000000"/>
            <w:sz w:val="28"/>
            <w:szCs w:val="28"/>
          </w:rPr>
          <w:delText>ой</w:delText>
        </w:r>
      </w:del>
      <w:r w:rsidR="00FF34A3">
        <w:rPr>
          <w:rFonts w:ascii="Times New Roman" w:eastAsia="Times New Roman" w:hAnsi="Times New Roman" w:cs="Times New Roman"/>
          <w:color w:val="000000"/>
          <w:sz w:val="28"/>
          <w:szCs w:val="28"/>
        </w:rPr>
        <w:t xml:space="preserve">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w:t>
      </w:r>
      <w:ins w:id="130" w:author="Валентин" w:date="2019-01-14T18:55:00Z">
        <w:r w:rsidR="00C812B7">
          <w:rPr>
            <w:rFonts w:ascii="Times New Roman" w:eastAsia="Times New Roman" w:hAnsi="Times New Roman" w:cs="Times New Roman"/>
            <w:color w:val="000000"/>
            <w:sz w:val="28"/>
            <w:szCs w:val="28"/>
          </w:rPr>
          <w:t xml:space="preserve"> Метод </w:t>
        </w:r>
        <w:r w:rsidR="00C812B7">
          <w:rPr>
            <w:rFonts w:ascii="Times New Roman" w:eastAsia="Times New Roman" w:hAnsi="Times New Roman" w:cs="Times New Roman"/>
            <w:color w:val="000000"/>
            <w:sz w:val="28"/>
            <w:szCs w:val="28"/>
            <w:lang w:val="en-US"/>
          </w:rPr>
          <w:t>OAuth</w:t>
        </w:r>
        <w:r w:rsidR="00C812B7" w:rsidRPr="00441089">
          <w:rPr>
            <w:rFonts w:ascii="Times New Roman" w:eastAsia="Times New Roman" w:hAnsi="Times New Roman" w:cs="Times New Roman"/>
            <w:color w:val="000000"/>
            <w:sz w:val="28"/>
            <w:szCs w:val="28"/>
          </w:rPr>
          <w:t xml:space="preserve"> </w:t>
        </w:r>
        <w:r w:rsidR="00C812B7">
          <w:rPr>
            <w:rFonts w:ascii="Times New Roman" w:eastAsia="Times New Roman" w:hAnsi="Times New Roman" w:cs="Times New Roman"/>
            <w:color w:val="000000"/>
            <w:sz w:val="28"/>
            <w:szCs w:val="28"/>
          </w:rPr>
          <w:t>2.0</w:t>
        </w:r>
        <w:r w:rsidR="00C812B7">
          <w:rPr>
            <w:rStyle w:val="af3"/>
          </w:rPr>
          <w:commentReference w:id="131"/>
        </w:r>
        <w:r w:rsidR="00C812B7">
          <w:rPr>
            <w:rFonts w:ascii="Times New Roman" w:eastAsia="Times New Roman" w:hAnsi="Times New Roman" w:cs="Times New Roman"/>
            <w:color w:val="000000"/>
            <w:sz w:val="28"/>
            <w:szCs w:val="28"/>
          </w:rPr>
          <w:t xml:space="preserve"> — </w:t>
        </w:r>
      </w:ins>
      <w:ins w:id="132" w:author="Валентин" w:date="2019-01-14T18:56:00Z">
        <w:r w:rsidR="00C812B7" w:rsidRPr="00C812B7">
          <w:rPr>
            <w:rFonts w:ascii="Times New Roman" w:eastAsia="Times New Roman" w:hAnsi="Times New Roman" w:cs="Times New Roman"/>
            <w:color w:val="000000"/>
            <w:sz w:val="28"/>
            <w:szCs w:val="28"/>
          </w:rPr>
          <w:t>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r w:rsidR="00C812B7">
          <w:rPr>
            <w:rFonts w:ascii="Times New Roman" w:eastAsia="Times New Roman" w:hAnsi="Times New Roman" w:cs="Times New Roman"/>
            <w:color w:val="000000"/>
            <w:sz w:val="28"/>
            <w:szCs w:val="28"/>
          </w:rPr>
          <w:t xml:space="preserve"> </w:t>
        </w:r>
      </w:ins>
      <w:r w:rsidR="00FF34A3">
        <w:rPr>
          <w:rFonts w:ascii="Times New Roman" w:eastAsia="Times New Roman" w:hAnsi="Times New Roman" w:cs="Times New Roman"/>
          <w:color w:val="000000"/>
          <w:sz w:val="28"/>
          <w:szCs w:val="28"/>
        </w:rPr>
        <w:t xml:space="preserve"> Второе – взаимодействие пользователя с социальной сетью </w:t>
      </w:r>
      <w:commentRangeStart w:id="133"/>
      <w:r w:rsidR="00FF34A3">
        <w:rPr>
          <w:rFonts w:ascii="Times New Roman" w:eastAsia="Times New Roman" w:hAnsi="Times New Roman" w:cs="Times New Roman"/>
          <w:color w:val="000000"/>
          <w:sz w:val="28"/>
          <w:szCs w:val="28"/>
        </w:rPr>
        <w:t>оптимизированными способами</w:t>
      </w:r>
      <w:commentRangeEnd w:id="133"/>
      <w:ins w:id="134" w:author="Валентин" w:date="2019-01-14T19:01:00Z">
        <w:r w:rsidR="008C1CBE">
          <w:rPr>
            <w:rFonts w:ascii="Times New Roman" w:eastAsia="Times New Roman" w:hAnsi="Times New Roman" w:cs="Times New Roman"/>
            <w:color w:val="000000"/>
            <w:sz w:val="28"/>
            <w:szCs w:val="28"/>
          </w:rPr>
          <w:t xml:space="preserve"> </w:t>
        </w:r>
      </w:ins>
      <w:r w:rsidR="00F20C51">
        <w:rPr>
          <w:rStyle w:val="af3"/>
        </w:rPr>
        <w:commentReference w:id="133"/>
      </w:r>
      <w:ins w:id="135" w:author="Валентин" w:date="2019-01-14T19:01:00Z">
        <w:r w:rsidR="008C1CBE">
          <w:rPr>
            <w:rFonts w:ascii="Times New Roman" w:eastAsia="Times New Roman" w:hAnsi="Times New Roman" w:cs="Times New Roman"/>
            <w:color w:val="000000"/>
            <w:sz w:val="28"/>
            <w:szCs w:val="28"/>
          </w:rPr>
          <w:t>— уменьшено количество переходов</w:t>
        </w:r>
      </w:ins>
      <w:ins w:id="136" w:author="Валентин" w:date="2019-01-14T19:02:00Z">
        <w:r w:rsidR="008C1CBE">
          <w:rPr>
            <w:rFonts w:ascii="Times New Roman" w:eastAsia="Times New Roman" w:hAnsi="Times New Roman" w:cs="Times New Roman"/>
            <w:color w:val="000000"/>
            <w:sz w:val="28"/>
            <w:szCs w:val="28"/>
          </w:rPr>
          <w:t xml:space="preserve"> между элементами</w:t>
        </w:r>
      </w:ins>
      <w:ins w:id="137" w:author="Валентин" w:date="2019-01-14T19:01:00Z">
        <w:r w:rsidR="008C1CBE">
          <w:rPr>
            <w:rFonts w:ascii="Times New Roman" w:eastAsia="Times New Roman" w:hAnsi="Times New Roman" w:cs="Times New Roman"/>
            <w:color w:val="000000"/>
            <w:sz w:val="28"/>
            <w:szCs w:val="28"/>
          </w:rPr>
          <w:t>, соответс</w:t>
        </w:r>
      </w:ins>
      <w:ins w:id="138" w:author="Валентин" w:date="2019-01-14T19:02:00Z">
        <w:r w:rsidR="008C1CBE">
          <w:rPr>
            <w:rFonts w:ascii="Times New Roman" w:eastAsia="Times New Roman" w:hAnsi="Times New Roman" w:cs="Times New Roman"/>
            <w:color w:val="000000"/>
            <w:sz w:val="28"/>
            <w:szCs w:val="28"/>
          </w:rPr>
          <w:t>т</w:t>
        </w:r>
      </w:ins>
      <w:ins w:id="139" w:author="Валентин" w:date="2019-01-14T19:01:00Z">
        <w:r w:rsidR="008C1CBE">
          <w:rPr>
            <w:rFonts w:ascii="Times New Roman" w:eastAsia="Times New Roman" w:hAnsi="Times New Roman" w:cs="Times New Roman"/>
            <w:color w:val="000000"/>
            <w:sz w:val="28"/>
            <w:szCs w:val="28"/>
          </w:rPr>
          <w:t>венно тратится меньше времени</w:t>
        </w:r>
      </w:ins>
      <w:ins w:id="140" w:author="Валентин" w:date="2019-01-14T19:13:00Z">
        <w:r w:rsidR="005B6D09">
          <w:rPr>
            <w:rFonts w:ascii="Times New Roman" w:eastAsia="Times New Roman" w:hAnsi="Times New Roman" w:cs="Times New Roman"/>
            <w:color w:val="000000"/>
            <w:sz w:val="28"/>
            <w:szCs w:val="28"/>
          </w:rPr>
          <w:t xml:space="preserve"> на то, чтобы пользователь добрался до нужной операции</w:t>
        </w:r>
      </w:ins>
      <w:r w:rsidR="00FF34A3">
        <w:rPr>
          <w:rFonts w:ascii="Times New Roman" w:eastAsia="Times New Roman" w:hAnsi="Times New Roman" w:cs="Times New Roman"/>
          <w:color w:val="000000"/>
          <w:sz w:val="28"/>
          <w:szCs w:val="28"/>
        </w:rPr>
        <w:t>.</w:t>
      </w:r>
    </w:p>
    <w:p w14:paraId="1DE305B1" w14:textId="06362A84" w:rsidR="00657242" w:rsidRPr="003F0F68" w:rsidRDefault="00CC65D4" w:rsidP="00CC65D4">
      <w:pPr>
        <w:spacing w:line="360" w:lineRule="auto"/>
        <w:ind w:firstLine="708"/>
        <w:jc w:val="both"/>
        <w:rPr>
          <w:rFonts w:ascii="Times New Roman" w:eastAsia="Times New Roman" w:hAnsi="Times New Roman" w:cs="Times New Roman"/>
          <w:sz w:val="28"/>
          <w:szCs w:val="28"/>
        </w:rPr>
        <w:pPrChange w:id="141" w:author="Валентин" w:date="2019-01-14T18:46:00Z">
          <w:pPr>
            <w:spacing w:line="360" w:lineRule="auto"/>
            <w:ind w:firstLine="567"/>
            <w:jc w:val="both"/>
          </w:pPr>
        </w:pPrChange>
      </w:pPr>
      <w:ins w:id="142" w:author="Валентин" w:date="2019-01-14T18:46:00Z">
        <w:r>
          <w:rPr>
            <w:rFonts w:ascii="Times New Roman" w:eastAsia="Times New Roman" w:hAnsi="Times New Roman" w:cs="Times New Roman"/>
            <w:color w:val="000000"/>
            <w:sz w:val="28"/>
            <w:szCs w:val="28"/>
          </w:rPr>
          <w:t xml:space="preserve"> </w:t>
        </w:r>
      </w:ins>
      <w:r w:rsidR="00E41FB5"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00E41FB5"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00E41FB5" w:rsidRPr="003F0F68">
        <w:rPr>
          <w:rFonts w:ascii="Times New Roman" w:eastAsia="Times New Roman" w:hAnsi="Times New Roman" w:cs="Times New Roman"/>
          <w:color w:val="000000"/>
          <w:sz w:val="28"/>
          <w:szCs w:val="28"/>
        </w:rPr>
        <w:t>.</w:t>
      </w:r>
    </w:p>
    <w:p w14:paraId="295E1AAA" w14:textId="77777777" w:rsidR="00DE7B3E" w:rsidRPr="003F0F68" w:rsidRDefault="00DE7B3E" w:rsidP="00544A56">
      <w:pPr>
        <w:pStyle w:val="TNR"/>
        <w:ind w:firstLine="567"/>
      </w:pPr>
      <w:r w:rsidRPr="003F0F68">
        <w:t>Требования к дизайну разрабатываемо</w:t>
      </w:r>
      <w:r w:rsidR="00A874BE">
        <w:t>го</w:t>
      </w:r>
      <w:r w:rsidRPr="003F0F68">
        <w:t xml:space="preserve"> программно</w:t>
      </w:r>
      <w:r w:rsidR="00A874BE">
        <w:t>го продукта</w:t>
      </w:r>
      <w:r w:rsidRPr="003F0F68">
        <w:t>:</w:t>
      </w:r>
    </w:p>
    <w:p w14:paraId="1A31AA8D" w14:textId="77777777" w:rsidR="00DE7B3E" w:rsidRDefault="00C34124" w:rsidP="00544A56">
      <w:pPr>
        <w:pStyle w:val="TNR"/>
        <w:numPr>
          <w:ilvl w:val="0"/>
          <w:numId w:val="12"/>
        </w:numPr>
      </w:pPr>
      <w:r>
        <w:t>Структурированная информация</w:t>
      </w:r>
    </w:p>
    <w:p w14:paraId="7E689EF0" w14:textId="77777777" w:rsidR="00C34124" w:rsidRPr="003F0F68" w:rsidRDefault="00C34124" w:rsidP="00544A56">
      <w:pPr>
        <w:pStyle w:val="TNR"/>
        <w:numPr>
          <w:ilvl w:val="0"/>
          <w:numId w:val="12"/>
        </w:numPr>
      </w:pPr>
      <w:r>
        <w:t>Эргономика</w:t>
      </w:r>
    </w:p>
    <w:p w14:paraId="0EA6547A" w14:textId="77777777" w:rsidR="00DE7B3E" w:rsidRDefault="00C34124" w:rsidP="00544A56">
      <w:pPr>
        <w:pStyle w:val="TNR"/>
        <w:numPr>
          <w:ilvl w:val="0"/>
          <w:numId w:val="12"/>
        </w:numPr>
      </w:pPr>
      <w:r>
        <w:t>Приятная</w:t>
      </w:r>
      <w:r w:rsidR="00DE7B3E" w:rsidRPr="003F0F68">
        <w:t xml:space="preserve"> </w:t>
      </w:r>
      <w:r>
        <w:t>визуализация</w:t>
      </w:r>
      <w:r w:rsidR="00DE7B3E" w:rsidRPr="003F0F68">
        <w:t>.</w:t>
      </w:r>
    </w:p>
    <w:p w14:paraId="1E038664" w14:textId="77777777" w:rsidR="00376551" w:rsidRPr="003F0F68" w:rsidRDefault="00376551" w:rsidP="00376551">
      <w:pPr>
        <w:pStyle w:val="TNR"/>
        <w:ind w:left="720" w:firstLine="0"/>
      </w:pPr>
    </w:p>
    <w:p w14:paraId="08477B67" w14:textId="77777777" w:rsidR="00473169" w:rsidRDefault="00473169" w:rsidP="00544A56">
      <w:pPr>
        <w:spacing w:after="0" w:line="360" w:lineRule="auto"/>
        <w:ind w:firstLine="709"/>
        <w:jc w:val="both"/>
        <w:rPr>
          <w:rFonts w:ascii="Times New Roman" w:hAnsi="Times New Roman" w:cs="Times New Roman"/>
          <w:sz w:val="28"/>
          <w:szCs w:val="28"/>
        </w:rPr>
      </w:pPr>
      <w:r w:rsidRPr="003F0F68">
        <w:rPr>
          <w:rFonts w:ascii="Times New Roman" w:hAnsi="Times New Roman" w:cs="Times New Roman"/>
          <w:sz w:val="28"/>
          <w:szCs w:val="28"/>
        </w:rPr>
        <w:t>Технические требования</w:t>
      </w:r>
      <w:r w:rsidR="00C34124">
        <w:rPr>
          <w:rFonts w:ascii="Times New Roman" w:hAnsi="Times New Roman" w:cs="Times New Roman"/>
          <w:sz w:val="28"/>
          <w:szCs w:val="28"/>
        </w:rPr>
        <w:t>:</w:t>
      </w:r>
    </w:p>
    <w:p w14:paraId="3955E66D" w14:textId="77777777" w:rsidR="00C34124" w:rsidRPr="00C34124" w:rsidRDefault="00C34124" w:rsidP="00544A56">
      <w:pPr>
        <w:spacing w:after="0" w:line="360" w:lineRule="auto"/>
        <w:ind w:firstLine="709"/>
        <w:jc w:val="both"/>
        <w:rPr>
          <w:rFonts w:ascii="Times New Roman" w:hAnsi="Times New Roman" w:cs="Times New Roman"/>
          <w:sz w:val="28"/>
          <w:szCs w:val="28"/>
        </w:rPr>
      </w:pPr>
      <w:commentRangeStart w:id="143"/>
      <w:r>
        <w:rPr>
          <w:rFonts w:ascii="Times New Roman" w:hAnsi="Times New Roman" w:cs="Times New Roman"/>
          <w:sz w:val="28"/>
          <w:szCs w:val="28"/>
        </w:rPr>
        <w:t xml:space="preserve">Работа с </w:t>
      </w:r>
      <w:r>
        <w:rPr>
          <w:rFonts w:ascii="Times New Roman" w:hAnsi="Times New Roman" w:cs="Times New Roman"/>
          <w:sz w:val="28"/>
          <w:szCs w:val="28"/>
          <w:lang w:val="en-US"/>
        </w:rPr>
        <w:t>vk</w:t>
      </w:r>
      <w:r w:rsidRPr="00C34124">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 ниже 5 версии</w:t>
      </w:r>
    </w:p>
    <w:p w14:paraId="2F75AC6E" w14:textId="77777777"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Написание приложения на версии </w:t>
      </w:r>
      <w:r>
        <w:rPr>
          <w:rFonts w:ascii="Times New Roman" w:hAnsi="Times New Roman" w:cs="Times New Roman"/>
          <w:sz w:val="28"/>
          <w:szCs w:val="28"/>
          <w:lang w:val="en-US"/>
        </w:rPr>
        <w:t>PHP</w:t>
      </w:r>
      <w:r w:rsidRPr="00C34124">
        <w:rPr>
          <w:rFonts w:ascii="Times New Roman" w:hAnsi="Times New Roman" w:cs="Times New Roman"/>
          <w:sz w:val="28"/>
          <w:szCs w:val="28"/>
        </w:rPr>
        <w:t xml:space="preserve"> </w:t>
      </w:r>
      <w:r>
        <w:rPr>
          <w:rFonts w:ascii="Times New Roman" w:hAnsi="Times New Roman" w:cs="Times New Roman"/>
          <w:sz w:val="28"/>
          <w:szCs w:val="28"/>
        </w:rPr>
        <w:t>не ниже 7</w:t>
      </w:r>
    </w:p>
    <w:p w14:paraId="5064C0B7" w14:textId="77777777" w:rsidR="00A874BE" w:rsidRPr="00376551" w:rsidRDefault="00376551" w:rsidP="00544A56">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модернизации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Возможность открытия браузера и работы с БД</w:t>
      </w:r>
    </w:p>
    <w:commentRangeEnd w:id="143"/>
    <w:p w14:paraId="444214A1" w14:textId="06E3B244" w:rsidR="000E7D5A" w:rsidDel="00414390" w:rsidRDefault="00F20C51" w:rsidP="003F0F68">
      <w:pPr>
        <w:spacing w:line="360" w:lineRule="auto"/>
        <w:ind w:firstLine="708"/>
        <w:rPr>
          <w:del w:id="144" w:author="Валентин" w:date="2019-01-14T20:18:00Z"/>
          <w:rFonts w:ascii="Times New Roman" w:eastAsia="Times New Roman" w:hAnsi="Times New Roman" w:cs="Times New Roman"/>
          <w:sz w:val="28"/>
          <w:szCs w:val="28"/>
        </w:rPr>
      </w:pPr>
      <w:r>
        <w:rPr>
          <w:rStyle w:val="af3"/>
        </w:rPr>
        <w:commentReference w:id="143"/>
      </w:r>
    </w:p>
    <w:p w14:paraId="361E50C3" w14:textId="77777777" w:rsidR="000E7D5A" w:rsidRPr="00C34124" w:rsidRDefault="000E7D5A" w:rsidP="00414390">
      <w:pPr>
        <w:spacing w:line="360" w:lineRule="auto"/>
        <w:ind w:firstLine="708"/>
        <w:rPr>
          <w:rFonts w:ascii="Times New Roman" w:eastAsia="Times New Roman" w:hAnsi="Times New Roman" w:cs="Times New Roman"/>
          <w:sz w:val="28"/>
          <w:szCs w:val="28"/>
        </w:rPr>
        <w:pPrChange w:id="145" w:author="Валентин" w:date="2019-01-14T20:18:00Z">
          <w:pPr/>
        </w:pPrChange>
      </w:pPr>
      <w:bookmarkStart w:id="146" w:name="_GoBack"/>
      <w:bookmarkEnd w:id="146"/>
      <w:r>
        <w:rPr>
          <w:rFonts w:ascii="Times New Roman" w:eastAsia="Times New Roman" w:hAnsi="Times New Roman" w:cs="Times New Roman"/>
          <w:sz w:val="28"/>
          <w:szCs w:val="28"/>
        </w:rPr>
        <w:br w:type="page"/>
      </w:r>
    </w:p>
    <w:p w14:paraId="440D0E60" w14:textId="77777777" w:rsidR="0080575F" w:rsidRDefault="00B82D2F" w:rsidP="00555B9E">
      <w:pPr>
        <w:pStyle w:val="1"/>
        <w:spacing w:before="0" w:line="360" w:lineRule="auto"/>
        <w:jc w:val="center"/>
        <w:rPr>
          <w:rFonts w:ascii="Times New Roman" w:hAnsi="Times New Roman" w:cs="Times New Roman"/>
          <w:color w:val="auto"/>
        </w:rPr>
      </w:pPr>
      <w:bookmarkStart w:id="147" w:name="_Toc534824519"/>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147"/>
    </w:p>
    <w:p w14:paraId="43ED41EE" w14:textId="77777777" w:rsidR="00F20C51" w:rsidRDefault="00F20C51" w:rsidP="003E5A28">
      <w:pPr>
        <w:pStyle w:val="TNR"/>
        <w:jc w:val="center"/>
        <w:rPr>
          <w:ins w:id="148" w:author="Виктория" w:date="2019-01-14T11:40:00Z"/>
        </w:rPr>
      </w:pPr>
      <w:ins w:id="149" w:author="Виктория" w:date="2019-01-14T11:40:00Z">
        <w:r>
          <w:t>Нужно поясняющее предложение – что будет рассмотрено и зачем</w:t>
        </w:r>
      </w:ins>
    </w:p>
    <w:p w14:paraId="00072520" w14:textId="77777777" w:rsidR="003E5A28" w:rsidRPr="003E5A28" w:rsidRDefault="003E5A28" w:rsidP="003E5A28">
      <w:pPr>
        <w:pStyle w:val="TNR"/>
        <w:jc w:val="center"/>
      </w:pPr>
      <w:r w:rsidRPr="001B289F">
        <w:rPr>
          <w:lang w:val="en-US"/>
        </w:rPr>
        <w:t>Kuku</w:t>
      </w:r>
    </w:p>
    <w:p w14:paraId="2D27F20D" w14:textId="5B3E9CB6" w:rsidR="009D4B29" w:rsidRDefault="009D4B29" w:rsidP="003E5A28">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ins w:id="150" w:author="Валентин" w:date="2019-01-14T18:23:00Z">
        <w:r w:rsidR="00441339">
          <w:rPr>
            <w:rFonts w:ascii="Times New Roman" w:hAnsi="Times New Roman" w:cs="Times New Roman"/>
            <w:sz w:val="28"/>
            <w:szCs w:val="28"/>
          </w:rPr>
          <w:t xml:space="preserve"> — </w:t>
        </w:r>
      </w:ins>
      <w:del w:id="151" w:author="Валентин" w:date="2019-01-14T18:22:00Z">
        <w:r w:rsidRPr="001B289F" w:rsidDel="00441339">
          <w:rPr>
            <w:rFonts w:ascii="Times New Roman" w:hAnsi="Times New Roman" w:cs="Times New Roman"/>
            <w:sz w:val="28"/>
            <w:szCs w:val="28"/>
          </w:rPr>
          <w:delText xml:space="preserve"> </w:delText>
        </w:r>
        <w:commentRangeStart w:id="152"/>
        <w:r w:rsidRPr="001B289F" w:rsidDel="00441339">
          <w:rPr>
            <w:rFonts w:ascii="Times New Roman" w:hAnsi="Times New Roman" w:cs="Times New Roman"/>
            <w:sz w:val="28"/>
            <w:szCs w:val="28"/>
          </w:rPr>
          <w:delText>-</w:delText>
        </w:r>
        <w:commentRangeEnd w:id="152"/>
        <w:r w:rsidR="007B3CB1" w:rsidDel="00441339">
          <w:rPr>
            <w:rStyle w:val="af3"/>
          </w:rPr>
          <w:commentReference w:id="152"/>
        </w:r>
        <w:r w:rsidRPr="001B289F" w:rsidDel="00441339">
          <w:rPr>
            <w:rFonts w:ascii="Times New Roman" w:hAnsi="Times New Roman" w:cs="Times New Roman"/>
            <w:sz w:val="28"/>
            <w:szCs w:val="28"/>
          </w:rPr>
          <w:delText xml:space="preserve"> </w:delText>
        </w:r>
      </w:del>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707DA3C1" w14:textId="09DE28B2" w:rsidR="002011F8" w:rsidDel="00F248E9" w:rsidRDefault="004F3888" w:rsidP="00F248E9">
      <w:pPr>
        <w:spacing w:line="240" w:lineRule="auto"/>
        <w:jc w:val="both"/>
        <w:rPr>
          <w:del w:id="153" w:author="Валентин" w:date="2019-01-14T19:25:00Z"/>
          <w:rFonts w:ascii="Times New Roman" w:hAnsi="Times New Roman" w:cs="Times New Roman"/>
          <w:sz w:val="28"/>
          <w:szCs w:val="28"/>
        </w:rPr>
        <w:pPrChange w:id="154" w:author="Валентин" w:date="2019-01-14T19:25:00Z">
          <w:pPr>
            <w:spacing w:line="360" w:lineRule="auto"/>
            <w:jc w:val="both"/>
          </w:pPr>
        </w:pPrChange>
      </w:pPr>
      <w:r>
        <w:rPr>
          <w:rFonts w:ascii="Times New Roman" w:hAnsi="Times New Roman" w:cs="Times New Roman"/>
          <w:noProof/>
          <w:sz w:val="28"/>
          <w:szCs w:val="28"/>
        </w:rPr>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14:paraId="1F001216" w14:textId="46E92EA7" w:rsidR="001B289F" w:rsidRPr="001B289F" w:rsidDel="00F248E9" w:rsidRDefault="008A6F0D" w:rsidP="00F248E9">
      <w:pPr>
        <w:spacing w:line="240" w:lineRule="auto"/>
        <w:jc w:val="both"/>
        <w:rPr>
          <w:del w:id="155" w:author="Валентин" w:date="2019-01-14T19:25:00Z"/>
          <w:rFonts w:ascii="Times New Roman" w:hAnsi="Times New Roman" w:cs="Times New Roman"/>
          <w:sz w:val="28"/>
          <w:szCs w:val="28"/>
        </w:rPr>
        <w:pPrChange w:id="156" w:author="Валентин" w:date="2019-01-14T19:25:00Z">
          <w:pPr>
            <w:tabs>
              <w:tab w:val="center" w:pos="5031"/>
              <w:tab w:val="left" w:pos="6751"/>
            </w:tabs>
            <w:spacing w:line="360" w:lineRule="auto"/>
            <w:ind w:firstLine="708"/>
          </w:pPr>
        </w:pPrChange>
      </w:pPr>
      <w:commentRangeStart w:id="157"/>
      <w:r>
        <w:rPr>
          <w:rFonts w:ascii="Times New Roman" w:hAnsi="Times New Roman" w:cs="Times New Roman"/>
          <w:sz w:val="28"/>
          <w:szCs w:val="28"/>
        </w:rPr>
        <w:tab/>
        <w:t>Рис 1</w:t>
      </w:r>
      <w:ins w:id="158" w:author="Виктория" w:date="2019-01-14T11:40:00Z">
        <w:r w:rsidR="00F20C51">
          <w:rPr>
            <w:rFonts w:ascii="Times New Roman" w:hAnsi="Times New Roman" w:cs="Times New Roman"/>
            <w:sz w:val="28"/>
            <w:szCs w:val="28"/>
          </w:rPr>
          <w:t>.</w:t>
        </w:r>
      </w:ins>
      <w:commentRangeStart w:id="159"/>
      <w:r w:rsidR="001B289F">
        <w:rPr>
          <w:rFonts w:ascii="Times New Roman" w:hAnsi="Times New Roman" w:cs="Times New Roman"/>
          <w:sz w:val="28"/>
          <w:szCs w:val="28"/>
        </w:rPr>
        <w:t xml:space="preserve"> </w:t>
      </w:r>
      <w:del w:id="160" w:author="Валентин" w:date="2019-01-14T19:23:00Z">
        <w:r w:rsidR="001B289F" w:rsidDel="00F248E9">
          <w:rPr>
            <w:rFonts w:ascii="Times New Roman" w:hAnsi="Times New Roman" w:cs="Times New Roman"/>
            <w:sz w:val="28"/>
            <w:szCs w:val="28"/>
          </w:rPr>
          <w:delText xml:space="preserve">– </w:delText>
        </w:r>
      </w:del>
      <w:commentRangeEnd w:id="159"/>
      <w:r w:rsidR="00F20C51">
        <w:rPr>
          <w:rStyle w:val="af3"/>
        </w:rPr>
        <w:commentReference w:id="159"/>
      </w:r>
      <w:ins w:id="161" w:author="Валентин" w:date="2019-01-14T20:04:00Z">
        <w:r w:rsidR="004144F5">
          <w:rPr>
            <w:rFonts w:ascii="Times New Roman" w:hAnsi="Times New Roman" w:cs="Times New Roman"/>
            <w:sz w:val="28"/>
            <w:szCs w:val="28"/>
          </w:rPr>
          <w:t>Г</w:t>
        </w:r>
      </w:ins>
      <w:del w:id="162" w:author="Валентин" w:date="2019-01-14T20:04:00Z">
        <w:r w:rsidR="00511053" w:rsidDel="004144F5">
          <w:rPr>
            <w:rFonts w:ascii="Times New Roman" w:hAnsi="Times New Roman" w:cs="Times New Roman"/>
            <w:sz w:val="28"/>
            <w:szCs w:val="28"/>
          </w:rPr>
          <w:delText>г</w:delText>
        </w:r>
      </w:del>
      <w:r w:rsidR="00511053">
        <w:rPr>
          <w:rFonts w:ascii="Times New Roman" w:hAnsi="Times New Roman" w:cs="Times New Roman"/>
          <w:sz w:val="28"/>
          <w:szCs w:val="28"/>
        </w:rPr>
        <w:t xml:space="preserve">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ins w:id="163" w:author="Виктория" w:date="2019-01-14T11:41:00Z">
        <w:r w:rsidR="00F20C51">
          <w:rPr>
            <w:rFonts w:ascii="Times New Roman" w:hAnsi="Times New Roman" w:cs="Times New Roman"/>
            <w:sz w:val="28"/>
            <w:szCs w:val="28"/>
          </w:rPr>
          <w:t>.</w:t>
        </w:r>
      </w:ins>
      <w:del w:id="164" w:author="Валентин" w:date="2019-01-14T19:25:00Z">
        <w:r w:rsidR="001B289F" w:rsidDel="00F248E9">
          <w:rPr>
            <w:rFonts w:ascii="Times New Roman" w:hAnsi="Times New Roman" w:cs="Times New Roman"/>
            <w:sz w:val="28"/>
            <w:szCs w:val="28"/>
          </w:rPr>
          <w:tab/>
        </w:r>
      </w:del>
    </w:p>
    <w:p w14:paraId="5FD8FFD1" w14:textId="77777777" w:rsidR="00F248E9" w:rsidRDefault="00F248E9" w:rsidP="00F248E9">
      <w:pPr>
        <w:tabs>
          <w:tab w:val="center" w:pos="5031"/>
          <w:tab w:val="left" w:pos="6751"/>
        </w:tabs>
        <w:spacing w:line="240" w:lineRule="auto"/>
        <w:ind w:firstLine="708"/>
        <w:rPr>
          <w:ins w:id="165" w:author="Валентин" w:date="2019-01-14T19:25:00Z"/>
          <w:rFonts w:ascii="Times New Roman" w:hAnsi="Times New Roman" w:cs="Times New Roman"/>
          <w:sz w:val="28"/>
          <w:szCs w:val="28"/>
        </w:rPr>
        <w:pPrChange w:id="166" w:author="Валентин" w:date="2019-01-14T19:25:00Z">
          <w:pPr>
            <w:spacing w:line="360" w:lineRule="auto"/>
            <w:jc w:val="both"/>
          </w:pPr>
        </w:pPrChange>
      </w:pPr>
    </w:p>
    <w:p w14:paraId="60C289EA" w14:textId="22CAF9AC" w:rsidR="001B289F" w:rsidRPr="00F248E9" w:rsidRDefault="006F507C" w:rsidP="00F248E9">
      <w:pPr>
        <w:tabs>
          <w:tab w:val="center" w:pos="5031"/>
          <w:tab w:val="left" w:pos="6751"/>
        </w:tabs>
        <w:spacing w:line="360" w:lineRule="auto"/>
        <w:jc w:val="both"/>
        <w:rPr>
          <w:rFonts w:ascii="Times New Roman" w:hAnsi="Times New Roman" w:cs="Times New Roman"/>
          <w:sz w:val="28"/>
          <w:szCs w:val="28"/>
        </w:rPr>
        <w:pPrChange w:id="167" w:author="Валентин" w:date="2019-01-14T19:26:00Z">
          <w:pPr>
            <w:spacing w:line="360" w:lineRule="auto"/>
            <w:jc w:val="both"/>
          </w:pPr>
        </w:pPrChange>
      </w:pPr>
      <w:commentRangeStart w:id="168"/>
      <w:r w:rsidRPr="00F248E9">
        <w:rPr>
          <w:rFonts w:ascii="Times New Roman" w:hAnsi="Times New Roman" w:cs="Times New Roman"/>
          <w:sz w:val="28"/>
          <w:szCs w:val="28"/>
        </w:rPr>
        <w:t xml:space="preserve">Плюсы: </w:t>
      </w:r>
    </w:p>
    <w:p w14:paraId="2231D17E" w14:textId="77777777" w:rsidR="006F507C" w:rsidRPr="00F248E9" w:rsidRDefault="006F507C" w:rsidP="00F248E9">
      <w:pPr>
        <w:spacing w:line="360" w:lineRule="auto"/>
        <w:jc w:val="both"/>
        <w:rPr>
          <w:rFonts w:ascii="Times New Roman" w:hAnsi="Times New Roman" w:cs="Times New Roman"/>
          <w:color w:val="222222"/>
          <w:sz w:val="28"/>
          <w:szCs w:val="28"/>
          <w:shd w:val="clear" w:color="auto" w:fill="FFFFFF"/>
        </w:rPr>
      </w:pPr>
      <w:r w:rsidRPr="00F248E9">
        <w:rPr>
          <w:rFonts w:ascii="Times New Roman" w:hAnsi="Times New Roman" w:cs="Times New Roman"/>
          <w:color w:val="222222"/>
          <w:sz w:val="28"/>
          <w:szCs w:val="28"/>
          <w:shd w:val="clear" w:color="auto" w:fill="FFFFFF"/>
        </w:rPr>
        <w:t>Есть бесплатный 14-дневный пробный период.</w:t>
      </w:r>
    </w:p>
    <w:p w14:paraId="6C3E8F6F" w14:textId="77777777" w:rsidR="000D4E40" w:rsidRPr="00E43A43" w:rsidRDefault="000D4E40" w:rsidP="00F248E9">
      <w:pPr>
        <w:spacing w:line="360" w:lineRule="auto"/>
        <w:jc w:val="both"/>
        <w:rPr>
          <w:rFonts w:ascii="Times New Roman" w:hAnsi="Times New Roman" w:cs="Times New Roman"/>
          <w:color w:val="222222"/>
          <w:sz w:val="28"/>
          <w:szCs w:val="28"/>
          <w:shd w:val="clear" w:color="auto" w:fill="FFFFFF"/>
        </w:rPr>
      </w:pPr>
      <w:r w:rsidRPr="00E43A43">
        <w:rPr>
          <w:rFonts w:ascii="Times New Roman" w:hAnsi="Times New Roman" w:cs="Times New Roman"/>
          <w:color w:val="222222"/>
          <w:sz w:val="28"/>
          <w:szCs w:val="28"/>
          <w:shd w:val="clear" w:color="auto" w:fill="FFFFFF"/>
        </w:rPr>
        <w:t>Минусы:</w:t>
      </w:r>
    </w:p>
    <w:p w14:paraId="37118C29" w14:textId="77777777" w:rsidR="00AA50E2" w:rsidRPr="00F248E9" w:rsidRDefault="000D4E40" w:rsidP="003E2F1C">
      <w:pPr>
        <w:spacing w:line="360" w:lineRule="auto"/>
        <w:jc w:val="both"/>
        <w:rPr>
          <w:rFonts w:ascii="Times New Roman" w:hAnsi="Times New Roman" w:cs="Times New Roman"/>
          <w:color w:val="222222"/>
          <w:sz w:val="28"/>
          <w:szCs w:val="28"/>
          <w:shd w:val="clear" w:color="auto" w:fill="FFFFFF"/>
        </w:rPr>
      </w:pPr>
      <w:r w:rsidRPr="003E2F1C">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commentRangeEnd w:id="157"/>
      <w:r w:rsidR="00F20C51" w:rsidRPr="00F248E9">
        <w:rPr>
          <w:rStyle w:val="af3"/>
          <w:rFonts w:ascii="Times New Roman" w:hAnsi="Times New Roman" w:cs="Times New Roman"/>
          <w:sz w:val="28"/>
          <w:szCs w:val="28"/>
          <w:rPrChange w:id="169" w:author="Валентин" w:date="2019-01-14T19:26:00Z">
            <w:rPr>
              <w:rStyle w:val="af3"/>
            </w:rPr>
          </w:rPrChange>
        </w:rPr>
        <w:commentReference w:id="157"/>
      </w:r>
      <w:r w:rsidR="00AA50E2" w:rsidRPr="00F248E9">
        <w:rPr>
          <w:rFonts w:ascii="Times New Roman" w:hAnsi="Times New Roman" w:cs="Times New Roman"/>
          <w:color w:val="222222"/>
          <w:sz w:val="28"/>
          <w:szCs w:val="28"/>
          <w:shd w:val="clear" w:color="auto" w:fill="FFFFFF"/>
        </w:rPr>
        <w:br w:type="page"/>
      </w:r>
    </w:p>
    <w:commentRangeEnd w:id="168"/>
    <w:p w14:paraId="373ADE08" w14:textId="77777777" w:rsidR="005876A2" w:rsidRPr="003E5A28" w:rsidRDefault="00F20C51" w:rsidP="003E5A28">
      <w:pPr>
        <w:pStyle w:val="TNR"/>
        <w:jc w:val="center"/>
      </w:pPr>
      <w:r>
        <w:rPr>
          <w:rStyle w:val="af3"/>
          <w:rFonts w:asciiTheme="minorHAnsi" w:eastAsiaTheme="minorEastAsia" w:hAnsiTheme="minorHAnsi" w:cstheme="minorBidi"/>
          <w:lang w:eastAsia="ru-RU"/>
        </w:rPr>
        <w:lastRenderedPageBreak/>
        <w:commentReference w:id="168"/>
      </w:r>
      <w:r w:rsidR="005876A2" w:rsidRPr="003E5A28">
        <w:t>TargetHunter</w:t>
      </w:r>
    </w:p>
    <w:p w14:paraId="6864AA47" w14:textId="27A988C8" w:rsidR="0015471B" w:rsidRPr="0015471B" w:rsidRDefault="00511053" w:rsidP="0015471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Програмный продукт - TargetHunter </w:t>
      </w:r>
      <w:ins w:id="170" w:author="Валентин" w:date="2019-01-14T19:23:00Z">
        <w:r w:rsidR="00F248E9">
          <w:rPr>
            <w:rFonts w:ascii="Times New Roman" w:hAnsi="Times New Roman" w:cs="Times New Roman"/>
            <w:sz w:val="28"/>
            <w:szCs w:val="28"/>
          </w:rPr>
          <w:t xml:space="preserve">– </w:t>
        </w:r>
      </w:ins>
      <w:commentRangeStart w:id="171"/>
      <w:del w:id="172" w:author="Валентин" w:date="2019-01-14T19:23:00Z">
        <w:r w:rsidDel="00F248E9">
          <w:rPr>
            <w:rFonts w:ascii="Times New Roman" w:hAnsi="Times New Roman" w:cs="Times New Roman"/>
            <w:sz w:val="28"/>
            <w:szCs w:val="28"/>
          </w:rPr>
          <w:delText>—</w:delText>
        </w:r>
        <w:commentRangeEnd w:id="171"/>
        <w:r w:rsidR="007B3CB1" w:rsidDel="00F248E9">
          <w:rPr>
            <w:rStyle w:val="af3"/>
          </w:rPr>
          <w:commentReference w:id="171"/>
        </w:r>
        <w:r w:rsidDel="00F248E9">
          <w:rPr>
            <w:rFonts w:ascii="Times New Roman" w:hAnsi="Times New Roman" w:cs="Times New Roman"/>
            <w:sz w:val="28"/>
            <w:szCs w:val="28"/>
          </w:rPr>
          <w:delText xml:space="preserve"> </w:delText>
        </w:r>
      </w:del>
      <w:r>
        <w:rPr>
          <w:rFonts w:ascii="Times New Roman" w:hAnsi="Times New Roman" w:cs="Times New Roman"/>
          <w:sz w:val="28"/>
          <w:szCs w:val="28"/>
        </w:rPr>
        <w:t>п</w:t>
      </w:r>
      <w:r w:rsidR="0015471B" w:rsidRPr="0015471B">
        <w:rPr>
          <w:rFonts w:ascii="Times New Roman" w:hAnsi="Times New Roman" w:cs="Times New Roman"/>
          <w:sz w:val="28"/>
          <w:szCs w:val="28"/>
        </w:rPr>
        <w:t>редоставляет современные инструменты для анализа и подбора активной целевой аудитории ВКонтакте. С</w:t>
      </w:r>
      <w:r w:rsidR="0052512A">
        <w:rPr>
          <w:rFonts w:ascii="Times New Roman" w:hAnsi="Times New Roman" w:cs="Times New Roman"/>
          <w:sz w:val="28"/>
          <w:szCs w:val="28"/>
        </w:rPr>
        <w:t>ервис позволя</w:t>
      </w:r>
      <w:r w:rsidR="0015471B" w:rsidRPr="0015471B">
        <w:rPr>
          <w:rFonts w:ascii="Times New Roman" w:hAnsi="Times New Roman" w:cs="Times New Roman"/>
          <w:sz w:val="28"/>
          <w:szCs w:val="28"/>
        </w:rPr>
        <w:t>ет значительно снизить рекламные расходы</w:t>
      </w:r>
      <w:r w:rsidR="0052512A">
        <w:rPr>
          <w:rFonts w:ascii="Times New Roman" w:hAnsi="Times New Roman" w:cs="Times New Roman"/>
          <w:sz w:val="28"/>
          <w:szCs w:val="28"/>
        </w:rPr>
        <w:t>, за счет проработанных алгоритмов</w:t>
      </w:r>
      <w:r w:rsidR="0015471B" w:rsidRPr="0015471B">
        <w:rPr>
          <w:rFonts w:ascii="Times New Roman" w:hAnsi="Times New Roman" w:cs="Times New Roman"/>
          <w:sz w:val="28"/>
          <w:szCs w:val="28"/>
        </w:rPr>
        <w:t>.</w:t>
      </w:r>
    </w:p>
    <w:p w14:paraId="78E549AB" w14:textId="77777777" w:rsidR="002011F8" w:rsidRDefault="00C14DBD" w:rsidP="00BC5BD2">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10745A1D" wp14:editId="5AB1BCE3">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14:paraId="0F482A32" w14:textId="756D2AFC" w:rsidR="004F3888" w:rsidRPr="00B63DF4" w:rsidRDefault="004F3888" w:rsidP="004F388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B63DF4">
        <w:rPr>
          <w:rFonts w:ascii="Times New Roman" w:hAnsi="Times New Roman" w:cs="Times New Roman"/>
          <w:sz w:val="28"/>
          <w:szCs w:val="28"/>
        </w:rPr>
        <w:t>2</w:t>
      </w:r>
      <w:ins w:id="173" w:author="Валентин" w:date="2019-01-14T19:27:00Z">
        <w:r w:rsidR="00E43A43">
          <w:rPr>
            <w:rFonts w:ascii="Times New Roman" w:hAnsi="Times New Roman" w:cs="Times New Roman"/>
            <w:sz w:val="28"/>
            <w:szCs w:val="28"/>
          </w:rPr>
          <w:t>.</w:t>
        </w:r>
      </w:ins>
      <w:del w:id="174" w:author="Валентин" w:date="2019-01-14T19:27:00Z">
        <w:r w:rsidDel="00E43A43">
          <w:rPr>
            <w:rFonts w:ascii="Times New Roman" w:hAnsi="Times New Roman" w:cs="Times New Roman"/>
            <w:sz w:val="28"/>
            <w:szCs w:val="28"/>
          </w:rPr>
          <w:delText xml:space="preserve"> –</w:delText>
        </w:r>
      </w:del>
      <w:r>
        <w:rPr>
          <w:rFonts w:ascii="Times New Roman" w:hAnsi="Times New Roman" w:cs="Times New Roman"/>
          <w:sz w:val="28"/>
          <w:szCs w:val="28"/>
        </w:rPr>
        <w:t xml:space="preserve"> </w:t>
      </w:r>
      <w:ins w:id="175" w:author="Валентин" w:date="2019-01-14T20:04:00Z">
        <w:r w:rsidR="004144F5">
          <w:rPr>
            <w:rFonts w:ascii="Times New Roman" w:hAnsi="Times New Roman" w:cs="Times New Roman"/>
            <w:sz w:val="28"/>
            <w:szCs w:val="28"/>
          </w:rPr>
          <w:t>О</w:t>
        </w:r>
      </w:ins>
      <w:del w:id="176" w:author="Валентин" w:date="2019-01-14T20:04:00Z">
        <w:r w:rsidR="00511053" w:rsidDel="004144F5">
          <w:rPr>
            <w:rFonts w:ascii="Times New Roman" w:hAnsi="Times New Roman" w:cs="Times New Roman"/>
            <w:sz w:val="28"/>
            <w:szCs w:val="28"/>
          </w:rPr>
          <w:delText>о</w:delText>
        </w:r>
      </w:del>
      <w:r w:rsidR="00511053">
        <w:rPr>
          <w:rFonts w:ascii="Times New Roman" w:hAnsi="Times New Roman" w:cs="Times New Roman"/>
          <w:sz w:val="28"/>
          <w:szCs w:val="28"/>
        </w:rPr>
        <w:t xml:space="preserve">кно запроса </w:t>
      </w:r>
      <w:r>
        <w:rPr>
          <w:rFonts w:ascii="Times New Roman" w:hAnsi="Times New Roman" w:cs="Times New Roman"/>
          <w:sz w:val="28"/>
          <w:szCs w:val="28"/>
        </w:rPr>
        <w:t>«TargetHunter»</w:t>
      </w:r>
    </w:p>
    <w:p w14:paraId="5E878A6B" w14:textId="77777777"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14:paraId="10D604F0"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14:paraId="7D882B66"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6BF5DB71"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Стандартный тариф включает 90 функций для сбора ЦА и стоит 799 рублей на 30 дней.</w:t>
      </w:r>
      <w:r>
        <w:rPr>
          <w:rFonts w:ascii="Times New Roman" w:hAnsi="Times New Roman" w:cs="Times New Roman"/>
          <w:color w:val="222222"/>
          <w:sz w:val="28"/>
          <w:szCs w:val="28"/>
          <w:shd w:val="clear" w:color="auto" w:fill="FFFFFF"/>
        </w:rPr>
        <w:t xml:space="preserve"> </w:t>
      </w:r>
    </w:p>
    <w:p w14:paraId="51F073C3"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Н</w:t>
      </w:r>
      <w:r w:rsidRPr="00902E69">
        <w:rPr>
          <w:rFonts w:ascii="Times New Roman" w:hAnsi="Times New Roman" w:cs="Times New Roman"/>
          <w:color w:val="222222"/>
          <w:sz w:val="28"/>
          <w:szCs w:val="28"/>
          <w:shd w:val="clear" w:color="auto" w:fill="FFFFFF"/>
        </w:rPr>
        <w:t>е</w:t>
      </w:r>
      <w:r>
        <w:rPr>
          <w:rFonts w:ascii="Times New Roman" w:hAnsi="Times New Roman" w:cs="Times New Roman"/>
          <w:color w:val="222222"/>
          <w:sz w:val="28"/>
          <w:szCs w:val="28"/>
          <w:shd w:val="clear" w:color="auto" w:fill="FFFFFF"/>
        </w:rPr>
        <w:t xml:space="preserve"> обеспечивает возможности постить записи больше недели</w:t>
      </w:r>
    </w:p>
    <w:p w14:paraId="1095E778" w14:textId="77777777" w:rsidR="00AA50E2" w:rsidRDefault="002011F8" w:rsidP="00B17081">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Для наших целей является избыточным</w:t>
      </w:r>
      <w:r w:rsidR="0037020A">
        <w:rPr>
          <w:rFonts w:ascii="Times New Roman" w:hAnsi="Times New Roman" w:cs="Times New Roman"/>
          <w:color w:val="222222"/>
          <w:sz w:val="28"/>
          <w:szCs w:val="28"/>
          <w:shd w:val="clear" w:color="auto" w:fill="FFFFFF"/>
        </w:rPr>
        <w:t xml:space="preserve"> </w:t>
      </w:r>
      <w:r w:rsidR="0037020A" w:rsidRPr="009C4CA3">
        <w:rPr>
          <w:rFonts w:ascii="Times New Roman" w:hAnsi="Times New Roman" w:cs="Times New Roman"/>
          <w:color w:val="222222"/>
          <w:sz w:val="28"/>
          <w:szCs w:val="28"/>
          <w:shd w:val="clear" w:color="auto" w:fill="FFFFFF"/>
        </w:rPr>
        <w:t>функционал</w:t>
      </w:r>
      <w:r>
        <w:rPr>
          <w:rFonts w:ascii="Times New Roman" w:hAnsi="Times New Roman" w:cs="Times New Roman"/>
          <w:color w:val="222222"/>
          <w:sz w:val="28"/>
          <w:szCs w:val="28"/>
          <w:shd w:val="clear" w:color="auto" w:fill="FFFFFF"/>
        </w:rPr>
        <w:t>, платным</w:t>
      </w:r>
      <w:r w:rsidR="00902E69">
        <w:rPr>
          <w:rFonts w:ascii="Times New Roman" w:hAnsi="Times New Roman" w:cs="Times New Roman"/>
          <w:color w:val="222222"/>
          <w:sz w:val="28"/>
          <w:szCs w:val="28"/>
          <w:shd w:val="clear" w:color="auto" w:fill="FFFFFF"/>
        </w:rPr>
        <w:t>.</w:t>
      </w:r>
    </w:p>
    <w:p w14:paraId="61DDA216" w14:textId="77777777" w:rsidR="00BC5BD2" w:rsidRPr="003E5A28" w:rsidRDefault="00BC5BD2" w:rsidP="003E5A28">
      <w:pPr>
        <w:pStyle w:val="TNR"/>
        <w:jc w:val="center"/>
        <w:rPr>
          <w:shd w:val="clear" w:color="auto" w:fill="FFFFFF"/>
        </w:rPr>
      </w:pPr>
      <w:r w:rsidRPr="003E5A28">
        <w:rPr>
          <w:shd w:val="clear" w:color="auto" w:fill="FFFFFF"/>
        </w:rPr>
        <w:t>YouScan</w:t>
      </w:r>
    </w:p>
    <w:p w14:paraId="0EA00860" w14:textId="77777777" w:rsidR="009C4CA3" w:rsidRPr="00B63DF4" w:rsidRDefault="00514934" w:rsidP="003019DE">
      <w:pPr>
        <w:spacing w:line="360" w:lineRule="auto"/>
        <w:jc w:val="both"/>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r>
        <w:rPr>
          <w:rFonts w:ascii="Times New Roman" w:hAnsi="Times New Roman" w:cs="Times New Roman"/>
          <w:color w:val="222222"/>
          <w:sz w:val="28"/>
          <w:szCs w:val="28"/>
          <w:shd w:val="clear" w:color="auto" w:fill="FFFFFF"/>
        </w:rPr>
        <w:t xml:space="preserve"> м</w:t>
      </w:r>
      <w:r w:rsidR="009C4CA3" w:rsidRPr="00EC7C26">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14:paraId="2C6E114F" w14:textId="77777777" w:rsidR="00BC5BD2" w:rsidRDefault="00646BCE"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14:paraId="159AD3A7" w14:textId="409A8359" w:rsidR="009F46B1" w:rsidRPr="00B63DF4" w:rsidRDefault="009F46B1" w:rsidP="009F46B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ins w:id="177" w:author="Валентин" w:date="2019-01-14T19:26:00Z">
        <w:r w:rsidR="00E43A43">
          <w:rPr>
            <w:rFonts w:ascii="Times New Roman" w:hAnsi="Times New Roman" w:cs="Times New Roman"/>
            <w:sz w:val="28"/>
            <w:szCs w:val="28"/>
          </w:rPr>
          <w:t>.</w:t>
        </w:r>
      </w:ins>
      <w:del w:id="178" w:author="Валентин" w:date="2019-01-14T19:26:00Z">
        <w:r w:rsidDel="00E43A43">
          <w:rPr>
            <w:rFonts w:ascii="Times New Roman" w:hAnsi="Times New Roman" w:cs="Times New Roman"/>
            <w:sz w:val="28"/>
            <w:szCs w:val="28"/>
          </w:rPr>
          <w:delText xml:space="preserve"> –</w:delText>
        </w:r>
      </w:del>
      <w:r>
        <w:rPr>
          <w:rFonts w:ascii="Times New Roman" w:hAnsi="Times New Roman" w:cs="Times New Roman"/>
          <w:sz w:val="28"/>
          <w:szCs w:val="28"/>
        </w:rPr>
        <w:t xml:space="preserve"> </w:t>
      </w:r>
      <w:del w:id="179" w:author="Валентин" w:date="2019-01-14T20:04:00Z">
        <w:r w:rsidR="00511053" w:rsidDel="004144F5">
          <w:rPr>
            <w:rFonts w:ascii="Times New Roman" w:hAnsi="Times New Roman" w:cs="Times New Roman"/>
            <w:sz w:val="28"/>
            <w:szCs w:val="28"/>
          </w:rPr>
          <w:delText>о</w:delText>
        </w:r>
      </w:del>
      <w:ins w:id="180" w:author="Валентин" w:date="2019-01-14T20:04:00Z">
        <w:r w:rsidR="004144F5">
          <w:rPr>
            <w:rFonts w:ascii="Times New Roman" w:hAnsi="Times New Roman" w:cs="Times New Roman"/>
            <w:sz w:val="28"/>
            <w:szCs w:val="28"/>
          </w:rPr>
          <w:t>О</w:t>
        </w:r>
      </w:ins>
      <w:r w:rsidR="00511053">
        <w:rPr>
          <w:rFonts w:ascii="Times New Roman" w:hAnsi="Times New Roman" w:cs="Times New Roman"/>
          <w:sz w:val="28"/>
          <w:szCs w:val="28"/>
        </w:rPr>
        <w:t xml:space="preserve">кно отчета </w:t>
      </w:r>
      <w:r>
        <w:rPr>
          <w:rFonts w:ascii="Times New Roman" w:hAnsi="Times New Roman" w:cs="Times New Roman"/>
          <w:sz w:val="28"/>
          <w:szCs w:val="28"/>
        </w:rPr>
        <w:t>«</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14:paraId="7DF7EE8C" w14:textId="77777777" w:rsidR="00AD070E" w:rsidRPr="005A1A26" w:rsidRDefault="00AD070E" w:rsidP="00627180">
      <w:pPr>
        <w:pStyle w:val="TNR"/>
        <w:jc w:val="center"/>
        <w:rPr>
          <w:noProof/>
        </w:rPr>
      </w:pPr>
      <w:r>
        <w:rPr>
          <w:noProof/>
          <w:lang w:val="en-US"/>
        </w:rPr>
        <w:t>Sobot</w:t>
      </w:r>
    </w:p>
    <w:p w14:paraId="2B876E37" w14:textId="77777777" w:rsidR="00AD070E" w:rsidRPr="00AD070E" w:rsidRDefault="00AD070E" w:rsidP="00573561">
      <w:pPr>
        <w:spacing w:line="360" w:lineRule="auto"/>
        <w:ind w:firstLine="708"/>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14:paraId="059C097A"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На сайте можно скачать бот-программу,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4E244A76" w14:textId="77777777" w:rsidR="00AD070E" w:rsidRDefault="00AD070E" w:rsidP="009A795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14:paraId="61497319" w14:textId="40C6772D" w:rsidR="00573561" w:rsidRPr="00B63DF4" w:rsidRDefault="00573561" w:rsidP="005735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w:t>
      </w:r>
      <w:ins w:id="181" w:author="Валентин" w:date="2019-01-14T19:27:00Z">
        <w:r w:rsidR="00E43A43">
          <w:rPr>
            <w:rFonts w:ascii="Times New Roman" w:hAnsi="Times New Roman" w:cs="Times New Roman"/>
            <w:sz w:val="28"/>
            <w:szCs w:val="28"/>
          </w:rPr>
          <w:t>.</w:t>
        </w:r>
      </w:ins>
      <w:del w:id="182" w:author="Валентин" w:date="2019-01-14T19:27:00Z">
        <w:r w:rsidDel="00E43A43">
          <w:rPr>
            <w:rFonts w:ascii="Times New Roman" w:hAnsi="Times New Roman" w:cs="Times New Roman"/>
            <w:sz w:val="28"/>
            <w:szCs w:val="28"/>
          </w:rPr>
          <w:delText xml:space="preserve"> –</w:delText>
        </w:r>
      </w:del>
      <w:ins w:id="183" w:author="Валентин" w:date="2019-01-14T19:27:00Z">
        <w:r w:rsidR="00E43A43">
          <w:rPr>
            <w:rFonts w:ascii="Times New Roman" w:hAnsi="Times New Roman" w:cs="Times New Roman"/>
            <w:sz w:val="28"/>
            <w:szCs w:val="28"/>
          </w:rPr>
          <w:t xml:space="preserve"> </w:t>
        </w:r>
      </w:ins>
      <w:ins w:id="184" w:author="Валентин" w:date="2019-01-14T20:04:00Z">
        <w:r w:rsidR="004144F5">
          <w:rPr>
            <w:rFonts w:ascii="Times New Roman" w:hAnsi="Times New Roman" w:cs="Times New Roman"/>
            <w:sz w:val="28"/>
            <w:szCs w:val="28"/>
          </w:rPr>
          <w:t>О</w:t>
        </w:r>
      </w:ins>
      <w:del w:id="185" w:author="Валентин" w:date="2019-01-14T20:04:00Z">
        <w:r w:rsidR="00511053" w:rsidDel="004144F5">
          <w:rPr>
            <w:rFonts w:ascii="Times New Roman" w:hAnsi="Times New Roman" w:cs="Times New Roman"/>
            <w:sz w:val="28"/>
            <w:szCs w:val="28"/>
          </w:rPr>
          <w:delText>о</w:delText>
        </w:r>
      </w:del>
      <w:r w:rsidR="00511053">
        <w:rPr>
          <w:rFonts w:ascii="Times New Roman" w:hAnsi="Times New Roman" w:cs="Times New Roman"/>
          <w:sz w:val="28"/>
          <w:szCs w:val="28"/>
        </w:rPr>
        <w:t>кно запроса</w:t>
      </w:r>
      <w:r>
        <w:rPr>
          <w:rFonts w:ascii="Times New Roman" w:hAnsi="Times New Roman" w:cs="Times New Roman"/>
          <w:sz w:val="28"/>
          <w:szCs w:val="28"/>
        </w:rPr>
        <w:t xml:space="preserve"> «</w:t>
      </w:r>
      <w:r>
        <w:rPr>
          <w:rFonts w:ascii="Times New Roman" w:hAnsi="Times New Roman" w:cs="Times New Roman"/>
          <w:noProof/>
          <w:sz w:val="28"/>
          <w:szCs w:val="28"/>
          <w:lang w:val="en-US"/>
        </w:rPr>
        <w:t>Sobot</w:t>
      </w:r>
      <w:r>
        <w:rPr>
          <w:rFonts w:ascii="Times New Roman" w:hAnsi="Times New Roman" w:cs="Times New Roman"/>
          <w:sz w:val="28"/>
          <w:szCs w:val="28"/>
        </w:rPr>
        <w:t>»</w:t>
      </w: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14:paraId="511A49BE"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xml:space="preserve">• Делает публикацию постов, комментариев, ищет группы; </w:t>
      </w:r>
    </w:p>
    <w:p w14:paraId="788BCFD8"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Занимается рассылкой личных сообщений;</w:t>
      </w:r>
    </w:p>
    <w:p w14:paraId="26B178CC"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Делает приглашения в группу и друзья;</w:t>
      </w:r>
    </w:p>
    <w:p w14:paraId="0173F02C"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Публикует комментарии в новостной ленте;</w:t>
      </w:r>
    </w:p>
    <w:p w14:paraId="57D17517"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Создает черный список групп и пользователей;</w:t>
      </w:r>
    </w:p>
    <w:p w14:paraId="1985DA89"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Пакетное добавление аккаунтов;</w:t>
      </w:r>
    </w:p>
    <w:p w14:paraId="3F1D7D48"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Бот лайкает посты и фотографиям, делает репосты;</w:t>
      </w:r>
    </w:p>
    <w:p w14:paraId="695BFFE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Автоматически подтверждает запрос на дружбу.</w:t>
      </w:r>
    </w:p>
    <w:p w14:paraId="09745AF2" w14:textId="3C996A74" w:rsidR="007B3CB1" w:rsidRDefault="000606D1" w:rsidP="00AD070E">
      <w:pPr>
        <w:spacing w:line="360" w:lineRule="auto"/>
        <w:jc w:val="both"/>
        <w:rPr>
          <w:ins w:id="186" w:author="Виктория" w:date="2019-01-14T11:42:00Z"/>
          <w:rFonts w:ascii="Times New Roman" w:hAnsi="Times New Roman" w:cs="Times New Roman"/>
          <w:noProof/>
          <w:sz w:val="28"/>
          <w:szCs w:val="28"/>
        </w:rPr>
      </w:pPr>
      <w:r>
        <w:rPr>
          <w:rFonts w:ascii="Times New Roman" w:hAnsi="Times New Roman" w:cs="Times New Roman"/>
          <w:noProof/>
          <w:sz w:val="28"/>
          <w:szCs w:val="28"/>
        </w:rPr>
        <w:lastRenderedPageBreak/>
        <w:t xml:space="preserve">Вывод: </w:t>
      </w:r>
      <w:ins w:id="187" w:author="Валентин" w:date="2019-01-14T19:31:00Z">
        <w:r w:rsidR="00E43A43">
          <w:rPr>
            <w:rFonts w:ascii="Times New Roman" w:hAnsi="Times New Roman" w:cs="Times New Roman"/>
            <w:noProof/>
            <w:sz w:val="28"/>
            <w:szCs w:val="28"/>
          </w:rPr>
          <w:t xml:space="preserve">в своем приложении </w:t>
        </w:r>
      </w:ins>
      <w:ins w:id="188" w:author="Валентин" w:date="2019-01-14T19:32:00Z">
        <w:r w:rsidR="00E43A43">
          <w:rPr>
            <w:rFonts w:ascii="Times New Roman" w:hAnsi="Times New Roman" w:cs="Times New Roman"/>
            <w:noProof/>
            <w:sz w:val="28"/>
            <w:szCs w:val="28"/>
          </w:rPr>
          <w:t xml:space="preserve">будем объединять </w:t>
        </w:r>
      </w:ins>
      <w:ins w:id="189" w:author="Валентин" w:date="2019-01-14T19:34:00Z">
        <w:r w:rsidR="00654EE1">
          <w:rPr>
            <w:rFonts w:ascii="Times New Roman" w:hAnsi="Times New Roman" w:cs="Times New Roman"/>
            <w:noProof/>
            <w:sz w:val="28"/>
            <w:szCs w:val="28"/>
          </w:rPr>
          <w:t>возможности других приложений (Сбор</w:t>
        </w:r>
      </w:ins>
      <w:ins w:id="190" w:author="Валентин" w:date="2019-01-14T19:37:00Z">
        <w:r w:rsidR="00654EE1">
          <w:rPr>
            <w:rFonts w:ascii="Times New Roman" w:hAnsi="Times New Roman" w:cs="Times New Roman"/>
            <w:noProof/>
            <w:sz w:val="28"/>
            <w:szCs w:val="28"/>
          </w:rPr>
          <w:t xml:space="preserve"> и предоставление </w:t>
        </w:r>
      </w:ins>
      <w:ins w:id="191" w:author="Валентин" w:date="2019-01-14T19:34:00Z">
        <w:r w:rsidR="00654EE1">
          <w:rPr>
            <w:rFonts w:ascii="Times New Roman" w:hAnsi="Times New Roman" w:cs="Times New Roman"/>
            <w:noProof/>
            <w:sz w:val="28"/>
            <w:szCs w:val="28"/>
          </w:rPr>
          <w:t>аналитики</w:t>
        </w:r>
      </w:ins>
      <w:ins w:id="192" w:author="Валентин" w:date="2019-01-14T19:38:00Z">
        <w:r w:rsidR="00654EE1">
          <w:rPr>
            <w:rFonts w:ascii="Times New Roman" w:hAnsi="Times New Roman" w:cs="Times New Roman"/>
            <w:noProof/>
            <w:sz w:val="28"/>
            <w:szCs w:val="28"/>
          </w:rPr>
          <w:t xml:space="preserve"> в форме графиков</w:t>
        </w:r>
      </w:ins>
      <w:ins w:id="193" w:author="Валентин" w:date="2019-01-14T19:34:00Z">
        <w:r w:rsidR="00654EE1">
          <w:rPr>
            <w:rFonts w:ascii="Times New Roman" w:hAnsi="Times New Roman" w:cs="Times New Roman"/>
            <w:noProof/>
            <w:sz w:val="28"/>
            <w:szCs w:val="28"/>
          </w:rPr>
          <w:t>,</w:t>
        </w:r>
      </w:ins>
      <w:ins w:id="194" w:author="Валентин" w:date="2019-01-14T19:41:00Z">
        <w:r w:rsidR="009276AD">
          <w:rPr>
            <w:rFonts w:ascii="Times New Roman" w:hAnsi="Times New Roman" w:cs="Times New Roman"/>
            <w:noProof/>
            <w:sz w:val="28"/>
            <w:szCs w:val="28"/>
          </w:rPr>
          <w:t xml:space="preserve"> информации о пользователях,</w:t>
        </w:r>
      </w:ins>
      <w:ins w:id="195" w:author="Валентин" w:date="2019-01-14T19:34:00Z">
        <w:r w:rsidR="00552D06">
          <w:rPr>
            <w:rFonts w:ascii="Times New Roman" w:hAnsi="Times New Roman" w:cs="Times New Roman"/>
            <w:noProof/>
            <w:sz w:val="28"/>
            <w:szCs w:val="28"/>
          </w:rPr>
          <w:t xml:space="preserve"> ведения</w:t>
        </w:r>
        <w:r w:rsidR="00654EE1">
          <w:rPr>
            <w:rFonts w:ascii="Times New Roman" w:hAnsi="Times New Roman" w:cs="Times New Roman"/>
            <w:noProof/>
            <w:sz w:val="28"/>
            <w:szCs w:val="28"/>
          </w:rPr>
          <w:t xml:space="preserve"> нескольких</w:t>
        </w:r>
      </w:ins>
      <w:ins w:id="196" w:author="Валентин" w:date="2019-01-14T19:36:00Z">
        <w:r w:rsidR="00654EE1">
          <w:rPr>
            <w:rFonts w:ascii="Times New Roman" w:hAnsi="Times New Roman" w:cs="Times New Roman"/>
            <w:noProof/>
            <w:sz w:val="28"/>
            <w:szCs w:val="28"/>
          </w:rPr>
          <w:t xml:space="preserve"> аккаунтов</w:t>
        </w:r>
      </w:ins>
      <w:ins w:id="197" w:author="Валентин" w:date="2019-01-14T19:34:00Z">
        <w:r w:rsidR="00654EE1">
          <w:rPr>
            <w:rFonts w:ascii="Times New Roman" w:hAnsi="Times New Roman" w:cs="Times New Roman"/>
            <w:noProof/>
            <w:sz w:val="28"/>
            <w:szCs w:val="28"/>
          </w:rPr>
          <w:t xml:space="preserve">) </w:t>
        </w:r>
      </w:ins>
      <w:del w:id="198" w:author="Валентин" w:date="2019-01-14T19:31:00Z">
        <w:r w:rsidDel="00E43A43">
          <w:rPr>
            <w:rFonts w:ascii="Times New Roman" w:hAnsi="Times New Roman" w:cs="Times New Roman"/>
            <w:noProof/>
            <w:sz w:val="28"/>
            <w:szCs w:val="28"/>
          </w:rPr>
          <w:delText>в своем приложении мы будем устранять минусы</w:delText>
        </w:r>
      </w:del>
      <w:ins w:id="199" w:author="Виктория" w:date="2019-01-14T11:42:00Z">
        <w:del w:id="200" w:author="Валентин" w:date="2019-01-14T19:28:00Z">
          <w:r w:rsidR="007B3CB1" w:rsidDel="00E43A43">
            <w:rPr>
              <w:rFonts w:ascii="Times New Roman" w:hAnsi="Times New Roman" w:cs="Times New Roman"/>
              <w:noProof/>
              <w:sz w:val="28"/>
              <w:szCs w:val="28"/>
            </w:rPr>
            <w:delText>,</w:delText>
          </w:r>
        </w:del>
      </w:ins>
      <w:del w:id="201" w:author="Валентин" w:date="2019-01-14T19:31:00Z">
        <w:r w:rsidDel="00E43A43">
          <w:rPr>
            <w:rFonts w:ascii="Times New Roman" w:hAnsi="Times New Roman" w:cs="Times New Roman"/>
            <w:noProof/>
            <w:sz w:val="28"/>
            <w:szCs w:val="28"/>
          </w:rPr>
          <w:delText xml:space="preserve"> </w:delText>
        </w:r>
      </w:del>
      <w:commentRangeStart w:id="202"/>
      <w:del w:id="203" w:author="Валентин" w:date="2019-01-14T19:28:00Z">
        <w:r w:rsidDel="00E43A43">
          <w:rPr>
            <w:rFonts w:ascii="Times New Roman" w:hAnsi="Times New Roman" w:cs="Times New Roman"/>
            <w:noProof/>
            <w:sz w:val="28"/>
            <w:szCs w:val="28"/>
          </w:rPr>
          <w:delText>связанными с разным функционалом каждого приложения</w:delText>
        </w:r>
      </w:del>
      <w:del w:id="204" w:author="Валентин" w:date="2019-01-14T19:30:00Z">
        <w:r w:rsidDel="00E43A43">
          <w:rPr>
            <w:rFonts w:ascii="Times New Roman" w:hAnsi="Times New Roman" w:cs="Times New Roman"/>
            <w:noProof/>
            <w:sz w:val="28"/>
            <w:szCs w:val="28"/>
          </w:rPr>
          <w:delText>, будем объединять</w:delText>
        </w:r>
      </w:del>
      <w:del w:id="205" w:author="Валентин" w:date="2019-01-14T19:31:00Z">
        <w:r w:rsidDel="00E43A43">
          <w:rPr>
            <w:rFonts w:ascii="Times New Roman" w:hAnsi="Times New Roman" w:cs="Times New Roman"/>
            <w:noProof/>
            <w:sz w:val="28"/>
            <w:szCs w:val="28"/>
          </w:rPr>
          <w:delText xml:space="preserve"> их в одном приложении</w:delText>
        </w:r>
        <w:r w:rsidR="00CD6673" w:rsidDel="00E43A43">
          <w:rPr>
            <w:rFonts w:ascii="Times New Roman" w:hAnsi="Times New Roman" w:cs="Times New Roman"/>
            <w:noProof/>
            <w:sz w:val="28"/>
            <w:szCs w:val="28"/>
          </w:rPr>
          <w:delText xml:space="preserve"> и  попробуем добавить свой функционал</w:delText>
        </w:r>
        <w:commentRangeEnd w:id="202"/>
        <w:r w:rsidR="007B3CB1" w:rsidDel="00E43A43">
          <w:rPr>
            <w:rStyle w:val="af3"/>
          </w:rPr>
          <w:commentReference w:id="202"/>
        </w:r>
        <w:r w:rsidR="00CD6673" w:rsidDel="00E43A43">
          <w:rPr>
            <w:rFonts w:ascii="Times New Roman" w:hAnsi="Times New Roman" w:cs="Times New Roman"/>
            <w:noProof/>
            <w:sz w:val="28"/>
            <w:szCs w:val="28"/>
          </w:rPr>
          <w:delText>.</w:delText>
        </w:r>
      </w:del>
    </w:p>
    <w:p w14:paraId="4FD1A139" w14:textId="38C58F4D" w:rsidR="00AD070E" w:rsidRPr="00AD070E" w:rsidDel="00E43A43" w:rsidRDefault="000606D1" w:rsidP="00AD070E">
      <w:pPr>
        <w:spacing w:line="360" w:lineRule="auto"/>
        <w:jc w:val="both"/>
        <w:rPr>
          <w:del w:id="206" w:author="Валентин" w:date="2019-01-14T19:28:00Z"/>
          <w:rFonts w:ascii="Times New Roman" w:hAnsi="Times New Roman" w:cs="Times New Roman"/>
          <w:noProof/>
          <w:sz w:val="28"/>
          <w:szCs w:val="28"/>
        </w:rPr>
      </w:pPr>
      <w:del w:id="207" w:author="Валентин" w:date="2019-01-14T19:28:00Z">
        <w:r w:rsidDel="00E43A43">
          <w:rPr>
            <w:rFonts w:ascii="Times New Roman" w:hAnsi="Times New Roman" w:cs="Times New Roman"/>
            <w:noProof/>
            <w:sz w:val="28"/>
            <w:szCs w:val="28"/>
          </w:rPr>
          <w:br/>
        </w:r>
      </w:del>
    </w:p>
    <w:p w14:paraId="3822E119" w14:textId="77777777" w:rsidR="002011F8" w:rsidRDefault="002011F8" w:rsidP="009A795D">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2D224A4F" w14:textId="77777777" w:rsidR="007B3CB1" w:rsidRDefault="00AD32AF" w:rsidP="00555B9E">
      <w:pPr>
        <w:pStyle w:val="1"/>
        <w:spacing w:before="0" w:line="360" w:lineRule="auto"/>
        <w:jc w:val="center"/>
        <w:rPr>
          <w:ins w:id="208" w:author="Виктория" w:date="2019-01-14T11:42:00Z"/>
          <w:rFonts w:ascii="Times New Roman" w:eastAsia="Times New Roman" w:hAnsi="Times New Roman" w:cs="Times New Roman"/>
          <w:color w:val="000000"/>
        </w:rPr>
      </w:pPr>
      <w:bookmarkStart w:id="209" w:name="_Toc534824520"/>
      <w:r w:rsidRPr="003F0F68">
        <w:rPr>
          <w:rFonts w:ascii="Times New Roman" w:hAnsi="Times New Roman" w:cs="Times New Roman"/>
          <w:color w:val="auto"/>
        </w:rPr>
        <w:lastRenderedPageBreak/>
        <w:t xml:space="preserve">Глава 2. </w:t>
      </w:r>
      <w:r w:rsidR="007B3CB1">
        <w:rPr>
          <w:rFonts w:ascii="Times New Roman" w:eastAsia="Times New Roman" w:hAnsi="Times New Roman" w:cs="Times New Roman"/>
          <w:color w:val="000000"/>
        </w:rPr>
        <w:t xml:space="preserve">Разработка </w:t>
      </w:r>
      <w:r w:rsidR="007B3AF7">
        <w:rPr>
          <w:rFonts w:ascii="Times New Roman" w:eastAsia="Times New Roman" w:hAnsi="Times New Roman" w:cs="Times New Roman"/>
          <w:color w:val="000000"/>
        </w:rPr>
        <w:t>бота веб</w:t>
      </w:r>
      <w:r w:rsidR="007B3AF7" w:rsidRPr="00151E1A">
        <w:rPr>
          <w:rFonts w:ascii="Times New Roman" w:eastAsia="Times New Roman" w:hAnsi="Times New Roman" w:cs="Times New Roman"/>
          <w:color w:val="000000"/>
        </w:rPr>
        <w:t xml:space="preserve"> приложения  десктопной версии </w:t>
      </w:r>
    </w:p>
    <w:p w14:paraId="17898474" w14:textId="77777777" w:rsidR="00AD32AF" w:rsidRPr="003F0F68" w:rsidRDefault="007B3AF7" w:rsidP="00555B9E">
      <w:pPr>
        <w:pStyle w:val="1"/>
        <w:spacing w:before="0" w:line="360" w:lineRule="auto"/>
        <w:jc w:val="center"/>
        <w:rPr>
          <w:rFonts w:ascii="Times New Roman" w:hAnsi="Times New Roman" w:cs="Times New Roman"/>
          <w:color w:val="auto"/>
        </w:rPr>
      </w:pPr>
      <w:r w:rsidRPr="00151E1A">
        <w:rPr>
          <w:rFonts w:ascii="Times New Roman" w:eastAsia="Times New Roman" w:hAnsi="Times New Roman" w:cs="Times New Roman"/>
          <w:color w:val="000000"/>
        </w:rPr>
        <w:t>для социальной сети "ВКонтакте</w:t>
      </w:r>
      <w:bookmarkEnd w:id="209"/>
    </w:p>
    <w:p w14:paraId="11AB221F" w14:textId="77777777" w:rsidR="00FB6C60" w:rsidRPr="003F0F68" w:rsidRDefault="00FB6C60" w:rsidP="00555B9E">
      <w:pPr>
        <w:pStyle w:val="1"/>
        <w:spacing w:before="0" w:line="360" w:lineRule="auto"/>
        <w:jc w:val="center"/>
        <w:rPr>
          <w:rFonts w:ascii="Times New Roman" w:hAnsi="Times New Roman" w:cs="Times New Roman"/>
          <w:color w:val="auto"/>
        </w:rPr>
      </w:pPr>
      <w:bookmarkStart w:id="210" w:name="_Toc534824521"/>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210"/>
    </w:p>
    <w:p w14:paraId="6D48B9C7" w14:textId="19922E31" w:rsidR="00FE28B3" w:rsidRPr="001E5A3B" w:rsidRDefault="004C27DF" w:rsidP="001E5A3B">
      <w:pPr>
        <w:spacing w:after="0" w:line="360" w:lineRule="auto"/>
        <w:ind w:firstLine="567"/>
        <w:jc w:val="both"/>
        <w:rPr>
          <w:rFonts w:ascii="Times New Roman" w:hAnsi="Times New Roman" w:cs="Times New Roman"/>
          <w:sz w:val="28"/>
          <w:szCs w:val="28"/>
          <w:rPrChange w:id="211" w:author="Валентин" w:date="2019-01-14T20:00:00Z">
            <w:rPr>
              <w:rFonts w:ascii="Times New Roman" w:hAnsi="Times New Roman" w:cs="Times New Roman"/>
              <w:sz w:val="28"/>
              <w:szCs w:val="28"/>
            </w:rPr>
          </w:rPrChange>
        </w:rPr>
        <w:pPrChange w:id="212" w:author="Валентин" w:date="2019-01-14T20:00:00Z">
          <w:pPr>
            <w:spacing w:after="0" w:line="360" w:lineRule="auto"/>
            <w:ind w:firstLine="567"/>
            <w:jc w:val="both"/>
          </w:pPr>
        </w:pPrChange>
      </w:pPr>
      <w:commentRangeStart w:id="213"/>
      <w:del w:id="214" w:author="Валентин" w:date="2019-01-14T19:42:00Z">
        <w:r w:rsidRPr="001E5A3B" w:rsidDel="001B69F0">
          <w:rPr>
            <w:rFonts w:ascii="Times New Roman" w:hAnsi="Times New Roman" w:cs="Times New Roman"/>
            <w:sz w:val="28"/>
            <w:szCs w:val="28"/>
            <w:rPrChange w:id="215" w:author="Валентин" w:date="2019-01-14T20:00:00Z">
              <w:rPr>
                <w:rFonts w:ascii="Times New Roman" w:hAnsi="Times New Roman" w:cs="Times New Roman"/>
                <w:sz w:val="28"/>
                <w:szCs w:val="28"/>
              </w:rPr>
            </w:rPrChange>
          </w:rPr>
          <w:delText xml:space="preserve">При создании программы </w:delText>
        </w:r>
        <w:r w:rsidR="00914D6D" w:rsidRPr="001E5A3B" w:rsidDel="001B69F0">
          <w:rPr>
            <w:rFonts w:ascii="Times New Roman" w:hAnsi="Times New Roman" w:cs="Times New Roman"/>
            <w:sz w:val="28"/>
            <w:szCs w:val="28"/>
            <w:rPrChange w:id="216" w:author="Валентин" w:date="2019-01-14T20:00:00Z">
              <w:rPr>
                <w:rFonts w:ascii="Times New Roman" w:hAnsi="Times New Roman" w:cs="Times New Roman"/>
                <w:sz w:val="28"/>
                <w:szCs w:val="28"/>
              </w:rPr>
            </w:rPrChange>
          </w:rPr>
          <w:delText>применялись</w:delText>
        </w:r>
        <w:r w:rsidRPr="001E5A3B" w:rsidDel="001B69F0">
          <w:rPr>
            <w:rFonts w:ascii="Times New Roman" w:hAnsi="Times New Roman" w:cs="Times New Roman"/>
            <w:sz w:val="28"/>
            <w:szCs w:val="28"/>
            <w:rPrChange w:id="217" w:author="Валентин" w:date="2019-01-14T20:00:00Z">
              <w:rPr>
                <w:rFonts w:ascii="Times New Roman" w:hAnsi="Times New Roman" w:cs="Times New Roman"/>
                <w:sz w:val="28"/>
                <w:szCs w:val="28"/>
              </w:rPr>
            </w:rPrChange>
          </w:rPr>
          <w:delText>:</w:delText>
        </w:r>
      </w:del>
      <w:ins w:id="218" w:author="Валентин" w:date="2019-01-14T19:42:00Z">
        <w:r w:rsidR="001B69F0" w:rsidRPr="001E5A3B">
          <w:rPr>
            <w:rFonts w:ascii="Times New Roman" w:hAnsi="Times New Roman" w:cs="Times New Roman"/>
            <w:sz w:val="28"/>
            <w:szCs w:val="28"/>
            <w:rPrChange w:id="219" w:author="Валентин" w:date="2019-01-14T20:00:00Z">
              <w:rPr>
                <w:rFonts w:ascii="Times New Roman" w:hAnsi="Times New Roman" w:cs="Times New Roman"/>
                <w:sz w:val="28"/>
                <w:szCs w:val="28"/>
              </w:rPr>
            </w:rPrChange>
          </w:rPr>
          <w:t xml:space="preserve">При начале разработки </w:t>
        </w:r>
      </w:ins>
      <w:ins w:id="220" w:author="Валентин" w:date="2019-01-14T19:43:00Z">
        <w:r w:rsidR="00730219" w:rsidRPr="001E5A3B">
          <w:rPr>
            <w:rFonts w:ascii="Times New Roman" w:hAnsi="Times New Roman" w:cs="Times New Roman"/>
            <w:sz w:val="28"/>
            <w:szCs w:val="28"/>
            <w:rPrChange w:id="221" w:author="Валентин" w:date="2019-01-14T20:00:00Z">
              <w:rPr>
                <w:rFonts w:ascii="Times New Roman" w:hAnsi="Times New Roman" w:cs="Times New Roman"/>
                <w:sz w:val="28"/>
                <w:szCs w:val="28"/>
              </w:rPr>
            </w:rPrChange>
          </w:rPr>
          <w:t>был выбор из нескольких программных сред разработки</w:t>
        </w:r>
      </w:ins>
      <w:r w:rsidR="007D5774" w:rsidRPr="001E5A3B">
        <w:rPr>
          <w:rFonts w:ascii="Times New Roman" w:hAnsi="Times New Roman" w:cs="Times New Roman"/>
          <w:sz w:val="28"/>
          <w:szCs w:val="28"/>
          <w:rPrChange w:id="222" w:author="Валентин" w:date="2019-01-14T20:00:00Z">
            <w:rPr>
              <w:rFonts w:ascii="Times New Roman" w:hAnsi="Times New Roman" w:cs="Times New Roman"/>
              <w:sz w:val="28"/>
              <w:szCs w:val="28"/>
            </w:rPr>
          </w:rPrChange>
        </w:rPr>
        <w:t xml:space="preserve"> </w:t>
      </w:r>
      <w:commentRangeEnd w:id="213"/>
      <w:r w:rsidR="007B3CB1" w:rsidRPr="001E5A3B">
        <w:rPr>
          <w:rStyle w:val="af3"/>
          <w:rFonts w:ascii="Times New Roman" w:hAnsi="Times New Roman" w:cs="Times New Roman"/>
          <w:sz w:val="28"/>
          <w:szCs w:val="28"/>
          <w:rPrChange w:id="223" w:author="Валентин" w:date="2019-01-14T20:00:00Z">
            <w:rPr>
              <w:rStyle w:val="af3"/>
            </w:rPr>
          </w:rPrChange>
        </w:rPr>
        <w:commentReference w:id="213"/>
      </w:r>
      <w:ins w:id="224" w:author="Валентин" w:date="2019-01-14T19:43:00Z">
        <w:r w:rsidR="00730219" w:rsidRPr="001E5A3B">
          <w:rPr>
            <w:rFonts w:ascii="Times New Roman" w:hAnsi="Times New Roman" w:cs="Times New Roman"/>
            <w:sz w:val="28"/>
            <w:szCs w:val="28"/>
            <w:rPrChange w:id="225" w:author="Валентин" w:date="2019-01-14T20:00:00Z">
              <w:rPr>
                <w:rFonts w:ascii="Times New Roman" w:hAnsi="Times New Roman" w:cs="Times New Roman"/>
                <w:sz w:val="28"/>
                <w:szCs w:val="28"/>
              </w:rPr>
            </w:rPrChange>
          </w:rPr>
          <w:t xml:space="preserve">: </w:t>
        </w:r>
        <w:r w:rsidR="00730219" w:rsidRPr="001E5A3B">
          <w:rPr>
            <w:rFonts w:ascii="Times New Roman" w:hAnsi="Times New Roman" w:cs="Times New Roman"/>
            <w:sz w:val="28"/>
            <w:szCs w:val="28"/>
            <w:lang w:val="en-US"/>
            <w:rPrChange w:id="226" w:author="Валентин" w:date="2019-01-14T20:00:00Z">
              <w:rPr>
                <w:rFonts w:ascii="Times New Roman" w:hAnsi="Times New Roman" w:cs="Times New Roman"/>
                <w:sz w:val="28"/>
                <w:szCs w:val="28"/>
                <w:lang w:val="en-US"/>
              </w:rPr>
            </w:rPrChange>
          </w:rPr>
          <w:t>VisualStudio</w:t>
        </w:r>
        <w:r w:rsidR="00730219" w:rsidRPr="001E5A3B">
          <w:rPr>
            <w:rFonts w:ascii="Times New Roman" w:hAnsi="Times New Roman" w:cs="Times New Roman"/>
            <w:sz w:val="28"/>
            <w:szCs w:val="28"/>
            <w:rPrChange w:id="227" w:author="Валентин" w:date="2019-01-14T20:00:00Z">
              <w:rPr>
                <w:rFonts w:ascii="Times New Roman" w:hAnsi="Times New Roman" w:cs="Times New Roman"/>
                <w:sz w:val="28"/>
                <w:szCs w:val="28"/>
                <w:lang w:val="en-US"/>
              </w:rPr>
            </w:rPrChange>
          </w:rPr>
          <w:t xml:space="preserve">2017, </w:t>
        </w:r>
        <w:r w:rsidR="00730219" w:rsidRPr="001E5A3B">
          <w:rPr>
            <w:rFonts w:ascii="Times New Roman" w:hAnsi="Times New Roman" w:cs="Times New Roman"/>
            <w:sz w:val="28"/>
            <w:szCs w:val="28"/>
            <w:lang w:val="en-US"/>
            <w:rPrChange w:id="228" w:author="Валентин" w:date="2019-01-14T20:00:00Z">
              <w:rPr>
                <w:rFonts w:ascii="Times New Roman" w:hAnsi="Times New Roman" w:cs="Times New Roman"/>
                <w:sz w:val="28"/>
                <w:szCs w:val="28"/>
                <w:lang w:val="en-US"/>
              </w:rPr>
            </w:rPrChange>
          </w:rPr>
          <w:t>DevelStudio</w:t>
        </w:r>
      </w:ins>
      <w:ins w:id="229" w:author="Валентин" w:date="2019-01-14T19:45:00Z">
        <w:r w:rsidR="00730219" w:rsidRPr="001E5A3B">
          <w:rPr>
            <w:rFonts w:ascii="Times New Roman" w:hAnsi="Times New Roman" w:cs="Times New Roman"/>
            <w:sz w:val="28"/>
            <w:szCs w:val="28"/>
            <w:rPrChange w:id="230" w:author="Валентин" w:date="2019-01-14T20:00:00Z">
              <w:rPr>
                <w:rFonts w:ascii="Times New Roman" w:hAnsi="Times New Roman" w:cs="Times New Roman"/>
                <w:sz w:val="28"/>
                <w:szCs w:val="28"/>
                <w:lang w:val="en-US"/>
              </w:rPr>
            </w:rPrChange>
          </w:rPr>
          <w:t xml:space="preserve">, </w:t>
        </w:r>
        <w:r w:rsidR="00730219" w:rsidRPr="001E5A3B">
          <w:rPr>
            <w:rFonts w:ascii="Times New Roman" w:hAnsi="Times New Roman" w:cs="Times New Roman"/>
            <w:sz w:val="28"/>
            <w:szCs w:val="28"/>
            <w:lang w:val="en-US"/>
            <w:rPrChange w:id="231" w:author="Валентин" w:date="2019-01-14T20:00:00Z">
              <w:rPr>
                <w:rFonts w:ascii="Times New Roman" w:hAnsi="Times New Roman" w:cs="Times New Roman"/>
                <w:sz w:val="28"/>
                <w:szCs w:val="28"/>
                <w:lang w:val="en-US"/>
              </w:rPr>
            </w:rPrChange>
          </w:rPr>
          <w:t>Delphi</w:t>
        </w:r>
        <w:r w:rsidR="00730219" w:rsidRPr="001E5A3B">
          <w:rPr>
            <w:rFonts w:ascii="Times New Roman" w:hAnsi="Times New Roman" w:cs="Times New Roman"/>
            <w:sz w:val="28"/>
            <w:szCs w:val="28"/>
            <w:rPrChange w:id="232" w:author="Валентин" w:date="2019-01-14T20:00:00Z">
              <w:rPr>
                <w:rFonts w:ascii="Times New Roman" w:hAnsi="Times New Roman" w:cs="Times New Roman"/>
                <w:sz w:val="28"/>
                <w:szCs w:val="28"/>
                <w:lang w:val="en-US"/>
              </w:rPr>
            </w:rPrChange>
          </w:rPr>
          <w:t xml:space="preserve"> 7. </w:t>
        </w:r>
        <w:r w:rsidR="00730219" w:rsidRPr="001E5A3B">
          <w:rPr>
            <w:rFonts w:ascii="Times New Roman" w:hAnsi="Times New Roman" w:cs="Times New Roman"/>
            <w:sz w:val="28"/>
            <w:szCs w:val="28"/>
            <w:rPrChange w:id="233" w:author="Валентин" w:date="2019-01-14T20:00:00Z">
              <w:rPr>
                <w:rFonts w:ascii="Times New Roman" w:hAnsi="Times New Roman" w:cs="Times New Roman"/>
                <w:sz w:val="28"/>
                <w:szCs w:val="28"/>
              </w:rPr>
            </w:rPrChange>
          </w:rPr>
          <w:t xml:space="preserve"> </w:t>
        </w:r>
        <w:r w:rsidR="00730219" w:rsidRPr="001E5A3B">
          <w:rPr>
            <w:rFonts w:ascii="Times New Roman" w:hAnsi="Times New Roman" w:cs="Times New Roman"/>
            <w:sz w:val="28"/>
            <w:szCs w:val="28"/>
            <w:lang w:val="en-US"/>
            <w:rPrChange w:id="234" w:author="Валентин" w:date="2019-01-14T20:00:00Z">
              <w:rPr>
                <w:rFonts w:ascii="Times New Roman" w:hAnsi="Times New Roman" w:cs="Times New Roman"/>
                <w:sz w:val="28"/>
                <w:szCs w:val="28"/>
                <w:lang w:val="en-US"/>
              </w:rPr>
            </w:rPrChange>
          </w:rPr>
          <w:t>Delphi</w:t>
        </w:r>
        <w:r w:rsidR="00730219" w:rsidRPr="001E5A3B">
          <w:rPr>
            <w:rFonts w:ascii="Times New Roman" w:hAnsi="Times New Roman" w:cs="Times New Roman"/>
            <w:sz w:val="28"/>
            <w:szCs w:val="28"/>
            <w:rPrChange w:id="235" w:author="Валентин" w:date="2019-01-14T20:00:00Z">
              <w:rPr>
                <w:rFonts w:ascii="Times New Roman" w:hAnsi="Times New Roman" w:cs="Times New Roman"/>
                <w:sz w:val="28"/>
                <w:szCs w:val="28"/>
              </w:rPr>
            </w:rPrChange>
          </w:rPr>
          <w:t xml:space="preserve"> 7</w:t>
        </w:r>
        <w:r w:rsidR="00730219" w:rsidRPr="001E5A3B">
          <w:rPr>
            <w:rFonts w:ascii="Times New Roman" w:hAnsi="Times New Roman" w:cs="Times New Roman"/>
            <w:sz w:val="28"/>
            <w:szCs w:val="28"/>
            <w:rPrChange w:id="236" w:author="Валентин" w:date="2019-01-14T20:00:00Z">
              <w:rPr>
                <w:rFonts w:ascii="Times New Roman" w:hAnsi="Times New Roman" w:cs="Times New Roman"/>
                <w:sz w:val="28"/>
                <w:szCs w:val="28"/>
              </w:rPr>
            </w:rPrChange>
          </w:rPr>
          <w:t xml:space="preserve"> – уже не отвечает современным требованиям, он поддерживает</w:t>
        </w:r>
      </w:ins>
      <w:ins w:id="237" w:author="Валентин" w:date="2019-01-14T19:47:00Z">
        <w:r w:rsidR="00730219" w:rsidRPr="001E5A3B">
          <w:rPr>
            <w:rFonts w:ascii="Times New Roman" w:hAnsi="Times New Roman" w:cs="Times New Roman"/>
            <w:sz w:val="28"/>
            <w:szCs w:val="28"/>
            <w:rPrChange w:id="238" w:author="Валентин" w:date="2019-01-14T20:00:00Z">
              <w:rPr>
                <w:rFonts w:ascii="Times New Roman" w:hAnsi="Times New Roman" w:cs="Times New Roman"/>
                <w:sz w:val="28"/>
                <w:szCs w:val="28"/>
              </w:rPr>
            </w:rPrChange>
          </w:rPr>
          <w:t xml:space="preserve"> ограниченно</w:t>
        </w:r>
      </w:ins>
      <w:ins w:id="239" w:author="Валентин" w:date="2019-01-14T19:45:00Z">
        <w:r w:rsidR="00730219" w:rsidRPr="001E5A3B">
          <w:rPr>
            <w:rFonts w:ascii="Times New Roman" w:hAnsi="Times New Roman" w:cs="Times New Roman"/>
            <w:sz w:val="28"/>
            <w:szCs w:val="28"/>
            <w:rPrChange w:id="240" w:author="Валентин" w:date="2019-01-14T20:00:00Z">
              <w:rPr>
                <w:rFonts w:ascii="Times New Roman" w:hAnsi="Times New Roman" w:cs="Times New Roman"/>
                <w:sz w:val="28"/>
                <w:szCs w:val="28"/>
              </w:rPr>
            </w:rPrChange>
          </w:rPr>
          <w:t xml:space="preserve"> разработку</w:t>
        </w:r>
      </w:ins>
      <w:ins w:id="241" w:author="Валентин" w:date="2019-01-14T19:46:00Z">
        <w:r w:rsidR="00730219" w:rsidRPr="001E5A3B">
          <w:rPr>
            <w:rFonts w:ascii="Times New Roman" w:hAnsi="Times New Roman" w:cs="Times New Roman"/>
            <w:sz w:val="28"/>
            <w:szCs w:val="28"/>
            <w:rPrChange w:id="242" w:author="Валентин" w:date="2019-01-14T20:00:00Z">
              <w:rPr>
                <w:rFonts w:ascii="Times New Roman" w:hAnsi="Times New Roman" w:cs="Times New Roman"/>
                <w:sz w:val="28"/>
                <w:szCs w:val="28"/>
              </w:rPr>
            </w:rPrChange>
          </w:rPr>
          <w:t xml:space="preserve"> с веб формами и запросами.</w:t>
        </w:r>
      </w:ins>
      <w:ins w:id="243" w:author="Валентин" w:date="2019-01-14T19:45:00Z">
        <w:r w:rsidR="00730219" w:rsidRPr="001E5A3B">
          <w:rPr>
            <w:rFonts w:ascii="Times New Roman" w:hAnsi="Times New Roman" w:cs="Times New Roman"/>
            <w:sz w:val="28"/>
            <w:szCs w:val="28"/>
            <w:rPrChange w:id="244" w:author="Валентин" w:date="2019-01-14T20:00:00Z">
              <w:rPr>
                <w:rFonts w:ascii="Times New Roman" w:hAnsi="Times New Roman" w:cs="Times New Roman"/>
                <w:sz w:val="28"/>
                <w:szCs w:val="28"/>
              </w:rPr>
            </w:rPrChange>
          </w:rPr>
          <w:t xml:space="preserve"> </w:t>
        </w:r>
      </w:ins>
      <w:ins w:id="245" w:author="Валентин" w:date="2019-01-14T19:47:00Z">
        <w:r w:rsidR="00730219" w:rsidRPr="001E5A3B">
          <w:rPr>
            <w:rFonts w:ascii="Times New Roman" w:hAnsi="Times New Roman" w:cs="Times New Roman"/>
            <w:sz w:val="28"/>
            <w:szCs w:val="28"/>
            <w:lang w:val="en-US"/>
            <w:rPrChange w:id="246" w:author="Валентин" w:date="2019-01-14T20:00:00Z">
              <w:rPr>
                <w:rFonts w:ascii="Times New Roman" w:hAnsi="Times New Roman" w:cs="Times New Roman"/>
                <w:sz w:val="28"/>
                <w:szCs w:val="28"/>
                <w:lang w:val="en-US"/>
              </w:rPr>
            </w:rPrChange>
          </w:rPr>
          <w:t>VisualStudio</w:t>
        </w:r>
        <w:r w:rsidR="00730219" w:rsidRPr="001E5A3B">
          <w:rPr>
            <w:rFonts w:ascii="Times New Roman" w:hAnsi="Times New Roman" w:cs="Times New Roman"/>
            <w:sz w:val="28"/>
            <w:szCs w:val="28"/>
            <w:rPrChange w:id="247" w:author="Валентин" w:date="2019-01-14T20:00:00Z">
              <w:rPr>
                <w:rFonts w:ascii="Times New Roman" w:hAnsi="Times New Roman" w:cs="Times New Roman"/>
                <w:sz w:val="28"/>
                <w:szCs w:val="28"/>
              </w:rPr>
            </w:rPrChange>
          </w:rPr>
          <w:t>2017</w:t>
        </w:r>
        <w:r w:rsidR="00730219" w:rsidRPr="001E5A3B">
          <w:rPr>
            <w:rFonts w:ascii="Times New Roman" w:hAnsi="Times New Roman" w:cs="Times New Roman"/>
            <w:sz w:val="28"/>
            <w:szCs w:val="28"/>
            <w:rPrChange w:id="248" w:author="Валентин" w:date="2019-01-14T20:00:00Z">
              <w:rPr>
                <w:rFonts w:ascii="Times New Roman" w:hAnsi="Times New Roman" w:cs="Times New Roman"/>
                <w:sz w:val="28"/>
                <w:szCs w:val="28"/>
              </w:rPr>
            </w:rPrChange>
          </w:rPr>
          <w:t xml:space="preserve"> – позволяет полноценно сделать клиент для декстопной версии приложения на языке </w:t>
        </w:r>
      </w:ins>
      <w:ins w:id="249" w:author="Валентин" w:date="2019-01-14T19:48:00Z">
        <w:r w:rsidR="00730219" w:rsidRPr="001E5A3B">
          <w:rPr>
            <w:rFonts w:ascii="Times New Roman" w:hAnsi="Times New Roman" w:cs="Times New Roman"/>
            <w:sz w:val="28"/>
            <w:szCs w:val="28"/>
            <w:lang w:val="en-US"/>
            <w:rPrChange w:id="250" w:author="Валентин" w:date="2019-01-14T20:00:00Z">
              <w:rPr>
                <w:rFonts w:ascii="Times New Roman" w:hAnsi="Times New Roman" w:cs="Times New Roman"/>
                <w:sz w:val="28"/>
                <w:szCs w:val="28"/>
                <w:lang w:val="en-US"/>
              </w:rPr>
            </w:rPrChange>
          </w:rPr>
          <w:t>C</w:t>
        </w:r>
        <w:r w:rsidR="00730219" w:rsidRPr="001E5A3B">
          <w:rPr>
            <w:rFonts w:ascii="Times New Roman" w:hAnsi="Times New Roman" w:cs="Times New Roman"/>
            <w:sz w:val="28"/>
            <w:szCs w:val="28"/>
            <w:rPrChange w:id="251" w:author="Валентин" w:date="2019-01-14T20:00:00Z">
              <w:rPr>
                <w:rFonts w:ascii="Times New Roman" w:hAnsi="Times New Roman" w:cs="Times New Roman"/>
                <w:sz w:val="28"/>
                <w:szCs w:val="28"/>
                <w:lang w:val="en-US"/>
              </w:rPr>
            </w:rPrChange>
          </w:rPr>
          <w:t xml:space="preserve">#. </w:t>
        </w:r>
      </w:ins>
      <w:ins w:id="252" w:author="Валентин" w:date="2019-01-14T19:52:00Z">
        <w:r w:rsidR="00730219" w:rsidRPr="001E5A3B">
          <w:rPr>
            <w:rFonts w:ascii="Times New Roman" w:hAnsi="Times New Roman" w:cs="Times New Roman"/>
            <w:sz w:val="28"/>
            <w:szCs w:val="28"/>
            <w:lang w:val="en-US"/>
            <w:rPrChange w:id="253" w:author="Валентин" w:date="2019-01-14T20:00:00Z">
              <w:rPr>
                <w:rFonts w:ascii="Times New Roman" w:hAnsi="Times New Roman" w:cs="Times New Roman"/>
                <w:sz w:val="28"/>
                <w:szCs w:val="28"/>
                <w:lang w:val="en-US"/>
              </w:rPr>
            </w:rPrChange>
          </w:rPr>
          <w:t>DevelStudio</w:t>
        </w:r>
        <w:r w:rsidR="00730219" w:rsidRPr="001E5A3B">
          <w:rPr>
            <w:rFonts w:ascii="Times New Roman" w:hAnsi="Times New Roman" w:cs="Times New Roman"/>
            <w:sz w:val="28"/>
            <w:szCs w:val="28"/>
            <w:rPrChange w:id="254" w:author="Валентин" w:date="2019-01-14T20:00:00Z">
              <w:rPr>
                <w:rFonts w:ascii="Times New Roman" w:hAnsi="Times New Roman" w:cs="Times New Roman"/>
                <w:sz w:val="28"/>
                <w:szCs w:val="28"/>
              </w:rPr>
            </w:rPrChange>
          </w:rPr>
          <w:t xml:space="preserve"> –</w:t>
        </w:r>
      </w:ins>
      <w:ins w:id="255" w:author="Валентин" w:date="2019-01-14T19:53:00Z">
        <w:r w:rsidR="00730219" w:rsidRPr="001E5A3B">
          <w:rPr>
            <w:rFonts w:ascii="Times New Roman" w:hAnsi="Times New Roman" w:cs="Times New Roman"/>
            <w:sz w:val="28"/>
            <w:szCs w:val="28"/>
            <w:rPrChange w:id="256" w:author="Валентин" w:date="2019-01-14T20:00:00Z">
              <w:rPr>
                <w:rFonts w:ascii="Times New Roman" w:hAnsi="Times New Roman" w:cs="Times New Roman"/>
                <w:sz w:val="28"/>
                <w:szCs w:val="28"/>
              </w:rPr>
            </w:rPrChange>
          </w:rPr>
          <w:t xml:space="preserve"> среда программирования на </w:t>
        </w:r>
        <w:r w:rsidR="00730219" w:rsidRPr="001E5A3B">
          <w:rPr>
            <w:rFonts w:ascii="Times New Roman" w:hAnsi="Times New Roman" w:cs="Times New Roman"/>
            <w:sz w:val="28"/>
            <w:szCs w:val="28"/>
            <w:lang w:val="en-US"/>
            <w:rPrChange w:id="257" w:author="Валентин" w:date="2019-01-14T20:00:00Z">
              <w:rPr>
                <w:rFonts w:ascii="Times New Roman" w:hAnsi="Times New Roman" w:cs="Times New Roman"/>
                <w:sz w:val="28"/>
                <w:szCs w:val="28"/>
                <w:lang w:val="en-US"/>
              </w:rPr>
            </w:rPrChange>
          </w:rPr>
          <w:t>php</w:t>
        </w:r>
        <w:r w:rsidR="00367376" w:rsidRPr="001E5A3B">
          <w:rPr>
            <w:rFonts w:ascii="Times New Roman" w:hAnsi="Times New Roman" w:cs="Times New Roman"/>
            <w:sz w:val="28"/>
            <w:szCs w:val="28"/>
            <w:rPrChange w:id="258" w:author="Валентин" w:date="2019-01-14T20:00:00Z">
              <w:rPr>
                <w:rFonts w:ascii="Times New Roman" w:hAnsi="Times New Roman" w:cs="Times New Roman"/>
                <w:sz w:val="28"/>
                <w:szCs w:val="28"/>
              </w:rPr>
            </w:rPrChange>
          </w:rPr>
          <w:t>, можно по</w:t>
        </w:r>
      </w:ins>
      <w:ins w:id="259" w:author="Валентин" w:date="2019-01-14T19:54:00Z">
        <w:r w:rsidR="00367376" w:rsidRPr="001E5A3B">
          <w:rPr>
            <w:rFonts w:ascii="Times New Roman" w:hAnsi="Times New Roman" w:cs="Times New Roman"/>
            <w:sz w:val="28"/>
            <w:szCs w:val="28"/>
            <w:rPrChange w:id="260" w:author="Валентин" w:date="2019-01-14T20:00:00Z">
              <w:rPr>
                <w:rFonts w:ascii="Times New Roman" w:hAnsi="Times New Roman" w:cs="Times New Roman"/>
                <w:sz w:val="28"/>
                <w:szCs w:val="28"/>
              </w:rPr>
            </w:rPrChange>
          </w:rPr>
          <w:t>л</w:t>
        </w:r>
      </w:ins>
      <w:ins w:id="261" w:author="Валентин" w:date="2019-01-14T19:53:00Z">
        <w:r w:rsidR="00367376" w:rsidRPr="001E5A3B">
          <w:rPr>
            <w:rFonts w:ascii="Times New Roman" w:hAnsi="Times New Roman" w:cs="Times New Roman"/>
            <w:sz w:val="28"/>
            <w:szCs w:val="28"/>
            <w:rPrChange w:id="262" w:author="Валентин" w:date="2019-01-14T20:00:00Z">
              <w:rPr>
                <w:rFonts w:ascii="Times New Roman" w:hAnsi="Times New Roman" w:cs="Times New Roman"/>
                <w:sz w:val="28"/>
                <w:szCs w:val="28"/>
              </w:rPr>
            </w:rPrChange>
          </w:rPr>
          <w:t>ностью реализовать приложение</w:t>
        </w:r>
        <w:r w:rsidR="00730219" w:rsidRPr="001E5A3B">
          <w:rPr>
            <w:rFonts w:ascii="Times New Roman" w:hAnsi="Times New Roman" w:cs="Times New Roman"/>
            <w:sz w:val="28"/>
            <w:szCs w:val="28"/>
            <w:rPrChange w:id="263" w:author="Валентин" w:date="2019-01-14T20:00:00Z">
              <w:rPr>
                <w:rFonts w:ascii="Times New Roman" w:hAnsi="Times New Roman" w:cs="Times New Roman"/>
                <w:sz w:val="28"/>
                <w:szCs w:val="28"/>
                <w:lang w:val="en-US"/>
              </w:rPr>
            </w:rPrChange>
          </w:rPr>
          <w:t xml:space="preserve">. </w:t>
        </w:r>
      </w:ins>
      <w:ins w:id="264" w:author="Валентин" w:date="2019-01-14T19:54:00Z">
        <w:r w:rsidR="00367376" w:rsidRPr="001E5A3B">
          <w:rPr>
            <w:rFonts w:ascii="Times New Roman" w:hAnsi="Times New Roman" w:cs="Times New Roman"/>
            <w:sz w:val="28"/>
            <w:szCs w:val="28"/>
            <w:rPrChange w:id="265" w:author="Валентин" w:date="2019-01-14T20:00:00Z">
              <w:rPr>
                <w:rFonts w:ascii="Times New Roman" w:hAnsi="Times New Roman" w:cs="Times New Roman"/>
                <w:sz w:val="28"/>
                <w:szCs w:val="28"/>
              </w:rPr>
            </w:rPrChange>
          </w:rPr>
          <w:t xml:space="preserve"> В итоге выбор пал на </w:t>
        </w:r>
        <w:r w:rsidR="00367376" w:rsidRPr="001E5A3B">
          <w:rPr>
            <w:rFonts w:ascii="Times New Roman" w:hAnsi="Times New Roman" w:cs="Times New Roman"/>
            <w:sz w:val="28"/>
            <w:szCs w:val="28"/>
            <w:lang w:val="en-US"/>
            <w:rPrChange w:id="266" w:author="Валентин" w:date="2019-01-14T20:00:00Z">
              <w:rPr>
                <w:rFonts w:ascii="Times New Roman" w:hAnsi="Times New Roman" w:cs="Times New Roman"/>
                <w:sz w:val="28"/>
                <w:szCs w:val="28"/>
                <w:lang w:val="en-US"/>
              </w:rPr>
            </w:rPrChange>
          </w:rPr>
          <w:t>DevelStudio</w:t>
        </w:r>
        <w:r w:rsidR="00367376" w:rsidRPr="001E5A3B">
          <w:rPr>
            <w:rFonts w:ascii="Times New Roman" w:hAnsi="Times New Roman" w:cs="Times New Roman"/>
            <w:sz w:val="28"/>
            <w:szCs w:val="28"/>
            <w:rPrChange w:id="267" w:author="Валентин" w:date="2019-01-14T20:00:00Z">
              <w:rPr>
                <w:rFonts w:ascii="Times New Roman" w:hAnsi="Times New Roman" w:cs="Times New Roman"/>
                <w:sz w:val="28"/>
                <w:szCs w:val="28"/>
              </w:rPr>
            </w:rPrChange>
          </w:rPr>
          <w:t>, т.к дальше при интеграции приложения с сервером не надо будет создавать с нуля или переписыва</w:t>
        </w:r>
      </w:ins>
      <w:ins w:id="268" w:author="Валентин" w:date="2019-01-14T20:03:00Z">
        <w:r w:rsidR="001A0BF4">
          <w:rPr>
            <w:rFonts w:ascii="Times New Roman" w:hAnsi="Times New Roman" w:cs="Times New Roman"/>
            <w:sz w:val="28"/>
            <w:szCs w:val="28"/>
          </w:rPr>
          <w:t>ть</w:t>
        </w:r>
      </w:ins>
      <w:ins w:id="269" w:author="Валентин" w:date="2019-01-14T19:54:00Z">
        <w:r w:rsidR="00367376" w:rsidRPr="001E5A3B">
          <w:rPr>
            <w:rFonts w:ascii="Times New Roman" w:hAnsi="Times New Roman" w:cs="Times New Roman"/>
            <w:sz w:val="28"/>
            <w:szCs w:val="28"/>
            <w:rPrChange w:id="270" w:author="Валентин" w:date="2019-01-14T20:00:00Z">
              <w:rPr>
                <w:rFonts w:ascii="Times New Roman" w:hAnsi="Times New Roman" w:cs="Times New Roman"/>
                <w:sz w:val="28"/>
                <w:szCs w:val="28"/>
              </w:rPr>
            </w:rPrChange>
          </w:rPr>
          <w:t>.</w:t>
        </w:r>
      </w:ins>
    </w:p>
    <w:p w14:paraId="1A0C022E" w14:textId="36899C56" w:rsidR="007D5774" w:rsidRPr="001E5A3B" w:rsidDel="001E5A3B" w:rsidRDefault="007D5774" w:rsidP="007F00B0">
      <w:pPr>
        <w:spacing w:after="0" w:line="360" w:lineRule="auto"/>
        <w:ind w:firstLine="567"/>
        <w:jc w:val="both"/>
        <w:rPr>
          <w:del w:id="271" w:author="Валентин" w:date="2019-01-14T19:58:00Z"/>
          <w:rFonts w:ascii="Times New Roman" w:hAnsi="Times New Roman" w:cs="Times New Roman"/>
          <w:sz w:val="28"/>
          <w:szCs w:val="28"/>
          <w:rPrChange w:id="272" w:author="Валентин" w:date="2019-01-14T20:00:00Z">
            <w:rPr>
              <w:del w:id="273" w:author="Валентин" w:date="2019-01-14T19:58:00Z"/>
              <w:rFonts w:ascii="Times New Roman" w:hAnsi="Times New Roman" w:cs="Times New Roman"/>
              <w:sz w:val="28"/>
              <w:szCs w:val="28"/>
            </w:rPr>
          </w:rPrChange>
        </w:rPr>
        <w:pPrChange w:id="274" w:author="Валентин" w:date="2019-01-14T20:03:00Z">
          <w:pPr>
            <w:spacing w:after="0" w:line="360" w:lineRule="auto"/>
            <w:ind w:firstLine="567"/>
            <w:jc w:val="both"/>
          </w:pPr>
        </w:pPrChange>
      </w:pPr>
      <w:r w:rsidRPr="001E5A3B">
        <w:rPr>
          <w:rFonts w:ascii="Times New Roman" w:hAnsi="Times New Roman" w:cs="Times New Roman"/>
          <w:sz w:val="28"/>
          <w:szCs w:val="28"/>
          <w:rPrChange w:id="275" w:author="Валентин" w:date="2019-01-14T20:00:00Z">
            <w:rPr>
              <w:rFonts w:ascii="Times New Roman" w:hAnsi="Times New Roman" w:cs="Times New Roman"/>
              <w:sz w:val="28"/>
              <w:szCs w:val="28"/>
            </w:rPr>
          </w:rPrChange>
        </w:rPr>
        <w:t>PHP является наиболее распространенным языком веб-программирования. Подавляющ</w:t>
      </w:r>
      <w:ins w:id="276" w:author="Виктория" w:date="2019-01-14T11:43:00Z">
        <w:r w:rsidR="007B3CB1" w:rsidRPr="001E5A3B">
          <w:rPr>
            <w:rFonts w:ascii="Times New Roman" w:hAnsi="Times New Roman" w:cs="Times New Roman"/>
            <w:sz w:val="28"/>
            <w:szCs w:val="28"/>
            <w:rPrChange w:id="277" w:author="Валентин" w:date="2019-01-14T20:00:00Z">
              <w:rPr>
                <w:rFonts w:ascii="Times New Roman" w:hAnsi="Times New Roman" w:cs="Times New Roman"/>
                <w:sz w:val="28"/>
                <w:szCs w:val="28"/>
              </w:rPr>
            </w:rPrChange>
          </w:rPr>
          <w:t>е</w:t>
        </w:r>
      </w:ins>
      <w:del w:id="278" w:author="Виктория" w:date="2019-01-14T11:43:00Z">
        <w:r w:rsidRPr="001E5A3B" w:rsidDel="007B3CB1">
          <w:rPr>
            <w:rFonts w:ascii="Times New Roman" w:hAnsi="Times New Roman" w:cs="Times New Roman"/>
            <w:sz w:val="28"/>
            <w:szCs w:val="28"/>
            <w:rPrChange w:id="279" w:author="Валентин" w:date="2019-01-14T20:00:00Z">
              <w:rPr>
                <w:rFonts w:ascii="Times New Roman" w:hAnsi="Times New Roman" w:cs="Times New Roman"/>
                <w:sz w:val="28"/>
                <w:szCs w:val="28"/>
              </w:rPr>
            </w:rPrChange>
          </w:rPr>
          <w:delText>и</w:delText>
        </w:r>
      </w:del>
      <w:r w:rsidRPr="001E5A3B">
        <w:rPr>
          <w:rFonts w:ascii="Times New Roman" w:hAnsi="Times New Roman" w:cs="Times New Roman"/>
          <w:sz w:val="28"/>
          <w:szCs w:val="28"/>
          <w:rPrChange w:id="280" w:author="Валентин" w:date="2019-01-14T20:00:00Z">
            <w:rPr>
              <w:rFonts w:ascii="Times New Roman" w:hAnsi="Times New Roman" w:cs="Times New Roman"/>
              <w:sz w:val="28"/>
              <w:szCs w:val="28"/>
            </w:rPr>
          </w:rPrChange>
        </w:rPr>
        <w:t>е большинство сайтов и веб-сервисов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14:paraId="59BC4DFD" w14:textId="5D61A489" w:rsidR="00C30D31" w:rsidRPr="001E5A3B" w:rsidDel="001E5A3B" w:rsidRDefault="001E5A3B" w:rsidP="007F00B0">
      <w:pPr>
        <w:spacing w:after="0" w:line="360" w:lineRule="auto"/>
        <w:ind w:firstLine="567"/>
        <w:jc w:val="both"/>
        <w:rPr>
          <w:del w:id="281" w:author="Валентин" w:date="2019-01-14T19:58:00Z"/>
          <w:rFonts w:ascii="Times New Roman" w:hAnsi="Times New Roman" w:cs="Times New Roman"/>
          <w:sz w:val="28"/>
          <w:szCs w:val="28"/>
          <w:rPrChange w:id="282" w:author="Валентин" w:date="2019-01-14T20:00:00Z">
            <w:rPr>
              <w:del w:id="283" w:author="Валентин" w:date="2019-01-14T19:58:00Z"/>
              <w:rFonts w:ascii="Times New Roman" w:hAnsi="Times New Roman" w:cs="Times New Roman"/>
              <w:sz w:val="28"/>
              <w:szCs w:val="28"/>
            </w:rPr>
          </w:rPrChange>
        </w:rPr>
        <w:pPrChange w:id="284" w:author="Валентин" w:date="2019-01-14T20:03:00Z">
          <w:pPr>
            <w:spacing w:after="0" w:line="360" w:lineRule="auto"/>
            <w:ind w:firstLine="567"/>
            <w:jc w:val="both"/>
          </w:pPr>
        </w:pPrChange>
      </w:pPr>
      <w:ins w:id="285" w:author="Валентин" w:date="2019-01-14T19:58:00Z">
        <w:r w:rsidRPr="001E5A3B">
          <w:rPr>
            <w:rFonts w:ascii="Times New Roman" w:hAnsi="Times New Roman" w:cs="Times New Roman"/>
            <w:sz w:val="28"/>
            <w:szCs w:val="28"/>
            <w:rPrChange w:id="286" w:author="Валентин" w:date="2019-01-14T20:00:00Z">
              <w:rPr>
                <w:rFonts w:ascii="Times New Roman" w:hAnsi="Times New Roman" w:cs="Times New Roman"/>
                <w:sz w:val="28"/>
                <w:szCs w:val="28"/>
                <w:lang w:val="en-US"/>
              </w:rPr>
            </w:rPrChange>
          </w:rPr>
          <w:t xml:space="preserve"> </w:t>
        </w:r>
      </w:ins>
      <w:r w:rsidR="007D5774" w:rsidRPr="001E5A3B">
        <w:rPr>
          <w:rFonts w:ascii="Times New Roman" w:hAnsi="Times New Roman" w:cs="Times New Roman"/>
          <w:sz w:val="28"/>
          <w:szCs w:val="28"/>
          <w:rPrChange w:id="287" w:author="Валентин" w:date="2019-01-14T20:00:00Z">
            <w:rPr>
              <w:rFonts w:ascii="Times New Roman" w:hAnsi="Times New Roman" w:cs="Times New Roman"/>
              <w:sz w:val="28"/>
              <w:szCs w:val="28"/>
            </w:rPr>
          </w:rPrChange>
        </w:rPr>
        <w:t>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 PHP: Препроцессор гипертекста) представлял удобный набор инструментов для упрощенного создания веб-сайтов и веб-приложений.</w:t>
      </w:r>
      <w:ins w:id="288" w:author="Валентин" w:date="2019-01-14T19:58:00Z">
        <w:r w:rsidRPr="001E5A3B">
          <w:rPr>
            <w:rFonts w:ascii="Times New Roman" w:hAnsi="Times New Roman" w:cs="Times New Roman"/>
            <w:sz w:val="28"/>
            <w:szCs w:val="28"/>
            <w:rPrChange w:id="289" w:author="Валентин" w:date="2019-01-14T20:00:00Z">
              <w:rPr>
                <w:rFonts w:ascii="Times New Roman" w:hAnsi="Times New Roman" w:cs="Times New Roman"/>
                <w:sz w:val="28"/>
                <w:szCs w:val="28"/>
                <w:lang w:val="en-US"/>
              </w:rPr>
            </w:rPrChange>
          </w:rPr>
          <w:t xml:space="preserve"> </w:t>
        </w:r>
      </w:ins>
    </w:p>
    <w:p w14:paraId="2808D45A" w14:textId="3854E0FA" w:rsidR="00C30D31" w:rsidRPr="001E5A3B" w:rsidDel="003E2F1C" w:rsidRDefault="00C30D31" w:rsidP="007F00B0">
      <w:pPr>
        <w:spacing w:after="0" w:line="360" w:lineRule="auto"/>
        <w:ind w:firstLine="567"/>
        <w:jc w:val="both"/>
        <w:rPr>
          <w:del w:id="290" w:author="Валентин" w:date="2019-01-14T19:55:00Z"/>
          <w:rFonts w:ascii="Times New Roman" w:hAnsi="Times New Roman" w:cs="Times New Roman"/>
          <w:sz w:val="28"/>
          <w:szCs w:val="28"/>
          <w:rPrChange w:id="291" w:author="Валентин" w:date="2019-01-14T20:00:00Z">
            <w:rPr>
              <w:del w:id="292" w:author="Валентин" w:date="2019-01-14T19:55:00Z"/>
              <w:rFonts w:ascii="Times New Roman" w:hAnsi="Times New Roman" w:cs="Times New Roman"/>
              <w:sz w:val="28"/>
              <w:szCs w:val="28"/>
            </w:rPr>
          </w:rPrChange>
        </w:rPr>
        <w:pPrChange w:id="293" w:author="Валентин" w:date="2019-01-14T20:03:00Z">
          <w:pPr>
            <w:spacing w:after="0" w:line="360" w:lineRule="auto"/>
            <w:jc w:val="both"/>
          </w:pPr>
        </w:pPrChange>
      </w:pPr>
      <w:commentRangeStart w:id="294"/>
      <w:del w:id="295" w:author="Валентин" w:date="2019-01-14T19:55:00Z">
        <w:r w:rsidRPr="001E5A3B" w:rsidDel="003E2F1C">
          <w:rPr>
            <w:rFonts w:ascii="Times New Roman" w:hAnsi="Times New Roman" w:cs="Times New Roman"/>
            <w:sz w:val="28"/>
            <w:szCs w:val="28"/>
            <w:rPrChange w:id="296" w:author="Валентин" w:date="2019-01-14T20:00:00Z">
              <w:rPr>
                <w:rFonts w:ascii="Times New Roman" w:hAnsi="Times New Roman" w:cs="Times New Roman"/>
                <w:sz w:val="28"/>
                <w:szCs w:val="28"/>
              </w:rPr>
            </w:rPrChange>
          </w:rPr>
          <w:delText>Какие преимущества предоставляет PHP?</w:delText>
        </w:r>
        <w:commentRangeEnd w:id="294"/>
        <w:r w:rsidR="007B3CB1" w:rsidRPr="001E5A3B" w:rsidDel="003E2F1C">
          <w:rPr>
            <w:rStyle w:val="af3"/>
            <w:rFonts w:ascii="Times New Roman" w:hAnsi="Times New Roman" w:cs="Times New Roman"/>
            <w:sz w:val="28"/>
            <w:szCs w:val="28"/>
            <w:rPrChange w:id="297" w:author="Валентин" w:date="2019-01-14T20:00:00Z">
              <w:rPr>
                <w:rStyle w:val="af3"/>
              </w:rPr>
            </w:rPrChange>
          </w:rPr>
          <w:commentReference w:id="294"/>
        </w:r>
      </w:del>
    </w:p>
    <w:p w14:paraId="75C75AAE" w14:textId="553CBF82" w:rsidR="00C30D31" w:rsidRPr="001E5A3B" w:rsidDel="003E2F1C" w:rsidRDefault="00C30D31" w:rsidP="007F00B0">
      <w:pPr>
        <w:spacing w:after="0" w:line="360" w:lineRule="auto"/>
        <w:ind w:firstLine="567"/>
        <w:jc w:val="both"/>
        <w:rPr>
          <w:ins w:id="298" w:author="Виктория" w:date="2019-01-14T11:45:00Z"/>
          <w:del w:id="299" w:author="Валентин" w:date="2019-01-14T19:56:00Z"/>
          <w:rFonts w:ascii="Times New Roman" w:hAnsi="Times New Roman" w:cs="Times New Roman"/>
          <w:sz w:val="28"/>
          <w:szCs w:val="28"/>
          <w:rPrChange w:id="300" w:author="Валентин" w:date="2019-01-14T20:00:00Z">
            <w:rPr>
              <w:ins w:id="301" w:author="Виктория" w:date="2019-01-14T11:45:00Z"/>
              <w:del w:id="302" w:author="Валентин" w:date="2019-01-14T19:56:00Z"/>
              <w:rFonts w:ascii="Times New Roman" w:hAnsi="Times New Roman" w:cs="Times New Roman"/>
              <w:sz w:val="28"/>
              <w:szCs w:val="28"/>
            </w:rPr>
          </w:rPrChange>
        </w:rPr>
        <w:pPrChange w:id="303" w:author="Валентин" w:date="2019-01-14T20:03:00Z">
          <w:pPr>
            <w:spacing w:after="0" w:line="360" w:lineRule="auto"/>
            <w:jc w:val="both"/>
          </w:pPr>
        </w:pPrChange>
      </w:pPr>
    </w:p>
    <w:p w14:paraId="7BEECB2E" w14:textId="1BB36766" w:rsidR="007B3CB1" w:rsidRPr="001E5A3B" w:rsidDel="003E2F1C" w:rsidRDefault="007B3CB1" w:rsidP="007F00B0">
      <w:pPr>
        <w:spacing w:after="0" w:line="360" w:lineRule="auto"/>
        <w:ind w:firstLine="567"/>
        <w:jc w:val="both"/>
        <w:rPr>
          <w:del w:id="304" w:author="Валентин" w:date="2019-01-14T19:56:00Z"/>
          <w:rFonts w:ascii="Times New Roman" w:hAnsi="Times New Roman" w:cs="Times New Roman"/>
          <w:sz w:val="28"/>
          <w:szCs w:val="28"/>
          <w:rPrChange w:id="305" w:author="Валентин" w:date="2019-01-14T20:00:00Z">
            <w:rPr>
              <w:del w:id="306" w:author="Валентин" w:date="2019-01-14T19:56:00Z"/>
              <w:rFonts w:ascii="Times New Roman" w:hAnsi="Times New Roman" w:cs="Times New Roman"/>
              <w:sz w:val="28"/>
              <w:szCs w:val="28"/>
            </w:rPr>
          </w:rPrChange>
        </w:rPr>
        <w:pPrChange w:id="307" w:author="Валентин" w:date="2019-01-14T20:03:00Z">
          <w:pPr>
            <w:spacing w:after="0" w:line="360" w:lineRule="auto"/>
            <w:jc w:val="both"/>
          </w:pPr>
        </w:pPrChange>
      </w:pPr>
      <w:ins w:id="308" w:author="Виктория" w:date="2019-01-14T11:45:00Z">
        <w:del w:id="309" w:author="Валентин" w:date="2019-01-14T19:56:00Z">
          <w:r w:rsidRPr="001E5A3B" w:rsidDel="003E2F1C">
            <w:rPr>
              <w:rFonts w:ascii="Times New Roman" w:hAnsi="Times New Roman" w:cs="Times New Roman"/>
              <w:sz w:val="28"/>
              <w:szCs w:val="28"/>
              <w:rPrChange w:id="310" w:author="Валентин" w:date="2019-01-14T20:00:00Z">
                <w:rPr>
                  <w:rFonts w:ascii="Times New Roman" w:hAnsi="Times New Roman" w:cs="Times New Roman"/>
                  <w:sz w:val="28"/>
                  <w:szCs w:val="28"/>
                </w:rPr>
              </w:rPrChange>
            </w:rPr>
            <w:delText>Далее вообще все не отформатировано – читать не буду</w:delText>
          </w:r>
        </w:del>
      </w:ins>
    </w:p>
    <w:p w14:paraId="12F59B3A" w14:textId="72E9E0D1" w:rsidR="00C30D31" w:rsidRPr="001E5A3B" w:rsidDel="001E5A3B" w:rsidRDefault="00C30D31" w:rsidP="007F00B0">
      <w:pPr>
        <w:spacing w:after="0" w:line="360" w:lineRule="auto"/>
        <w:ind w:firstLine="567"/>
        <w:jc w:val="both"/>
        <w:rPr>
          <w:del w:id="311" w:author="Валентин" w:date="2019-01-14T19:58:00Z"/>
          <w:rFonts w:ascii="Times New Roman" w:hAnsi="Times New Roman" w:cs="Times New Roman"/>
          <w:sz w:val="28"/>
          <w:szCs w:val="28"/>
          <w:rPrChange w:id="312" w:author="Валентин" w:date="2019-01-14T20:00:00Z">
            <w:rPr>
              <w:del w:id="313" w:author="Валентин" w:date="2019-01-14T19:58:00Z"/>
              <w:rFonts w:ascii="Times New Roman" w:hAnsi="Times New Roman" w:cs="Times New Roman"/>
              <w:sz w:val="28"/>
              <w:szCs w:val="28"/>
            </w:rPr>
          </w:rPrChange>
        </w:rPr>
        <w:pPrChange w:id="314" w:author="Валентин" w:date="2019-01-14T20:03:00Z">
          <w:pPr>
            <w:spacing w:after="0" w:line="360" w:lineRule="auto"/>
            <w:jc w:val="both"/>
          </w:pPr>
        </w:pPrChange>
      </w:pPr>
      <w:r w:rsidRPr="001E5A3B">
        <w:rPr>
          <w:rFonts w:ascii="Times New Roman" w:hAnsi="Times New Roman" w:cs="Times New Roman"/>
          <w:sz w:val="28"/>
          <w:szCs w:val="28"/>
          <w:rPrChange w:id="315" w:author="Валентин" w:date="2019-01-14T20:00:00Z">
            <w:rPr>
              <w:rFonts w:ascii="Times New Roman" w:hAnsi="Times New Roman" w:cs="Times New Roman"/>
              <w:sz w:val="28"/>
              <w:szCs w:val="28"/>
            </w:rPr>
          </w:rPrChange>
        </w:rPr>
        <w:t xml:space="preserve">Для всех наиболее распространенных операционных системам (Windows, MacOS, Linux) есть свои версии пакетов разработки на PHP, а это значит, что </w:t>
      </w:r>
      <w:del w:id="316" w:author="Валентин" w:date="2019-01-14T19:56:00Z">
        <w:r w:rsidRPr="001E5A3B" w:rsidDel="003E2F1C">
          <w:rPr>
            <w:rFonts w:ascii="Times New Roman" w:hAnsi="Times New Roman" w:cs="Times New Roman"/>
            <w:sz w:val="28"/>
            <w:szCs w:val="28"/>
            <w:rPrChange w:id="317" w:author="Валентин" w:date="2019-01-14T20:00:00Z">
              <w:rPr>
                <w:rFonts w:ascii="Times New Roman" w:hAnsi="Times New Roman" w:cs="Times New Roman"/>
                <w:sz w:val="28"/>
                <w:szCs w:val="28"/>
              </w:rPr>
            </w:rPrChange>
          </w:rPr>
          <w:delText>вы можете</w:delText>
        </w:r>
      </w:del>
      <w:ins w:id="318" w:author="Валентин" w:date="2019-01-14T19:56:00Z">
        <w:r w:rsidR="003E2F1C" w:rsidRPr="001E5A3B">
          <w:rPr>
            <w:rFonts w:ascii="Times New Roman" w:hAnsi="Times New Roman" w:cs="Times New Roman"/>
            <w:sz w:val="28"/>
            <w:szCs w:val="28"/>
            <w:rPrChange w:id="319" w:author="Валентин" w:date="2019-01-14T20:00:00Z">
              <w:rPr>
                <w:rFonts w:ascii="Times New Roman" w:hAnsi="Times New Roman" w:cs="Times New Roman"/>
                <w:sz w:val="28"/>
                <w:szCs w:val="28"/>
                <w:highlight w:val="red"/>
              </w:rPr>
            </w:rPrChange>
          </w:rPr>
          <w:t>можно</w:t>
        </w:r>
      </w:ins>
      <w:r w:rsidRPr="001E5A3B">
        <w:rPr>
          <w:rFonts w:ascii="Times New Roman" w:hAnsi="Times New Roman" w:cs="Times New Roman"/>
          <w:sz w:val="28"/>
          <w:szCs w:val="28"/>
          <w:rPrChange w:id="320" w:author="Валентин" w:date="2019-01-14T20:00:00Z">
            <w:rPr>
              <w:rFonts w:ascii="Times New Roman" w:hAnsi="Times New Roman" w:cs="Times New Roman"/>
              <w:sz w:val="28"/>
              <w:szCs w:val="28"/>
            </w:rPr>
          </w:rPrChange>
        </w:rPr>
        <w:t xml:space="preserve"> создавать веб-сайты на любой из этих операционных систем.</w:t>
      </w:r>
      <w:ins w:id="321" w:author="Валентин" w:date="2019-01-14T19:58:00Z">
        <w:r w:rsidR="001E5A3B" w:rsidRPr="001E5A3B">
          <w:rPr>
            <w:rFonts w:ascii="Times New Roman" w:hAnsi="Times New Roman" w:cs="Times New Roman"/>
            <w:sz w:val="28"/>
            <w:szCs w:val="28"/>
            <w:rPrChange w:id="322" w:author="Валентин" w:date="2019-01-14T20:00:00Z">
              <w:rPr>
                <w:rFonts w:ascii="Times New Roman" w:hAnsi="Times New Roman" w:cs="Times New Roman"/>
                <w:sz w:val="28"/>
                <w:szCs w:val="28"/>
                <w:lang w:val="en-US"/>
              </w:rPr>
            </w:rPrChange>
          </w:rPr>
          <w:t xml:space="preserve"> </w:t>
        </w:r>
      </w:ins>
    </w:p>
    <w:p w14:paraId="7350A8C1" w14:textId="4CD724A5" w:rsidR="00C30D31" w:rsidRPr="001E5A3B" w:rsidDel="003E2F1C" w:rsidRDefault="00C30D31" w:rsidP="007F00B0">
      <w:pPr>
        <w:spacing w:after="0" w:line="360" w:lineRule="auto"/>
        <w:ind w:firstLine="567"/>
        <w:jc w:val="both"/>
        <w:rPr>
          <w:del w:id="323" w:author="Валентин" w:date="2019-01-14T19:56:00Z"/>
          <w:rFonts w:ascii="Times New Roman" w:hAnsi="Times New Roman" w:cs="Times New Roman"/>
          <w:sz w:val="28"/>
          <w:szCs w:val="28"/>
          <w:rPrChange w:id="324" w:author="Валентин" w:date="2019-01-14T20:00:00Z">
            <w:rPr>
              <w:del w:id="325" w:author="Валентин" w:date="2019-01-14T19:56:00Z"/>
              <w:rFonts w:ascii="Times New Roman" w:hAnsi="Times New Roman" w:cs="Times New Roman"/>
              <w:sz w:val="28"/>
              <w:szCs w:val="28"/>
            </w:rPr>
          </w:rPrChange>
        </w:rPr>
        <w:pPrChange w:id="326" w:author="Валентин" w:date="2019-01-14T20:03:00Z">
          <w:pPr>
            <w:spacing w:after="0" w:line="360" w:lineRule="auto"/>
            <w:jc w:val="both"/>
          </w:pPr>
        </w:pPrChange>
      </w:pPr>
    </w:p>
    <w:p w14:paraId="7866E627" w14:textId="2EE027CC" w:rsidR="00C30D31" w:rsidRPr="001E5A3B" w:rsidDel="003E2F1C" w:rsidRDefault="00C30D31" w:rsidP="007F00B0">
      <w:pPr>
        <w:spacing w:after="0" w:line="360" w:lineRule="auto"/>
        <w:ind w:firstLine="567"/>
        <w:jc w:val="both"/>
        <w:rPr>
          <w:del w:id="327" w:author="Валентин" w:date="2019-01-14T19:56:00Z"/>
          <w:rFonts w:ascii="Times New Roman" w:hAnsi="Times New Roman" w:cs="Times New Roman"/>
          <w:sz w:val="28"/>
          <w:szCs w:val="28"/>
          <w:rPrChange w:id="328" w:author="Валентин" w:date="2019-01-14T20:00:00Z">
            <w:rPr>
              <w:del w:id="329" w:author="Валентин" w:date="2019-01-14T19:56:00Z"/>
              <w:rFonts w:ascii="Times New Roman" w:hAnsi="Times New Roman" w:cs="Times New Roman"/>
              <w:sz w:val="28"/>
              <w:szCs w:val="28"/>
            </w:rPr>
          </w:rPrChange>
        </w:rPr>
        <w:pPrChange w:id="330" w:author="Валентин" w:date="2019-01-14T20:03:00Z">
          <w:pPr>
            <w:spacing w:after="0" w:line="360" w:lineRule="auto"/>
            <w:jc w:val="both"/>
          </w:pPr>
        </w:pPrChange>
      </w:pPr>
      <w:r w:rsidRPr="001E5A3B">
        <w:rPr>
          <w:rFonts w:ascii="Times New Roman" w:hAnsi="Times New Roman" w:cs="Times New Roman"/>
          <w:sz w:val="28"/>
          <w:szCs w:val="28"/>
          <w:rPrChange w:id="331" w:author="Валентин" w:date="2019-01-14T20:00:00Z">
            <w:rPr>
              <w:rFonts w:ascii="Times New Roman" w:hAnsi="Times New Roman" w:cs="Times New Roman"/>
              <w:sz w:val="28"/>
              <w:szCs w:val="28"/>
            </w:rPr>
          </w:rPrChange>
        </w:rPr>
        <w:t>PHP может работать в связке с различными веб-серверами: Apache, Nginx, IIS</w:t>
      </w:r>
    </w:p>
    <w:p w14:paraId="1E9851B1" w14:textId="05EF18CC" w:rsidR="00C30D31" w:rsidRPr="001E5A3B" w:rsidDel="003E2F1C" w:rsidRDefault="00C30D31" w:rsidP="007F00B0">
      <w:pPr>
        <w:spacing w:after="0" w:line="360" w:lineRule="auto"/>
        <w:ind w:firstLine="567"/>
        <w:jc w:val="both"/>
        <w:rPr>
          <w:del w:id="332" w:author="Валентин" w:date="2019-01-14T19:56:00Z"/>
          <w:rFonts w:ascii="Times New Roman" w:hAnsi="Times New Roman" w:cs="Times New Roman"/>
          <w:sz w:val="28"/>
          <w:szCs w:val="28"/>
          <w:rPrChange w:id="333" w:author="Валентин" w:date="2019-01-14T20:00:00Z">
            <w:rPr>
              <w:del w:id="334" w:author="Валентин" w:date="2019-01-14T19:56:00Z"/>
              <w:rFonts w:ascii="Times New Roman" w:hAnsi="Times New Roman" w:cs="Times New Roman"/>
              <w:sz w:val="28"/>
              <w:szCs w:val="28"/>
            </w:rPr>
          </w:rPrChange>
        </w:rPr>
        <w:pPrChange w:id="335" w:author="Валентин" w:date="2019-01-14T20:03:00Z">
          <w:pPr>
            <w:spacing w:after="0" w:line="360" w:lineRule="auto"/>
            <w:jc w:val="both"/>
          </w:pPr>
        </w:pPrChange>
      </w:pPr>
    </w:p>
    <w:p w14:paraId="5482BFF4" w14:textId="7D1F5570" w:rsidR="00C30D31" w:rsidRPr="001E5A3B" w:rsidDel="003E2F1C" w:rsidRDefault="00C30D31" w:rsidP="007F00B0">
      <w:pPr>
        <w:spacing w:after="0" w:line="360" w:lineRule="auto"/>
        <w:ind w:firstLine="567"/>
        <w:jc w:val="both"/>
        <w:rPr>
          <w:del w:id="336" w:author="Валентин" w:date="2019-01-14T19:57:00Z"/>
          <w:rFonts w:ascii="Times New Roman" w:hAnsi="Times New Roman" w:cs="Times New Roman"/>
          <w:sz w:val="28"/>
          <w:szCs w:val="28"/>
          <w:rPrChange w:id="337" w:author="Валентин" w:date="2019-01-14T20:00:00Z">
            <w:rPr>
              <w:del w:id="338" w:author="Валентин" w:date="2019-01-14T19:57:00Z"/>
              <w:rFonts w:ascii="Times New Roman" w:hAnsi="Times New Roman" w:cs="Times New Roman"/>
              <w:sz w:val="28"/>
              <w:szCs w:val="28"/>
            </w:rPr>
          </w:rPrChange>
        </w:rPr>
        <w:pPrChange w:id="339" w:author="Валентин" w:date="2019-01-14T20:03:00Z">
          <w:pPr>
            <w:spacing w:after="0" w:line="360" w:lineRule="auto"/>
            <w:jc w:val="both"/>
          </w:pPr>
        </w:pPrChange>
      </w:pPr>
      <w:r w:rsidRPr="001E5A3B">
        <w:rPr>
          <w:rFonts w:ascii="Times New Roman" w:hAnsi="Times New Roman" w:cs="Times New Roman"/>
          <w:sz w:val="28"/>
          <w:szCs w:val="28"/>
          <w:rPrChange w:id="340" w:author="Валентин" w:date="2019-01-14T20:00:00Z">
            <w:rPr>
              <w:rFonts w:ascii="Times New Roman" w:hAnsi="Times New Roman" w:cs="Times New Roman"/>
              <w:sz w:val="28"/>
              <w:szCs w:val="28"/>
            </w:rPr>
          </w:rPrChange>
        </w:rPr>
        <w:t>Простота и легкость освоения. Как правило, уже имея небольшой опыт в программировании на PHP, можно создавать простенькие веб-сайты</w:t>
      </w:r>
      <w:ins w:id="341" w:author="Валентин" w:date="2019-01-14T19:57:00Z">
        <w:r w:rsidR="003E2F1C" w:rsidRPr="001E5A3B">
          <w:rPr>
            <w:rFonts w:ascii="Times New Roman" w:hAnsi="Times New Roman" w:cs="Times New Roman"/>
            <w:sz w:val="28"/>
            <w:szCs w:val="28"/>
            <w:rPrChange w:id="342" w:author="Валентин" w:date="2019-01-14T20:00:00Z">
              <w:rPr>
                <w:rFonts w:ascii="Times New Roman" w:hAnsi="Times New Roman" w:cs="Times New Roman"/>
                <w:sz w:val="28"/>
                <w:szCs w:val="28"/>
                <w:lang w:val="en-US"/>
              </w:rPr>
            </w:rPrChange>
          </w:rPr>
          <w:t xml:space="preserve">. </w:t>
        </w:r>
      </w:ins>
    </w:p>
    <w:p w14:paraId="370AC683" w14:textId="3ACB3103" w:rsidR="00C30D31" w:rsidRPr="001E5A3B" w:rsidDel="003E2F1C" w:rsidRDefault="00C30D31" w:rsidP="007F00B0">
      <w:pPr>
        <w:spacing w:after="0" w:line="360" w:lineRule="auto"/>
        <w:ind w:firstLine="567"/>
        <w:jc w:val="both"/>
        <w:rPr>
          <w:del w:id="343" w:author="Валентин" w:date="2019-01-14T19:56:00Z"/>
          <w:rFonts w:ascii="Times New Roman" w:hAnsi="Times New Roman" w:cs="Times New Roman"/>
          <w:sz w:val="28"/>
          <w:szCs w:val="28"/>
          <w:rPrChange w:id="344" w:author="Валентин" w:date="2019-01-14T20:00:00Z">
            <w:rPr>
              <w:del w:id="345" w:author="Валентин" w:date="2019-01-14T19:56:00Z"/>
              <w:rFonts w:ascii="Times New Roman" w:hAnsi="Times New Roman" w:cs="Times New Roman"/>
              <w:sz w:val="28"/>
              <w:szCs w:val="28"/>
            </w:rPr>
          </w:rPrChange>
        </w:rPr>
        <w:pPrChange w:id="346" w:author="Валентин" w:date="2019-01-14T20:03:00Z">
          <w:pPr>
            <w:spacing w:after="0" w:line="360" w:lineRule="auto"/>
            <w:jc w:val="both"/>
          </w:pPr>
        </w:pPrChange>
      </w:pPr>
    </w:p>
    <w:p w14:paraId="336E6562" w14:textId="0714F389" w:rsidR="00C30D31" w:rsidRPr="001E5A3B" w:rsidDel="003E2F1C" w:rsidRDefault="00C30D31" w:rsidP="007F00B0">
      <w:pPr>
        <w:spacing w:after="0" w:line="360" w:lineRule="auto"/>
        <w:ind w:firstLine="567"/>
        <w:jc w:val="both"/>
        <w:rPr>
          <w:del w:id="347" w:author="Валентин" w:date="2019-01-14T19:57:00Z"/>
          <w:rFonts w:ascii="Times New Roman" w:hAnsi="Times New Roman" w:cs="Times New Roman"/>
          <w:sz w:val="28"/>
          <w:szCs w:val="28"/>
          <w:rPrChange w:id="348" w:author="Валентин" w:date="2019-01-14T20:00:00Z">
            <w:rPr>
              <w:del w:id="349" w:author="Валентин" w:date="2019-01-14T19:57:00Z"/>
              <w:rFonts w:ascii="Times New Roman" w:hAnsi="Times New Roman" w:cs="Times New Roman"/>
              <w:sz w:val="28"/>
              <w:szCs w:val="28"/>
            </w:rPr>
          </w:rPrChange>
        </w:rPr>
        <w:pPrChange w:id="350" w:author="Валентин" w:date="2019-01-14T20:03:00Z">
          <w:pPr>
            <w:spacing w:after="0" w:line="360" w:lineRule="auto"/>
            <w:jc w:val="both"/>
          </w:pPr>
        </w:pPrChange>
      </w:pPr>
      <w:r w:rsidRPr="001E5A3B">
        <w:rPr>
          <w:rFonts w:ascii="Times New Roman" w:hAnsi="Times New Roman" w:cs="Times New Roman"/>
          <w:sz w:val="28"/>
          <w:szCs w:val="28"/>
          <w:rPrChange w:id="351" w:author="Валентин" w:date="2019-01-14T20:00:00Z">
            <w:rPr>
              <w:rFonts w:ascii="Times New Roman" w:hAnsi="Times New Roman" w:cs="Times New Roman"/>
              <w:sz w:val="28"/>
              <w:szCs w:val="28"/>
            </w:rPr>
          </w:rPrChange>
        </w:rPr>
        <w:t>PHP похож на язык Си, по</w:t>
      </w:r>
      <w:r w:rsidRPr="001E5A3B">
        <w:rPr>
          <w:rFonts w:ascii="Times New Roman" w:hAnsi="Times New Roman" w:cs="Times New Roman"/>
          <w:sz w:val="28"/>
          <w:szCs w:val="28"/>
          <w:rPrChange w:id="352" w:author="Валентин" w:date="2019-01-14T20:00:00Z">
            <w:rPr>
              <w:rFonts w:ascii="Times New Roman" w:hAnsi="Times New Roman" w:cs="Times New Roman"/>
              <w:sz w:val="28"/>
              <w:szCs w:val="28"/>
            </w:rPr>
          </w:rPrChange>
        </w:rPr>
        <w:lastRenderedPageBreak/>
        <w:t>этому, зная Си или один из языков с сиподобным синтаксисом, будет проще овладеть PHP</w:t>
      </w:r>
    </w:p>
    <w:p w14:paraId="2D34399E" w14:textId="1564D338" w:rsidR="00C30D31" w:rsidRPr="001E5A3B" w:rsidDel="003E2F1C" w:rsidRDefault="003E2F1C" w:rsidP="007F00B0">
      <w:pPr>
        <w:spacing w:after="0" w:line="360" w:lineRule="auto"/>
        <w:ind w:firstLine="567"/>
        <w:jc w:val="both"/>
        <w:rPr>
          <w:del w:id="353" w:author="Валентин" w:date="2019-01-14T19:57:00Z"/>
          <w:rFonts w:ascii="Times New Roman" w:hAnsi="Times New Roman" w:cs="Times New Roman"/>
          <w:sz w:val="28"/>
          <w:szCs w:val="28"/>
          <w:rPrChange w:id="354" w:author="Валентин" w:date="2019-01-14T20:00:00Z">
            <w:rPr>
              <w:del w:id="355" w:author="Валентин" w:date="2019-01-14T19:57:00Z"/>
              <w:rFonts w:ascii="Times New Roman" w:hAnsi="Times New Roman" w:cs="Times New Roman"/>
              <w:sz w:val="28"/>
              <w:szCs w:val="28"/>
            </w:rPr>
          </w:rPrChange>
        </w:rPr>
        <w:pPrChange w:id="356" w:author="Валентин" w:date="2019-01-14T20:03:00Z">
          <w:pPr>
            <w:spacing w:after="0" w:line="360" w:lineRule="auto"/>
            <w:jc w:val="both"/>
          </w:pPr>
        </w:pPrChange>
      </w:pPr>
      <w:ins w:id="357" w:author="Валентин" w:date="2019-01-14T19:57:00Z">
        <w:r w:rsidRPr="001E5A3B">
          <w:rPr>
            <w:rFonts w:ascii="Times New Roman" w:hAnsi="Times New Roman" w:cs="Times New Roman"/>
            <w:sz w:val="28"/>
            <w:szCs w:val="28"/>
            <w:rPrChange w:id="358" w:author="Валентин" w:date="2019-01-14T20:00:00Z">
              <w:rPr>
                <w:rFonts w:ascii="Times New Roman" w:hAnsi="Times New Roman" w:cs="Times New Roman"/>
                <w:sz w:val="28"/>
                <w:szCs w:val="28"/>
                <w:lang w:val="en-US"/>
              </w:rPr>
            </w:rPrChange>
          </w:rPr>
          <w:t xml:space="preserve">. </w:t>
        </w:r>
        <w:r w:rsidRPr="001E5A3B">
          <w:rPr>
            <w:rFonts w:ascii="Times New Roman" w:hAnsi="Times New Roman" w:cs="Times New Roman"/>
            <w:sz w:val="28"/>
            <w:szCs w:val="28"/>
            <w:lang w:val="en-US"/>
            <w:rPrChange w:id="359" w:author="Валентин" w:date="2019-01-14T20:00:00Z">
              <w:rPr>
                <w:rFonts w:ascii="Times New Roman" w:hAnsi="Times New Roman" w:cs="Times New Roman"/>
                <w:sz w:val="28"/>
                <w:szCs w:val="28"/>
                <w:lang w:val="en-US"/>
              </w:rPr>
            </w:rPrChange>
          </w:rPr>
          <w:t>P</w:t>
        </w:r>
      </w:ins>
    </w:p>
    <w:p w14:paraId="47933425" w14:textId="3E626525" w:rsidR="00C30D31" w:rsidRPr="001E5A3B" w:rsidDel="003E2F1C" w:rsidRDefault="00C30D31" w:rsidP="007F00B0">
      <w:pPr>
        <w:spacing w:after="0" w:line="360" w:lineRule="auto"/>
        <w:ind w:firstLine="567"/>
        <w:jc w:val="both"/>
        <w:rPr>
          <w:del w:id="360" w:author="Валентин" w:date="2019-01-14T19:57:00Z"/>
          <w:rFonts w:ascii="Times New Roman" w:hAnsi="Times New Roman" w:cs="Times New Roman"/>
          <w:sz w:val="28"/>
          <w:szCs w:val="28"/>
          <w:rPrChange w:id="361" w:author="Валентин" w:date="2019-01-14T20:00:00Z">
            <w:rPr>
              <w:del w:id="362" w:author="Валентин" w:date="2019-01-14T19:57:00Z"/>
              <w:rFonts w:ascii="Times New Roman" w:hAnsi="Times New Roman" w:cs="Times New Roman"/>
              <w:sz w:val="28"/>
              <w:szCs w:val="28"/>
            </w:rPr>
          </w:rPrChange>
        </w:rPr>
        <w:pPrChange w:id="363" w:author="Валентин" w:date="2019-01-14T20:03:00Z">
          <w:pPr>
            <w:spacing w:after="0" w:line="360" w:lineRule="auto"/>
            <w:jc w:val="both"/>
          </w:pPr>
        </w:pPrChange>
      </w:pPr>
      <w:del w:id="364" w:author="Валентин" w:date="2019-01-14T19:57:00Z">
        <w:r w:rsidRPr="001E5A3B" w:rsidDel="003E2F1C">
          <w:rPr>
            <w:rFonts w:ascii="Times New Roman" w:hAnsi="Times New Roman" w:cs="Times New Roman"/>
            <w:sz w:val="28"/>
            <w:szCs w:val="28"/>
            <w:rPrChange w:id="365" w:author="Валентин" w:date="2019-01-14T20:00:00Z">
              <w:rPr>
                <w:rFonts w:ascii="Times New Roman" w:hAnsi="Times New Roman" w:cs="Times New Roman"/>
                <w:sz w:val="28"/>
                <w:szCs w:val="28"/>
              </w:rPr>
            </w:rPrChange>
          </w:rPr>
          <w:delText>P</w:delText>
        </w:r>
      </w:del>
      <w:r w:rsidRPr="001E5A3B">
        <w:rPr>
          <w:rFonts w:ascii="Times New Roman" w:hAnsi="Times New Roman" w:cs="Times New Roman"/>
          <w:sz w:val="28"/>
          <w:szCs w:val="28"/>
          <w:rPrChange w:id="366" w:author="Валентин" w:date="2019-01-14T20:00:00Z">
            <w:rPr>
              <w:rFonts w:ascii="Times New Roman" w:hAnsi="Times New Roman" w:cs="Times New Roman"/>
              <w:sz w:val="28"/>
              <w:szCs w:val="28"/>
            </w:rPr>
          </w:rPrChange>
        </w:rPr>
        <w:t>HP поддерживает работу с множеством систем баз данных (MySQL, MSSQL, Oracle, Postgre, MongoDB и другие)</w:t>
      </w:r>
      <w:ins w:id="367" w:author="Валентин" w:date="2019-01-14T19:57:00Z">
        <w:r w:rsidR="003E2F1C" w:rsidRPr="001E5A3B">
          <w:rPr>
            <w:rFonts w:ascii="Times New Roman" w:hAnsi="Times New Roman" w:cs="Times New Roman"/>
            <w:sz w:val="28"/>
            <w:szCs w:val="28"/>
            <w:rPrChange w:id="368" w:author="Валентин" w:date="2019-01-14T20:00:00Z">
              <w:rPr>
                <w:rFonts w:ascii="Times New Roman" w:hAnsi="Times New Roman" w:cs="Times New Roman"/>
                <w:sz w:val="28"/>
                <w:szCs w:val="28"/>
                <w:lang w:val="en-US"/>
              </w:rPr>
            </w:rPrChange>
          </w:rPr>
          <w:t>.</w:t>
        </w:r>
      </w:ins>
    </w:p>
    <w:p w14:paraId="75444FCC" w14:textId="3D70A7AD" w:rsidR="00C30D31" w:rsidRPr="001E5A3B" w:rsidDel="003E2F1C" w:rsidRDefault="00C30D31" w:rsidP="007F00B0">
      <w:pPr>
        <w:spacing w:after="0" w:line="360" w:lineRule="auto"/>
        <w:ind w:firstLine="567"/>
        <w:jc w:val="both"/>
        <w:rPr>
          <w:del w:id="369" w:author="Валентин" w:date="2019-01-14T19:57:00Z"/>
          <w:rFonts w:ascii="Times New Roman" w:hAnsi="Times New Roman" w:cs="Times New Roman"/>
          <w:sz w:val="28"/>
          <w:szCs w:val="28"/>
          <w:rPrChange w:id="370" w:author="Валентин" w:date="2019-01-14T20:00:00Z">
            <w:rPr>
              <w:del w:id="371" w:author="Валентин" w:date="2019-01-14T19:57:00Z"/>
              <w:rFonts w:ascii="Times New Roman" w:hAnsi="Times New Roman" w:cs="Times New Roman"/>
              <w:sz w:val="28"/>
              <w:szCs w:val="28"/>
            </w:rPr>
          </w:rPrChange>
        </w:rPr>
        <w:pPrChange w:id="372" w:author="Валентин" w:date="2019-01-14T20:03:00Z">
          <w:pPr>
            <w:spacing w:after="0" w:line="360" w:lineRule="auto"/>
            <w:jc w:val="both"/>
          </w:pPr>
        </w:pPrChange>
      </w:pPr>
    </w:p>
    <w:p w14:paraId="58B63593" w14:textId="0615E542" w:rsidR="00C30D31" w:rsidRPr="001E5A3B" w:rsidDel="003E2F1C" w:rsidRDefault="00C30D31" w:rsidP="007F00B0">
      <w:pPr>
        <w:spacing w:after="0" w:line="360" w:lineRule="auto"/>
        <w:ind w:firstLine="567"/>
        <w:jc w:val="both"/>
        <w:rPr>
          <w:del w:id="373" w:author="Валентин" w:date="2019-01-14T19:57:00Z"/>
          <w:rFonts w:ascii="Times New Roman" w:hAnsi="Times New Roman" w:cs="Times New Roman"/>
          <w:sz w:val="28"/>
          <w:szCs w:val="28"/>
          <w:rPrChange w:id="374" w:author="Валентин" w:date="2019-01-14T20:00:00Z">
            <w:rPr>
              <w:del w:id="375" w:author="Валентин" w:date="2019-01-14T19:57:00Z"/>
              <w:rFonts w:ascii="Times New Roman" w:hAnsi="Times New Roman" w:cs="Times New Roman"/>
              <w:sz w:val="28"/>
              <w:szCs w:val="28"/>
            </w:rPr>
          </w:rPrChange>
        </w:rPr>
        <w:pPrChange w:id="376" w:author="Валентин" w:date="2019-01-14T20:03:00Z">
          <w:pPr>
            <w:spacing w:after="0" w:line="360" w:lineRule="auto"/>
            <w:jc w:val="both"/>
          </w:pPr>
        </w:pPrChange>
      </w:pPr>
      <w:r w:rsidRPr="001E5A3B">
        <w:rPr>
          <w:rFonts w:ascii="Times New Roman" w:hAnsi="Times New Roman" w:cs="Times New Roman"/>
          <w:sz w:val="28"/>
          <w:szCs w:val="28"/>
          <w:rPrChange w:id="377" w:author="Валентин" w:date="2019-01-14T20:00:00Z">
            <w:rPr>
              <w:rFonts w:ascii="Times New Roman" w:hAnsi="Times New Roman" w:cs="Times New Roman"/>
              <w:sz w:val="28"/>
              <w:szCs w:val="28"/>
            </w:rPr>
          </w:rPrChange>
        </w:rPr>
        <w:t>Распространенность хостинговых услуг и их дешевизна. Так как, как правило, хостинговые компании размещают веб-сайты на PHP на веб-серверах Apache или Nginx, которые работают на одной из операционных систем семейства Linux. И веб-серверы, и операционные системы на базе Linux бесплатны, что снижает общую стоимость использования хостинга</w:t>
      </w:r>
    </w:p>
    <w:p w14:paraId="61323AF7" w14:textId="21D9D43B" w:rsidR="00C30D31" w:rsidRPr="001E5A3B" w:rsidDel="003E2F1C" w:rsidRDefault="003E2F1C" w:rsidP="007F00B0">
      <w:pPr>
        <w:spacing w:after="0" w:line="360" w:lineRule="auto"/>
        <w:ind w:firstLine="567"/>
        <w:jc w:val="both"/>
        <w:rPr>
          <w:del w:id="378" w:author="Валентин" w:date="2019-01-14T19:57:00Z"/>
          <w:rFonts w:ascii="Times New Roman" w:hAnsi="Times New Roman" w:cs="Times New Roman"/>
          <w:sz w:val="28"/>
          <w:szCs w:val="28"/>
          <w:lang w:val="en-US"/>
          <w:rPrChange w:id="379" w:author="Валентин" w:date="2019-01-14T20:00:00Z">
            <w:rPr>
              <w:del w:id="380" w:author="Валентин" w:date="2019-01-14T19:57:00Z"/>
              <w:rFonts w:ascii="Times New Roman" w:hAnsi="Times New Roman" w:cs="Times New Roman"/>
              <w:sz w:val="28"/>
              <w:szCs w:val="28"/>
            </w:rPr>
          </w:rPrChange>
        </w:rPr>
        <w:pPrChange w:id="381" w:author="Валентин" w:date="2019-01-14T20:03:00Z">
          <w:pPr>
            <w:spacing w:after="0" w:line="360" w:lineRule="auto"/>
            <w:jc w:val="both"/>
          </w:pPr>
        </w:pPrChange>
      </w:pPr>
      <w:ins w:id="382" w:author="Валентин" w:date="2019-01-14T19:57:00Z">
        <w:r w:rsidRPr="001E5A3B">
          <w:rPr>
            <w:rFonts w:ascii="Times New Roman" w:hAnsi="Times New Roman" w:cs="Times New Roman"/>
            <w:sz w:val="28"/>
            <w:szCs w:val="28"/>
            <w:lang w:val="en-US"/>
            <w:rPrChange w:id="383" w:author="Валентин" w:date="2019-01-14T20:00:00Z">
              <w:rPr>
                <w:rFonts w:ascii="Times New Roman" w:hAnsi="Times New Roman" w:cs="Times New Roman"/>
                <w:sz w:val="28"/>
                <w:szCs w:val="28"/>
                <w:lang w:val="en-US"/>
              </w:rPr>
            </w:rPrChange>
          </w:rPr>
          <w:t>.</w:t>
        </w:r>
      </w:ins>
    </w:p>
    <w:p w14:paraId="5F0D0B84" w14:textId="6B288FA0" w:rsidR="00C30D31" w:rsidRPr="001E5A3B" w:rsidDel="003E2F1C" w:rsidRDefault="003E2F1C" w:rsidP="007F00B0">
      <w:pPr>
        <w:spacing w:after="0" w:line="360" w:lineRule="auto"/>
        <w:ind w:firstLine="567"/>
        <w:jc w:val="both"/>
        <w:rPr>
          <w:del w:id="384" w:author="Валентин" w:date="2019-01-14T19:57:00Z"/>
          <w:rFonts w:ascii="Times New Roman" w:hAnsi="Times New Roman" w:cs="Times New Roman"/>
          <w:sz w:val="28"/>
          <w:szCs w:val="28"/>
          <w:rPrChange w:id="385" w:author="Валентин" w:date="2019-01-14T20:00:00Z">
            <w:rPr>
              <w:del w:id="386" w:author="Валентин" w:date="2019-01-14T19:57:00Z"/>
              <w:rFonts w:ascii="Times New Roman" w:hAnsi="Times New Roman" w:cs="Times New Roman"/>
              <w:sz w:val="28"/>
              <w:szCs w:val="28"/>
            </w:rPr>
          </w:rPrChange>
        </w:rPr>
        <w:pPrChange w:id="387" w:author="Валентин" w:date="2019-01-14T20:03:00Z">
          <w:pPr>
            <w:spacing w:after="0" w:line="360" w:lineRule="auto"/>
            <w:jc w:val="both"/>
          </w:pPr>
        </w:pPrChange>
      </w:pPr>
      <w:ins w:id="388" w:author="Валентин" w:date="2019-01-14T19:57:00Z">
        <w:r w:rsidRPr="001E5A3B">
          <w:rPr>
            <w:rFonts w:ascii="Times New Roman" w:hAnsi="Times New Roman" w:cs="Times New Roman"/>
            <w:sz w:val="28"/>
            <w:szCs w:val="28"/>
            <w:lang w:val="en-US"/>
            <w:rPrChange w:id="389" w:author="Валентин" w:date="2019-01-14T20:00:00Z">
              <w:rPr>
                <w:rFonts w:ascii="Times New Roman" w:hAnsi="Times New Roman" w:cs="Times New Roman"/>
                <w:sz w:val="28"/>
                <w:szCs w:val="28"/>
                <w:lang w:val="en-US"/>
              </w:rPr>
            </w:rPrChange>
          </w:rPr>
          <w:t xml:space="preserve"> </w:t>
        </w:r>
      </w:ins>
      <w:r w:rsidR="00C30D31" w:rsidRPr="001E5A3B">
        <w:rPr>
          <w:rFonts w:ascii="Times New Roman" w:hAnsi="Times New Roman" w:cs="Times New Roman"/>
          <w:sz w:val="28"/>
          <w:szCs w:val="28"/>
          <w:rPrChange w:id="390" w:author="Валентин" w:date="2019-01-14T20:00:00Z">
            <w:rPr>
              <w:rFonts w:ascii="Times New Roman" w:hAnsi="Times New Roman" w:cs="Times New Roman"/>
              <w:sz w:val="28"/>
              <w:szCs w:val="28"/>
            </w:rPr>
          </w:rPrChange>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14:paraId="605F56E8" w14:textId="77777777" w:rsidR="001E5A3B" w:rsidRPr="001E5A3B" w:rsidRDefault="003E2F1C" w:rsidP="007F00B0">
      <w:pPr>
        <w:spacing w:after="0" w:line="360" w:lineRule="auto"/>
        <w:ind w:firstLine="567"/>
        <w:jc w:val="both"/>
        <w:rPr>
          <w:ins w:id="391" w:author="Валентин" w:date="2019-01-14T19:59:00Z"/>
          <w:rFonts w:ascii="Times New Roman" w:hAnsi="Times New Roman" w:cs="Times New Roman"/>
          <w:sz w:val="28"/>
          <w:szCs w:val="28"/>
          <w:rPrChange w:id="392" w:author="Валентин" w:date="2019-01-14T20:00:00Z">
            <w:rPr>
              <w:ins w:id="393" w:author="Валентин" w:date="2019-01-14T19:59:00Z"/>
            </w:rPr>
          </w:rPrChange>
        </w:rPr>
        <w:pPrChange w:id="394" w:author="Валентин" w:date="2019-01-14T20:03:00Z">
          <w:pPr>
            <w:spacing w:line="360" w:lineRule="auto"/>
            <w:ind w:firstLine="708"/>
            <w:jc w:val="both"/>
          </w:pPr>
        </w:pPrChange>
      </w:pPr>
      <w:ins w:id="395" w:author="Валентин" w:date="2019-01-14T19:57:00Z">
        <w:r w:rsidRPr="001E5A3B">
          <w:rPr>
            <w:rFonts w:ascii="Times New Roman" w:hAnsi="Times New Roman" w:cs="Times New Roman"/>
            <w:sz w:val="28"/>
            <w:szCs w:val="28"/>
            <w:rPrChange w:id="396" w:author="Валентин" w:date="2019-01-14T20:00:00Z">
              <w:rPr>
                <w:sz w:val="28"/>
                <w:szCs w:val="28"/>
                <w:lang w:val="en-US"/>
              </w:rPr>
            </w:rPrChange>
          </w:rPr>
          <w:t xml:space="preserve"> </w:t>
        </w:r>
      </w:ins>
      <w:del w:id="397" w:author="Валентин" w:date="2019-01-14T19:59:00Z">
        <w:r w:rsidR="00FF34A3" w:rsidRPr="001E5A3B" w:rsidDel="001E5A3B">
          <w:rPr>
            <w:rFonts w:ascii="Times New Roman" w:hAnsi="Times New Roman" w:cs="Times New Roman"/>
            <w:sz w:val="28"/>
            <w:szCs w:val="28"/>
            <w:rPrChange w:id="398" w:author="Валентин" w:date="2019-01-14T20:00:00Z">
              <w:rPr>
                <w:sz w:val="28"/>
                <w:szCs w:val="28"/>
              </w:rPr>
            </w:rPrChange>
          </w:rPr>
          <w:delText xml:space="preserve">При разработке использовался программный продукт </w:delText>
        </w:r>
        <w:r w:rsidR="00FE28B3" w:rsidRPr="001E5A3B" w:rsidDel="001E5A3B">
          <w:rPr>
            <w:rFonts w:ascii="Times New Roman" w:hAnsi="Times New Roman" w:cs="Times New Roman"/>
            <w:sz w:val="28"/>
            <w:szCs w:val="28"/>
            <w:rPrChange w:id="399" w:author="Валентин" w:date="2019-01-14T20:00:00Z">
              <w:rPr>
                <w:sz w:val="28"/>
                <w:szCs w:val="28"/>
              </w:rPr>
            </w:rPrChange>
          </w:rPr>
          <w:delText xml:space="preserve">- </w:delText>
        </w:r>
        <w:r w:rsidR="00FF34A3" w:rsidRPr="001E5A3B" w:rsidDel="001E5A3B">
          <w:rPr>
            <w:rFonts w:ascii="Times New Roman" w:hAnsi="Times New Roman" w:cs="Times New Roman"/>
            <w:sz w:val="28"/>
            <w:szCs w:val="28"/>
            <w:lang w:val="en-US"/>
            <w:rPrChange w:id="400" w:author="Валентин" w:date="2019-01-14T20:00:00Z">
              <w:rPr>
                <w:sz w:val="28"/>
                <w:szCs w:val="28"/>
                <w:lang w:val="en-US"/>
              </w:rPr>
            </w:rPrChange>
          </w:rPr>
          <w:delText>DevelStudio</w:delText>
        </w:r>
        <w:r w:rsidR="00FF34A3" w:rsidRPr="001E5A3B" w:rsidDel="001E5A3B">
          <w:rPr>
            <w:rFonts w:ascii="Times New Roman" w:hAnsi="Times New Roman" w:cs="Times New Roman"/>
            <w:sz w:val="28"/>
            <w:szCs w:val="28"/>
            <w:rPrChange w:id="401" w:author="Валентин" w:date="2019-01-14T20:00:00Z">
              <w:rPr>
                <w:sz w:val="28"/>
                <w:szCs w:val="28"/>
              </w:rPr>
            </w:rPrChange>
          </w:rPr>
          <w:delText>.</w:delText>
        </w:r>
        <w:r w:rsidR="00FF34A3" w:rsidRPr="001E5A3B" w:rsidDel="001E5A3B">
          <w:rPr>
            <w:rFonts w:ascii="Times New Roman" w:hAnsi="Times New Roman" w:cs="Times New Roman"/>
            <w:sz w:val="28"/>
            <w:szCs w:val="28"/>
            <w:rPrChange w:id="402" w:author="Валентин" w:date="2019-01-14T20:00:00Z">
              <w:rPr/>
            </w:rPrChange>
          </w:rPr>
          <w:delText xml:space="preserve"> </w:delText>
        </w:r>
      </w:del>
    </w:p>
    <w:p w14:paraId="127FB57A" w14:textId="64CE7B5C" w:rsidR="00FF34A3" w:rsidRPr="001E5A3B" w:rsidDel="003E2F1C" w:rsidRDefault="00FF34A3" w:rsidP="001E5A3B">
      <w:pPr>
        <w:spacing w:after="0" w:line="360" w:lineRule="auto"/>
        <w:ind w:firstLine="708"/>
        <w:jc w:val="both"/>
        <w:rPr>
          <w:del w:id="403" w:author="Валентин" w:date="2019-01-14T19:57:00Z"/>
          <w:rFonts w:ascii="Times New Roman" w:hAnsi="Times New Roman" w:cs="Times New Roman"/>
          <w:sz w:val="28"/>
          <w:szCs w:val="28"/>
          <w:rPrChange w:id="404" w:author="Валентин" w:date="2019-01-14T20:00:00Z">
            <w:rPr>
              <w:del w:id="405" w:author="Валентин" w:date="2019-01-14T19:57:00Z"/>
              <w:sz w:val="28"/>
              <w:szCs w:val="28"/>
            </w:rPr>
          </w:rPrChange>
        </w:rPr>
        <w:pPrChange w:id="406" w:author="Валентин" w:date="2019-01-14T20:00:00Z">
          <w:pPr>
            <w:spacing w:line="360" w:lineRule="auto"/>
            <w:ind w:firstLine="708"/>
            <w:jc w:val="both"/>
          </w:pPr>
        </w:pPrChange>
      </w:pPr>
      <w:r w:rsidRPr="001E5A3B">
        <w:rPr>
          <w:rFonts w:ascii="Times New Roman" w:hAnsi="Times New Roman" w:cs="Times New Roman"/>
          <w:sz w:val="28"/>
          <w:szCs w:val="28"/>
          <w:rPrChange w:id="407" w:author="Валентин" w:date="2019-01-14T20:00:00Z">
            <w:rPr>
              <w:sz w:val="28"/>
              <w:szCs w:val="28"/>
            </w:rPr>
          </w:rPrChange>
        </w:rPr>
        <w:t>Devel</w:t>
      </w:r>
      <w:r w:rsidR="00FE28B3" w:rsidRPr="001E5A3B">
        <w:rPr>
          <w:rFonts w:ascii="Times New Roman" w:hAnsi="Times New Roman" w:cs="Times New Roman"/>
          <w:sz w:val="28"/>
          <w:szCs w:val="28"/>
          <w:rPrChange w:id="408" w:author="Валентин" w:date="2019-01-14T20:00:00Z">
            <w:rPr>
              <w:sz w:val="28"/>
              <w:szCs w:val="28"/>
            </w:rPr>
          </w:rPrChange>
        </w:rPr>
        <w:t>Studio - среда программирования</w:t>
      </w:r>
      <w:r w:rsidRPr="001E5A3B">
        <w:rPr>
          <w:rFonts w:ascii="Times New Roman" w:hAnsi="Times New Roman" w:cs="Times New Roman"/>
          <w:sz w:val="28"/>
          <w:szCs w:val="28"/>
          <w:rPrChange w:id="409" w:author="Валентин" w:date="2019-01-14T20:00:00Z">
            <w:rPr>
              <w:sz w:val="28"/>
              <w:szCs w:val="28"/>
            </w:rPr>
          </w:rPrChange>
        </w:rPr>
        <w:t xml:space="preserve">, ориентированная на создание программ с помощью языка PHP под Windows. Позволяет создавать приложения с помощью языка </w:t>
      </w:r>
      <w:r w:rsidRPr="001E5A3B">
        <w:rPr>
          <w:rFonts w:ascii="Times New Roman" w:hAnsi="Times New Roman" w:cs="Times New Roman"/>
          <w:sz w:val="28"/>
          <w:szCs w:val="28"/>
          <w:lang w:val="en-US"/>
          <w:rPrChange w:id="410" w:author="Валентин" w:date="2019-01-14T20:00:00Z">
            <w:rPr>
              <w:sz w:val="28"/>
              <w:szCs w:val="28"/>
              <w:lang w:val="en-US"/>
            </w:rPr>
          </w:rPrChange>
        </w:rPr>
        <w:t>PHP</w:t>
      </w:r>
      <w:r w:rsidRPr="001E5A3B">
        <w:rPr>
          <w:rFonts w:ascii="Times New Roman" w:hAnsi="Times New Roman" w:cs="Times New Roman"/>
          <w:sz w:val="28"/>
          <w:szCs w:val="28"/>
          <w:rPrChange w:id="411" w:author="Валентин" w:date="2019-01-14T20:00:00Z">
            <w:rPr>
              <w:sz w:val="28"/>
              <w:szCs w:val="28"/>
            </w:rPr>
          </w:rPrChange>
        </w:rPr>
        <w:t>.</w:t>
      </w:r>
      <w:ins w:id="412" w:author="Валентин" w:date="2019-01-14T19:57:00Z">
        <w:r w:rsidR="003E2F1C" w:rsidRPr="001E5A3B">
          <w:rPr>
            <w:rFonts w:ascii="Times New Roman" w:hAnsi="Times New Roman" w:cs="Times New Roman"/>
            <w:sz w:val="28"/>
            <w:szCs w:val="28"/>
            <w:rPrChange w:id="413" w:author="Валентин" w:date="2019-01-14T20:00:00Z">
              <w:rPr>
                <w:sz w:val="28"/>
                <w:szCs w:val="28"/>
                <w:lang w:val="en-US"/>
              </w:rPr>
            </w:rPrChange>
          </w:rPr>
          <w:t xml:space="preserve"> </w:t>
        </w:r>
      </w:ins>
    </w:p>
    <w:p w14:paraId="4861B9B9" w14:textId="0EF00B7C" w:rsidR="00FF34A3" w:rsidRPr="001E5A3B" w:rsidDel="001E5A3B" w:rsidRDefault="00FF34A3" w:rsidP="001E5A3B">
      <w:pPr>
        <w:spacing w:after="0" w:line="360" w:lineRule="auto"/>
        <w:ind w:firstLine="708"/>
        <w:jc w:val="both"/>
        <w:rPr>
          <w:del w:id="414" w:author="Валентин" w:date="2019-01-14T19:58:00Z"/>
          <w:rFonts w:ascii="Times New Roman" w:hAnsi="Times New Roman" w:cs="Times New Roman"/>
          <w:sz w:val="28"/>
          <w:szCs w:val="28"/>
          <w:rPrChange w:id="415" w:author="Валентин" w:date="2019-01-14T20:00:00Z">
            <w:rPr>
              <w:del w:id="416" w:author="Валентин" w:date="2019-01-14T19:58:00Z"/>
              <w:sz w:val="28"/>
              <w:szCs w:val="28"/>
            </w:rPr>
          </w:rPrChange>
        </w:rPr>
        <w:pPrChange w:id="417" w:author="Валентин" w:date="2019-01-14T20:00:00Z">
          <w:pPr>
            <w:spacing w:line="360" w:lineRule="auto"/>
            <w:ind w:firstLine="708"/>
            <w:jc w:val="both"/>
          </w:pPr>
        </w:pPrChange>
      </w:pPr>
      <w:r w:rsidRPr="001E5A3B">
        <w:rPr>
          <w:rFonts w:ascii="Times New Roman" w:hAnsi="Times New Roman" w:cs="Times New Roman"/>
          <w:sz w:val="28"/>
          <w:szCs w:val="28"/>
          <w:rPrChange w:id="418" w:author="Валентин" w:date="2019-01-14T20:00:00Z">
            <w:rPr>
              <w:sz w:val="28"/>
              <w:szCs w:val="28"/>
            </w:rPr>
          </w:rPrChange>
        </w:rPr>
        <w:t xml:space="preserve">Для работы с вк </w:t>
      </w:r>
      <w:r w:rsidRPr="001E5A3B">
        <w:rPr>
          <w:rFonts w:ascii="Times New Roman" w:hAnsi="Times New Roman" w:cs="Times New Roman"/>
          <w:sz w:val="28"/>
          <w:szCs w:val="28"/>
          <w:lang w:val="en-US"/>
          <w:rPrChange w:id="419" w:author="Валентин" w:date="2019-01-14T20:00:00Z">
            <w:rPr>
              <w:sz w:val="28"/>
              <w:szCs w:val="28"/>
              <w:lang w:val="en-US"/>
            </w:rPr>
          </w:rPrChange>
        </w:rPr>
        <w:t>api</w:t>
      </w:r>
      <w:r w:rsidRPr="001E5A3B">
        <w:rPr>
          <w:rFonts w:ascii="Times New Roman" w:hAnsi="Times New Roman" w:cs="Times New Roman"/>
          <w:sz w:val="28"/>
          <w:szCs w:val="28"/>
          <w:rPrChange w:id="420" w:author="Валентин" w:date="2019-01-14T20:00:00Z">
            <w:rPr>
              <w:sz w:val="28"/>
              <w:szCs w:val="28"/>
            </w:rPr>
          </w:rPrChange>
        </w:rPr>
        <w:t xml:space="preserve"> используется открытая архитектура авторизации OAuth 2.0 и язык </w:t>
      </w:r>
      <w:r w:rsidRPr="001E5A3B">
        <w:rPr>
          <w:rFonts w:ascii="Times New Roman" w:hAnsi="Times New Roman" w:cs="Times New Roman"/>
          <w:sz w:val="28"/>
          <w:szCs w:val="28"/>
          <w:lang w:val="en-US"/>
          <w:rPrChange w:id="421" w:author="Валентин" w:date="2019-01-14T20:00:00Z">
            <w:rPr>
              <w:sz w:val="28"/>
              <w:szCs w:val="28"/>
              <w:lang w:val="en-US"/>
            </w:rPr>
          </w:rPrChange>
        </w:rPr>
        <w:t>PHP</w:t>
      </w:r>
      <w:r w:rsidRPr="001E5A3B">
        <w:rPr>
          <w:rFonts w:ascii="Times New Roman" w:hAnsi="Times New Roman" w:cs="Times New Roman"/>
          <w:sz w:val="28"/>
          <w:szCs w:val="28"/>
          <w:rPrChange w:id="422" w:author="Валентин" w:date="2019-01-14T20:00:00Z">
            <w:rPr>
              <w:sz w:val="28"/>
              <w:szCs w:val="28"/>
            </w:rPr>
          </w:rPrChange>
        </w:rPr>
        <w:t>.</w:t>
      </w:r>
      <w:ins w:id="423" w:author="Валентин" w:date="2019-01-14T19:58:00Z">
        <w:r w:rsidR="003E2F1C" w:rsidRPr="001E5A3B">
          <w:rPr>
            <w:rFonts w:ascii="Times New Roman" w:hAnsi="Times New Roman" w:cs="Times New Roman"/>
            <w:sz w:val="28"/>
            <w:szCs w:val="28"/>
            <w:rPrChange w:id="424" w:author="Валентин" w:date="2019-01-14T20:00:00Z">
              <w:rPr>
                <w:sz w:val="28"/>
                <w:szCs w:val="28"/>
                <w:lang w:val="en-US"/>
              </w:rPr>
            </w:rPrChange>
          </w:rPr>
          <w:t xml:space="preserve"> </w:t>
        </w:r>
      </w:ins>
    </w:p>
    <w:p w14:paraId="29F53D09" w14:textId="77777777" w:rsidR="001E5A3B" w:rsidRPr="001E5A3B" w:rsidRDefault="001E5A3B" w:rsidP="001E5A3B">
      <w:pPr>
        <w:spacing w:after="0" w:line="360" w:lineRule="auto"/>
        <w:ind w:firstLine="708"/>
        <w:jc w:val="both"/>
        <w:rPr>
          <w:ins w:id="425" w:author="Валентин" w:date="2019-01-14T19:59:00Z"/>
          <w:rFonts w:ascii="Times New Roman" w:hAnsi="Times New Roman" w:cs="Times New Roman"/>
          <w:sz w:val="28"/>
          <w:szCs w:val="28"/>
          <w:rPrChange w:id="426" w:author="Валентин" w:date="2019-01-14T20:00:00Z">
            <w:rPr>
              <w:ins w:id="427" w:author="Валентин" w:date="2019-01-14T19:59:00Z"/>
              <w:sz w:val="28"/>
              <w:szCs w:val="28"/>
            </w:rPr>
          </w:rPrChange>
        </w:rPr>
        <w:pPrChange w:id="428" w:author="Валентин" w:date="2019-01-14T20:00:00Z">
          <w:pPr>
            <w:spacing w:line="360" w:lineRule="auto"/>
            <w:ind w:firstLine="708"/>
            <w:jc w:val="both"/>
          </w:pPr>
        </w:pPrChange>
      </w:pPr>
    </w:p>
    <w:p w14:paraId="681ED515" w14:textId="799AFBDC" w:rsidR="00FF34A3" w:rsidRPr="001E5A3B" w:rsidDel="003E2F1C" w:rsidRDefault="00FF34A3" w:rsidP="001E5A3B">
      <w:pPr>
        <w:spacing w:after="0" w:line="360" w:lineRule="auto"/>
        <w:ind w:firstLine="708"/>
        <w:jc w:val="both"/>
        <w:rPr>
          <w:del w:id="429" w:author="Валентин" w:date="2019-01-14T19:58:00Z"/>
          <w:rFonts w:ascii="Times New Roman" w:hAnsi="Times New Roman" w:cs="Times New Roman"/>
          <w:sz w:val="28"/>
          <w:szCs w:val="28"/>
          <w:rPrChange w:id="430" w:author="Валентин" w:date="2019-01-14T20:00:00Z">
            <w:rPr>
              <w:del w:id="431" w:author="Валентин" w:date="2019-01-14T19:58:00Z"/>
              <w:sz w:val="28"/>
              <w:szCs w:val="28"/>
            </w:rPr>
          </w:rPrChange>
        </w:rPr>
        <w:pPrChange w:id="432" w:author="Валентин" w:date="2019-01-14T20:00:00Z">
          <w:pPr>
            <w:spacing w:line="360" w:lineRule="auto"/>
            <w:ind w:firstLine="708"/>
            <w:jc w:val="both"/>
          </w:pPr>
        </w:pPrChange>
      </w:pPr>
      <w:r w:rsidRPr="001E5A3B">
        <w:rPr>
          <w:rFonts w:ascii="Times New Roman" w:hAnsi="Times New Roman" w:cs="Times New Roman"/>
          <w:sz w:val="28"/>
          <w:szCs w:val="28"/>
          <w:rPrChange w:id="433" w:author="Валентин" w:date="2019-01-14T20:00:00Z">
            <w:rPr>
              <w:sz w:val="28"/>
              <w:szCs w:val="28"/>
            </w:rPr>
          </w:rPrChange>
        </w:rPr>
        <w:t>OAuth 2.0 —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14:paraId="01E16F88" w14:textId="4FF83709" w:rsidR="00FF34A3" w:rsidRPr="001E5A3B" w:rsidDel="003E2F1C" w:rsidRDefault="00FF34A3" w:rsidP="001E5A3B">
      <w:pPr>
        <w:spacing w:after="0" w:line="360" w:lineRule="auto"/>
        <w:ind w:firstLine="708"/>
        <w:jc w:val="both"/>
        <w:rPr>
          <w:del w:id="434" w:author="Валентин" w:date="2019-01-14T19:58:00Z"/>
          <w:rFonts w:ascii="Times New Roman" w:hAnsi="Times New Roman" w:cs="Times New Roman"/>
          <w:sz w:val="28"/>
          <w:szCs w:val="28"/>
          <w:rPrChange w:id="435" w:author="Валентин" w:date="2019-01-14T20:00:00Z">
            <w:rPr>
              <w:del w:id="436" w:author="Валентин" w:date="2019-01-14T19:58:00Z"/>
              <w:sz w:val="28"/>
              <w:szCs w:val="28"/>
            </w:rPr>
          </w:rPrChange>
        </w:rPr>
        <w:pPrChange w:id="437" w:author="Валентин" w:date="2019-01-14T20:00:00Z">
          <w:pPr>
            <w:spacing w:line="360" w:lineRule="auto"/>
            <w:ind w:firstLine="708"/>
            <w:jc w:val="both"/>
          </w:pPr>
        </w:pPrChange>
      </w:pPr>
      <w:r w:rsidRPr="001E5A3B">
        <w:rPr>
          <w:rFonts w:ascii="Times New Roman" w:hAnsi="Times New Roman" w:cs="Times New Roman"/>
          <w:sz w:val="28"/>
          <w:szCs w:val="28"/>
          <w:rPrChange w:id="438" w:author="Валентин" w:date="2019-01-14T20:00:00Z">
            <w:rPr>
              <w:sz w:val="28"/>
              <w:szCs w:val="28"/>
            </w:rPr>
          </w:rPrChange>
        </w:rPr>
        <w:t>Результатом авторизации является access token —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14:paraId="40807345" w14:textId="6E16BD52" w:rsidR="00FF34A3" w:rsidRPr="001E5A3B" w:rsidDel="001E5A3B" w:rsidRDefault="003E2F1C" w:rsidP="001E5A3B">
      <w:pPr>
        <w:spacing w:after="0" w:line="360" w:lineRule="auto"/>
        <w:ind w:firstLine="708"/>
        <w:jc w:val="both"/>
        <w:rPr>
          <w:del w:id="439" w:author="Валентин" w:date="2019-01-14T19:58:00Z"/>
          <w:rFonts w:ascii="Times New Roman" w:hAnsi="Times New Roman" w:cs="Times New Roman"/>
          <w:sz w:val="28"/>
          <w:szCs w:val="28"/>
          <w:rPrChange w:id="440" w:author="Валентин" w:date="2019-01-14T20:00:00Z">
            <w:rPr>
              <w:del w:id="441" w:author="Валентин" w:date="2019-01-14T19:58:00Z"/>
              <w:sz w:val="28"/>
              <w:szCs w:val="28"/>
            </w:rPr>
          </w:rPrChange>
        </w:rPr>
        <w:pPrChange w:id="442" w:author="Валентин" w:date="2019-01-14T20:00:00Z">
          <w:pPr>
            <w:spacing w:line="360" w:lineRule="auto"/>
            <w:ind w:firstLine="708"/>
            <w:jc w:val="both"/>
          </w:pPr>
        </w:pPrChange>
      </w:pPr>
      <w:ins w:id="443" w:author="Валентин" w:date="2019-01-14T19:58:00Z">
        <w:r w:rsidRPr="001E5A3B">
          <w:rPr>
            <w:rFonts w:ascii="Times New Roman" w:hAnsi="Times New Roman" w:cs="Times New Roman"/>
            <w:sz w:val="28"/>
            <w:szCs w:val="28"/>
            <w:rPrChange w:id="444" w:author="Валентин" w:date="2019-01-14T20:00:00Z">
              <w:rPr>
                <w:sz w:val="28"/>
                <w:szCs w:val="28"/>
                <w:lang w:val="en-US"/>
              </w:rPr>
            </w:rPrChange>
          </w:rPr>
          <w:t xml:space="preserve"> </w:t>
        </w:r>
      </w:ins>
      <w:r w:rsidR="00FF34A3" w:rsidRPr="001E5A3B">
        <w:rPr>
          <w:rFonts w:ascii="Times New Roman" w:hAnsi="Times New Roman" w:cs="Times New Roman"/>
          <w:sz w:val="28"/>
          <w:szCs w:val="28"/>
          <w:rPrChange w:id="445" w:author="Валентин" w:date="2019-01-14T20:00:00Z">
            <w:rPr>
              <w:sz w:val="28"/>
              <w:szCs w:val="28"/>
            </w:rPr>
          </w:rPrChange>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HTTP-запроса, аналогично авторизации по логину и паролю. </w:t>
      </w:r>
    </w:p>
    <w:p w14:paraId="7969D9E3" w14:textId="77777777" w:rsidR="001E5A3B" w:rsidRPr="001E5A3B" w:rsidRDefault="001E5A3B" w:rsidP="001E5A3B">
      <w:pPr>
        <w:spacing w:after="0" w:line="360" w:lineRule="auto"/>
        <w:ind w:firstLine="708"/>
        <w:jc w:val="both"/>
        <w:rPr>
          <w:ins w:id="446" w:author="Валентин" w:date="2019-01-14T20:00:00Z"/>
          <w:rFonts w:ascii="Times New Roman" w:hAnsi="Times New Roman" w:cs="Times New Roman"/>
          <w:sz w:val="28"/>
          <w:szCs w:val="28"/>
          <w:rPrChange w:id="447" w:author="Валентин" w:date="2019-01-14T20:00:00Z">
            <w:rPr>
              <w:ins w:id="448" w:author="Валентин" w:date="2019-01-14T20:00:00Z"/>
              <w:sz w:val="28"/>
              <w:szCs w:val="28"/>
            </w:rPr>
          </w:rPrChange>
        </w:rPr>
        <w:pPrChange w:id="449" w:author="Валентин" w:date="2019-01-14T20:00:00Z">
          <w:pPr>
            <w:spacing w:line="360" w:lineRule="auto"/>
            <w:ind w:firstLine="708"/>
            <w:jc w:val="both"/>
          </w:pPr>
        </w:pPrChange>
      </w:pPr>
    </w:p>
    <w:p w14:paraId="1AD3071F" w14:textId="7BC61700" w:rsidR="00FF34A3" w:rsidRPr="001E5A3B" w:rsidRDefault="00FF34A3" w:rsidP="001E5A3B">
      <w:pPr>
        <w:spacing w:after="0" w:line="360" w:lineRule="auto"/>
        <w:ind w:firstLine="708"/>
        <w:jc w:val="both"/>
        <w:rPr>
          <w:rFonts w:ascii="Times New Roman" w:hAnsi="Times New Roman" w:cs="Times New Roman"/>
          <w:sz w:val="28"/>
          <w:szCs w:val="28"/>
          <w:rPrChange w:id="450" w:author="Валентин" w:date="2019-01-14T20:00:00Z">
            <w:rPr>
              <w:sz w:val="28"/>
              <w:szCs w:val="28"/>
            </w:rPr>
          </w:rPrChange>
        </w:rPr>
        <w:pPrChange w:id="451" w:author="Валентин" w:date="2019-01-14T20:00:00Z">
          <w:pPr>
            <w:spacing w:line="360" w:lineRule="auto"/>
            <w:ind w:firstLine="708"/>
            <w:jc w:val="both"/>
          </w:pPr>
        </w:pPrChange>
      </w:pPr>
      <w:r w:rsidRPr="001E5A3B">
        <w:rPr>
          <w:rFonts w:ascii="Times New Roman" w:hAnsi="Times New Roman" w:cs="Times New Roman"/>
          <w:sz w:val="28"/>
          <w:szCs w:val="28"/>
          <w:rPrChange w:id="452" w:author="Валентин" w:date="2019-01-14T20:00:00Z">
            <w:rPr>
              <w:sz w:val="28"/>
              <w:szCs w:val="28"/>
            </w:rPr>
          </w:rPrChange>
        </w:rPr>
        <w:lastRenderedPageBreak/>
        <w:t>Приложение использует авторизацию - Implicit Flow для вызова методов API ВКонтакте непосредственно с устройства пользователя.</w:t>
      </w:r>
      <w:r w:rsidRPr="001E5A3B">
        <w:rPr>
          <w:rFonts w:ascii="Times New Roman" w:hAnsi="Times New Roman" w:cs="Times New Roman"/>
          <w:sz w:val="28"/>
          <w:szCs w:val="28"/>
          <w:rPrChange w:id="453" w:author="Валентин" w:date="2019-01-14T20:00:00Z">
            <w:rPr/>
          </w:rPrChange>
        </w:rPr>
        <w:t xml:space="preserve"> </w:t>
      </w:r>
      <w:r w:rsidRPr="001E5A3B">
        <w:rPr>
          <w:rFonts w:ascii="Times New Roman" w:hAnsi="Times New Roman" w:cs="Times New Roman"/>
          <w:sz w:val="28"/>
          <w:szCs w:val="28"/>
          <w:rPrChange w:id="454" w:author="Валентин" w:date="2019-01-14T20:00:00Z">
            <w:rPr>
              <w:sz w:val="28"/>
              <w:szCs w:val="28"/>
            </w:rPr>
          </w:rPrChange>
        </w:rPr>
        <w:t>Ключ доступа, полученный таким способом, не может быть использован для запросов с сервера.</w:t>
      </w:r>
      <w:ins w:id="455" w:author="Валентин" w:date="2019-01-14T19:58:00Z">
        <w:r w:rsidR="001E5A3B" w:rsidRPr="001E5A3B">
          <w:rPr>
            <w:rFonts w:ascii="Times New Roman" w:hAnsi="Times New Roman" w:cs="Times New Roman"/>
            <w:sz w:val="28"/>
            <w:szCs w:val="28"/>
            <w:rPrChange w:id="456" w:author="Валентин" w:date="2019-01-14T20:00:00Z">
              <w:rPr>
                <w:sz w:val="28"/>
                <w:szCs w:val="28"/>
                <w:lang w:val="en-US"/>
              </w:rPr>
            </w:rPrChange>
          </w:rPr>
          <w:t xml:space="preserve"> </w:t>
        </w:r>
      </w:ins>
      <w:r w:rsidRPr="001E5A3B">
        <w:rPr>
          <w:rFonts w:ascii="Times New Roman" w:hAnsi="Times New Roman" w:cs="Times New Roman"/>
          <w:sz w:val="28"/>
          <w:szCs w:val="28"/>
          <w:rPrChange w:id="457" w:author="Валентин" w:date="2019-01-14T20:00:00Z">
            <w:rPr>
              <w:sz w:val="28"/>
              <w:szCs w:val="28"/>
            </w:rPr>
          </w:rPrChange>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77777777" w:rsidR="000C3A4C" w:rsidRPr="003F0F68" w:rsidRDefault="009A24FE" w:rsidP="00555B9E">
      <w:pPr>
        <w:pStyle w:val="1"/>
        <w:spacing w:before="0" w:line="360" w:lineRule="auto"/>
        <w:jc w:val="center"/>
        <w:rPr>
          <w:rFonts w:ascii="Times New Roman" w:hAnsi="Times New Roman" w:cs="Times New Roman"/>
          <w:color w:val="auto"/>
        </w:rPr>
      </w:pPr>
      <w:bookmarkStart w:id="458" w:name="_Toc534824522"/>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458"/>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commentRangeStart w:id="459"/>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commentRangeEnd w:id="459"/>
      <w:r w:rsidR="007B3CB1">
        <w:rPr>
          <w:rStyle w:val="af3"/>
        </w:rPr>
        <w:commentReference w:id="459"/>
      </w:r>
    </w:p>
    <w:p w14:paraId="4F5E0142" w14:textId="77777777" w:rsidR="000C3A4C" w:rsidRPr="003F0F68" w:rsidRDefault="00490FB9"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BF9F7" wp14:editId="5D8164A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p>
    <w:p w14:paraId="64632B13" w14:textId="491828CC"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ins w:id="460" w:author="Валентин" w:date="2019-01-14T20:03:00Z">
        <w:r w:rsidR="004144F5">
          <w:rPr>
            <w:rFonts w:ascii="Times New Roman" w:hAnsi="Times New Roman" w:cs="Times New Roman"/>
            <w:sz w:val="28"/>
            <w:szCs w:val="28"/>
          </w:rPr>
          <w:t xml:space="preserve"> </w:t>
        </w:r>
      </w:ins>
      <w:r w:rsidR="000C3A4C" w:rsidRPr="003F0F68">
        <w:rPr>
          <w:rFonts w:ascii="Times New Roman" w:hAnsi="Times New Roman" w:cs="Times New Roman"/>
          <w:sz w:val="28"/>
          <w:szCs w:val="28"/>
        </w:rPr>
        <w:t>Алгоритм программы</w:t>
      </w: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77777777" w:rsidR="003F16B3" w:rsidRDefault="003F16B3" w:rsidP="00555B9E">
      <w:pPr>
        <w:pStyle w:val="1"/>
        <w:spacing w:before="0" w:line="360" w:lineRule="auto"/>
        <w:jc w:val="center"/>
        <w:rPr>
          <w:rFonts w:ascii="Times New Roman" w:hAnsi="Times New Roman" w:cs="Times New Roman"/>
          <w:color w:val="auto"/>
        </w:rPr>
      </w:pPr>
      <w:bookmarkStart w:id="461" w:name="_Toc534824523"/>
      <w:r w:rsidRPr="003F0F68">
        <w:rPr>
          <w:rFonts w:ascii="Times New Roman" w:hAnsi="Times New Roman" w:cs="Times New Roman"/>
          <w:color w:val="auto"/>
        </w:rPr>
        <w:lastRenderedPageBreak/>
        <w:t>2.3 Руководство разработчика</w:t>
      </w:r>
      <w:bookmarkEnd w:id="461"/>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commentRangeStart w:id="462"/>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commentRangeEnd w:id="462"/>
      <w:r w:rsidR="007B3CB1">
        <w:rPr>
          <w:rStyle w:val="af3"/>
        </w:rPr>
        <w:commentReference w:id="462"/>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6DFDD965" w14:textId="77777777" w:rsidR="0023539A"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3E89FB31" w14:textId="30BAFDF2" w:rsidR="0023539A" w:rsidRDefault="0023539A" w:rsidP="00F6451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6</w:t>
      </w:r>
      <w:ins w:id="463" w:author="Валентин" w:date="2019-01-14T20:03:00Z">
        <w:r w:rsidR="004144F5">
          <w:rPr>
            <w:rFonts w:ascii="Times New Roman" w:hAnsi="Times New Roman" w:cs="Times New Roman"/>
            <w:sz w:val="28"/>
            <w:szCs w:val="28"/>
          </w:rPr>
          <w:t>.</w:t>
        </w:r>
      </w:ins>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77777777"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c("authVK")-&gt;url = 'https://oauth.vk.com/authorize?client_id=6769897&amp;display=mobile&amp;scope=friends,status,offline&amp;response_type=token&amp;v=5.44';</w:t>
      </w:r>
    </w:p>
    <w:p w14:paraId="2FFCF743" w14:textId="77777777"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у нас идет обращение к файлу </w:t>
      </w:r>
      <w:r>
        <w:rPr>
          <w:rFonts w:ascii="Times New Roman" w:hAnsi="Times New Roman" w:cs="Times New Roman"/>
          <w:sz w:val="28"/>
          <w:szCs w:val="28"/>
          <w:lang w:val="en-US"/>
        </w:rPr>
        <w:t>resize</w:t>
      </w:r>
      <w:ins w:id="464" w:author="Виктория" w:date="2019-01-14T11:47:00Z">
        <w:r w:rsidR="007B3CB1">
          <w:rPr>
            <w:rFonts w:ascii="Times New Roman" w:hAnsi="Times New Roman" w:cs="Times New Roman"/>
            <w:sz w:val="28"/>
            <w:szCs w:val="28"/>
          </w:rPr>
          <w:t>,</w:t>
        </w:r>
      </w:ins>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109D0F79" w14:textId="77777777" w:rsidR="0023539A"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74676235" w14:textId="56641038" w:rsidR="00256940" w:rsidRDefault="00256940" w:rsidP="0025694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7</w:t>
      </w:r>
      <w:ins w:id="465" w:author="Валентин" w:date="2019-01-14T20:04:00Z">
        <w:r w:rsidR="00360CE4">
          <w:rPr>
            <w:rFonts w:ascii="Times New Roman" w:hAnsi="Times New Roman" w:cs="Times New Roman"/>
            <w:sz w:val="28"/>
            <w:szCs w:val="28"/>
          </w:rPr>
          <w:t>.</w:t>
        </w:r>
      </w:ins>
      <w:r>
        <w:rPr>
          <w:rFonts w:ascii="Times New Roman" w:hAnsi="Times New Roman" w:cs="Times New Roman"/>
          <w:sz w:val="28"/>
          <w:szCs w:val="28"/>
        </w:rPr>
        <w:t xml:space="preserve"> Основное меню</w:t>
      </w: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77777777"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c("Status-&gt;statusEdit")-&gt;text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lastRenderedPageBreak/>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4E4230F7" w14:textId="77777777" w:rsidR="0023539A" w:rsidRDefault="0054508B"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5C5D5882" w14:textId="53EB07F3" w:rsidR="0023539A" w:rsidRPr="00FA5B90" w:rsidRDefault="00FA5B90" w:rsidP="0054508B">
      <w:pPr>
        <w:spacing w:line="360" w:lineRule="auto"/>
        <w:jc w:val="center"/>
        <w:rPr>
          <w:rFonts w:ascii="Times New Roman" w:hAnsi="Times New Roman" w:cs="Times New Roman"/>
          <w:sz w:val="28"/>
          <w:szCs w:val="28"/>
        </w:rPr>
      </w:pPr>
      <w:commentRangeStart w:id="466"/>
      <w:r>
        <w:rPr>
          <w:rFonts w:ascii="Times New Roman" w:hAnsi="Times New Roman" w:cs="Times New Roman"/>
          <w:sz w:val="28"/>
          <w:szCs w:val="28"/>
        </w:rPr>
        <w:t>Рис 8</w:t>
      </w:r>
      <w:ins w:id="467" w:author="Валентин" w:date="2019-01-14T20:04:00Z">
        <w:r w:rsidR="00360CE4">
          <w:rPr>
            <w:rFonts w:ascii="Times New Roman" w:hAnsi="Times New Roman" w:cs="Times New Roman"/>
            <w:sz w:val="28"/>
            <w:szCs w:val="28"/>
          </w:rPr>
          <w:t>.</w:t>
        </w:r>
      </w:ins>
      <w:r>
        <w:rPr>
          <w:rFonts w:ascii="Times New Roman" w:hAnsi="Times New Roman" w:cs="Times New Roman"/>
          <w:sz w:val="28"/>
          <w:szCs w:val="28"/>
        </w:rPr>
        <w:t xml:space="preserve"> Окно </w:t>
      </w:r>
      <w:r>
        <w:rPr>
          <w:rFonts w:ascii="Times New Roman" w:hAnsi="Times New Roman" w:cs="Times New Roman"/>
          <w:sz w:val="28"/>
          <w:szCs w:val="28"/>
          <w:lang w:val="en-US"/>
        </w:rPr>
        <w:t>User</w:t>
      </w:r>
      <w:commentRangeEnd w:id="466"/>
      <w:r w:rsidR="007B3CB1">
        <w:rPr>
          <w:rStyle w:val="af3"/>
        </w:rPr>
        <w:commentReference w:id="466"/>
      </w: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function User($uid2){</w:t>
      </w:r>
    </w:p>
    <w:p w14:paraId="56A5D20E"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//c('User-&gt;imageUser')-&gt;loadFromUrl  ('https://vk.com/id61943436?z=photo61943436_456241353%2Falbum61943436_0%2Frev');</w:t>
      </w:r>
    </w:p>
    <w:p w14:paraId="3B72F9C4"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c('User-&gt;firstName')-&gt;caption = iconv('UTF-8', 'cp1251', $user['response']['0']['first_name']);</w:t>
      </w:r>
    </w:p>
    <w:p w14:paraId="44E4B4B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c('User-&gt;lastName')-&gt;caption = iconv('UTF-8', 'cp1251', $user['response']['0']['last_name']);</w:t>
      </w:r>
    </w:p>
    <w:p w14:paraId="14F5822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c('User-&gt;bDate')-&gt;caption = iconv('UTF-8', 'cp1251', $user['response']['0']['bdate']);</w:t>
      </w:r>
    </w:p>
    <w:p w14:paraId="298F22C8"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c('User-&gt;status')-&gt;text = iconv('UTF-8', 'cp1251', $user['response']['0']['status']);</w:t>
      </w:r>
    </w:p>
    <w:p w14:paraId="73361BDC"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c('User-&gt;cityId')-&gt;text = iconv('UTF-8', 'cp1251', $user['response']['0']['city']['title']);</w:t>
      </w:r>
    </w:p>
    <w:p w14:paraId="7DD7B284"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 xml:space="preserve"> c('User-&gt;countryName')-&gt;text = iconv('UTF-8', 'cp1251', $user['response']['0']['country']['title']);</w:t>
      </w:r>
    </w:p>
    <w:p w14:paraId="56E86BDC"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c('User-&gt;friends')-&gt;text = iconv('UTF-8',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721ACF3D" w14:textId="77777777" w:rsidR="00064B6D"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098D3EA4" w14:textId="52DFF352" w:rsidR="00F500CE" w:rsidRDefault="00F500CE" w:rsidP="00F500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9</w:t>
      </w:r>
      <w:ins w:id="468" w:author="Валентин" w:date="2019-01-14T20:05:00Z">
        <w:r w:rsidR="00360CE4">
          <w:rPr>
            <w:rFonts w:ascii="Times New Roman" w:hAnsi="Times New Roman" w:cs="Times New Roman"/>
            <w:sz w:val="28"/>
            <w:szCs w:val="28"/>
          </w:rPr>
          <w:t>.</w:t>
        </w:r>
      </w:ins>
      <w:r>
        <w:rPr>
          <w:rFonts w:ascii="Times New Roman" w:hAnsi="Times New Roman" w:cs="Times New Roman"/>
          <w:sz w:val="28"/>
          <w:szCs w:val="28"/>
        </w:rPr>
        <w:t xml:space="preserve"> Окно статуса</w:t>
      </w: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10997002"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441339"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messageDlg</w:t>
      </w:r>
      <w:r w:rsidRPr="00441339">
        <w:rPr>
          <w:rFonts w:ascii="Times New Roman" w:hAnsi="Times New Roman" w:cs="Times New Roman"/>
          <w:sz w:val="28"/>
          <w:szCs w:val="28"/>
          <w:lang w:val="en-US"/>
        </w:rPr>
        <w:t>("</w:t>
      </w:r>
      <w:r w:rsidRPr="00F500CE">
        <w:rPr>
          <w:rFonts w:ascii="Times New Roman" w:hAnsi="Times New Roman" w:cs="Times New Roman"/>
          <w:sz w:val="28"/>
          <w:szCs w:val="28"/>
        </w:rPr>
        <w:t>Не</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получить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mtConfirmation</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MB</w:t>
      </w:r>
      <w:r w:rsidRPr="00441339">
        <w:rPr>
          <w:rFonts w:ascii="Times New Roman" w:hAnsi="Times New Roman" w:cs="Times New Roman"/>
          <w:sz w:val="28"/>
          <w:szCs w:val="28"/>
          <w:lang w:val="en-US"/>
        </w:rPr>
        <w:t>_</w:t>
      </w:r>
      <w:r w:rsidRPr="004B1245">
        <w:rPr>
          <w:rFonts w:ascii="Times New Roman" w:hAnsi="Times New Roman" w:cs="Times New Roman"/>
          <w:sz w:val="28"/>
          <w:szCs w:val="28"/>
          <w:lang w:val="en-US"/>
        </w:rPr>
        <w:t>OK</w:t>
      </w:r>
      <w:r w:rsidRPr="00441339">
        <w:rPr>
          <w:rFonts w:ascii="Times New Roman" w:hAnsi="Times New Roman" w:cs="Times New Roman"/>
          <w:sz w:val="28"/>
          <w:szCs w:val="28"/>
          <w:lang w:val="en-US"/>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c("VK-&gt;uId")-&gt;text;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VK::request('status.get','user_id='.$uid.'&amp;v=5.92');</w:t>
      </w:r>
    </w:p>
    <w:p w14:paraId="027C0A5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function statusSet($set){</w:t>
      </w:r>
    </w:p>
    <w:p w14:paraId="2808999D"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441339" w:rsidRDefault="00C70230" w:rsidP="00C70230">
      <w:pPr>
        <w:spacing w:line="360" w:lineRule="auto"/>
        <w:jc w:val="both"/>
        <w:rPr>
          <w:rFonts w:ascii="Times New Roman" w:hAnsi="Times New Roman" w:cs="Times New Roman"/>
          <w:sz w:val="28"/>
          <w:szCs w:val="28"/>
        </w:rPr>
      </w:pPr>
      <w:r w:rsidRPr="00441339">
        <w:rPr>
          <w:rFonts w:ascii="Times New Roman" w:hAnsi="Times New Roman" w:cs="Times New Roman"/>
          <w:sz w:val="28"/>
          <w:szCs w:val="28"/>
        </w:rPr>
        <w:t>}</w:t>
      </w:r>
    </w:p>
    <w:p w14:paraId="587111B5" w14:textId="77777777" w:rsidR="00B326F9" w:rsidRPr="00C812B7" w:rsidRDefault="00B326F9" w:rsidP="00F6451B">
      <w:pPr>
        <w:spacing w:line="360" w:lineRule="auto"/>
        <w:jc w:val="both"/>
      </w:pPr>
      <w:r w:rsidRPr="00CB6CE0">
        <w:br w:type="page"/>
      </w:r>
    </w:p>
    <w:p w14:paraId="04C13C1A" w14:textId="77777777" w:rsidR="006C0285" w:rsidRPr="003F0F68" w:rsidRDefault="008562D5" w:rsidP="00555B9E">
      <w:pPr>
        <w:pStyle w:val="1"/>
        <w:spacing w:before="0" w:line="360" w:lineRule="auto"/>
        <w:jc w:val="center"/>
        <w:rPr>
          <w:rFonts w:ascii="Times New Roman" w:hAnsi="Times New Roman" w:cs="Times New Roman"/>
          <w:color w:val="auto"/>
        </w:rPr>
      </w:pPr>
      <w:bookmarkStart w:id="469" w:name="_Toc534824526"/>
      <w:r w:rsidRPr="003F0F68">
        <w:rPr>
          <w:rFonts w:ascii="Times New Roman" w:hAnsi="Times New Roman" w:cs="Times New Roman"/>
          <w:color w:val="auto"/>
        </w:rPr>
        <w:lastRenderedPageBreak/>
        <w:t>Заключение</w:t>
      </w:r>
      <w:bookmarkEnd w:id="469"/>
    </w:p>
    <w:p w14:paraId="042B61C7" w14:textId="6A4A3214" w:rsidR="000712A2" w:rsidRDefault="009E1986" w:rsidP="000B5EC1">
      <w:pPr>
        <w:spacing w:after="0" w:line="360" w:lineRule="auto"/>
        <w:ind w:firstLine="708"/>
        <w:jc w:val="both"/>
        <w:rPr>
          <w:rFonts w:ascii="Times New Roman" w:hAnsi="Times New Roman" w:cs="Times New Roman"/>
          <w:sz w:val="28"/>
          <w:szCs w:val="28"/>
        </w:rPr>
      </w:pPr>
      <w:del w:id="470" w:author="Виктория" w:date="2019-01-14T11:48:00Z">
        <w:r w:rsidDel="007B3CB1">
          <w:rPr>
            <w:rFonts w:ascii="Times New Roman" w:hAnsi="Times New Roman" w:cs="Times New Roman"/>
            <w:sz w:val="28"/>
            <w:szCs w:val="28"/>
          </w:rPr>
          <w:tab/>
        </w:r>
      </w:del>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w:t>
      </w:r>
      <w:commentRangeStart w:id="471"/>
      <w:r w:rsidR="00D93DA5">
        <w:rPr>
          <w:rFonts w:ascii="Times New Roman" w:hAnsi="Times New Roman" w:cs="Times New Roman"/>
          <w:sz w:val="28"/>
          <w:szCs w:val="28"/>
        </w:rPr>
        <w:t>много ресурсов</w:t>
      </w:r>
      <w:commentRangeEnd w:id="471"/>
      <w:r w:rsidR="007B3CB1">
        <w:rPr>
          <w:rStyle w:val="af3"/>
        </w:rPr>
        <w:commentReference w:id="471"/>
      </w:r>
      <w:ins w:id="472" w:author="Валентин" w:date="2019-01-14T20:06:00Z">
        <w:r w:rsidR="00360CE4">
          <w:rPr>
            <w:rFonts w:ascii="Times New Roman" w:hAnsi="Times New Roman" w:cs="Times New Roman"/>
            <w:sz w:val="28"/>
            <w:szCs w:val="28"/>
          </w:rPr>
          <w:t xml:space="preserve"> посвященных языку</w:t>
        </w:r>
      </w:ins>
      <w:ins w:id="473" w:author="Валентин" w:date="2019-01-14T20:07:00Z">
        <w:r w:rsidR="00360CE4">
          <w:rPr>
            <w:rFonts w:ascii="Times New Roman" w:hAnsi="Times New Roman" w:cs="Times New Roman"/>
            <w:sz w:val="28"/>
            <w:szCs w:val="28"/>
          </w:rPr>
          <w:t xml:space="preserve"> программирования</w:t>
        </w:r>
      </w:ins>
      <w:ins w:id="474" w:author="Валентин" w:date="2019-01-14T20:06:00Z">
        <w:r w:rsidR="00360CE4">
          <w:rPr>
            <w:rFonts w:ascii="Times New Roman" w:hAnsi="Times New Roman" w:cs="Times New Roman"/>
            <w:sz w:val="28"/>
            <w:szCs w:val="28"/>
          </w:rPr>
          <w:t xml:space="preserve"> </w:t>
        </w:r>
        <w:r w:rsidR="00360CE4">
          <w:rPr>
            <w:rFonts w:ascii="Times New Roman" w:hAnsi="Times New Roman" w:cs="Times New Roman"/>
            <w:sz w:val="28"/>
            <w:szCs w:val="28"/>
            <w:lang w:val="en-US"/>
          </w:rPr>
          <w:t>PHP</w:t>
        </w:r>
        <w:r w:rsidR="00360CE4">
          <w:rPr>
            <w:rFonts w:ascii="Times New Roman" w:hAnsi="Times New Roman" w:cs="Times New Roman"/>
            <w:sz w:val="28"/>
            <w:szCs w:val="28"/>
          </w:rPr>
          <w:t>, сред</w:t>
        </w:r>
      </w:ins>
      <w:ins w:id="475" w:author="Валентин" w:date="2019-01-14T20:07:00Z">
        <w:r w:rsidR="00360CE4">
          <w:rPr>
            <w:rFonts w:ascii="Times New Roman" w:hAnsi="Times New Roman" w:cs="Times New Roman"/>
            <w:sz w:val="28"/>
            <w:szCs w:val="28"/>
          </w:rPr>
          <w:t>е</w:t>
        </w:r>
      </w:ins>
      <w:ins w:id="476" w:author="Валентин" w:date="2019-01-14T20:06:00Z">
        <w:r w:rsidR="00360CE4">
          <w:rPr>
            <w:rFonts w:ascii="Times New Roman" w:hAnsi="Times New Roman" w:cs="Times New Roman"/>
            <w:sz w:val="28"/>
            <w:szCs w:val="28"/>
          </w:rPr>
          <w:t xml:space="preserve"> разработки</w:t>
        </w:r>
      </w:ins>
      <w:ins w:id="477" w:author="Валентин" w:date="2019-01-14T20:07:00Z">
        <w:r w:rsidR="00360CE4">
          <w:rPr>
            <w:rFonts w:ascii="Times New Roman" w:hAnsi="Times New Roman" w:cs="Times New Roman"/>
            <w:sz w:val="28"/>
            <w:szCs w:val="28"/>
          </w:rPr>
          <w:t xml:space="preserve"> – </w:t>
        </w:r>
        <w:r w:rsidR="00360CE4">
          <w:rPr>
            <w:rFonts w:ascii="Times New Roman" w:hAnsi="Times New Roman" w:cs="Times New Roman"/>
            <w:sz w:val="28"/>
            <w:szCs w:val="28"/>
            <w:lang w:val="en-US"/>
          </w:rPr>
          <w:t>DevelStudio</w:t>
        </w:r>
        <w:r w:rsidR="00360CE4">
          <w:rPr>
            <w:rFonts w:ascii="Times New Roman" w:hAnsi="Times New Roman" w:cs="Times New Roman"/>
            <w:sz w:val="28"/>
            <w:szCs w:val="28"/>
          </w:rPr>
          <w:t>, написанию скриптов для взаимодействия с социальной сетью ВКонтакте,</w:t>
        </w:r>
      </w:ins>
      <w:ins w:id="478" w:author="Валентин" w:date="2019-01-14T20:08:00Z">
        <w:r w:rsidR="00360CE4">
          <w:rPr>
            <w:rFonts w:ascii="Times New Roman" w:hAnsi="Times New Roman" w:cs="Times New Roman"/>
            <w:sz w:val="28"/>
            <w:szCs w:val="28"/>
          </w:rPr>
          <w:t xml:space="preserve"> особенностям разных приложений, их ограничений и возможностей</w:t>
        </w:r>
      </w:ins>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3D1496A7"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del w:id="479" w:author="Виктория" w:date="2019-01-14T11:48:00Z">
        <w:r w:rsidR="005572E9" w:rsidDel="007B3CB1">
          <w:rPr>
            <w:rFonts w:ascii="Times New Roman" w:hAnsi="Times New Roman" w:cs="Times New Roman"/>
            <w:sz w:val="28"/>
            <w:szCs w:val="28"/>
          </w:rPr>
          <w:delText>.</w:delText>
        </w:r>
      </w:del>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ins w:id="480" w:author="Виктория" w:date="2019-01-14T11:48:00Z">
        <w:r w:rsidR="007B3CB1">
          <w:rPr>
            <w:rFonts w:ascii="Times New Roman" w:hAnsi="Times New Roman" w:cs="Times New Roman"/>
            <w:sz w:val="28"/>
            <w:szCs w:val="28"/>
          </w:rPr>
          <w:t>.</w:t>
        </w:r>
      </w:ins>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 xml:space="preserve">после модернизации и более углубленного изучения сможет отвечать </w:t>
      </w:r>
      <w:commentRangeStart w:id="481"/>
      <w:r w:rsidR="005572E9">
        <w:rPr>
          <w:rFonts w:ascii="Times New Roman" w:hAnsi="Times New Roman" w:cs="Times New Roman"/>
          <w:sz w:val="28"/>
          <w:szCs w:val="28"/>
        </w:rPr>
        <w:t>всем запросам</w:t>
      </w:r>
      <w:ins w:id="482" w:author="Валентин" w:date="2019-01-14T20:10:00Z">
        <w:r w:rsidR="00360CE4">
          <w:rPr>
            <w:rFonts w:ascii="Times New Roman" w:hAnsi="Times New Roman" w:cs="Times New Roman"/>
            <w:sz w:val="28"/>
            <w:szCs w:val="28"/>
          </w:rPr>
          <w:t>, а именно</w:t>
        </w:r>
      </w:ins>
      <w:ins w:id="483" w:author="Валентин" w:date="2019-01-14T20:11:00Z">
        <w:r w:rsidR="00360CE4">
          <w:rPr>
            <w:rFonts w:ascii="Times New Roman" w:hAnsi="Times New Roman" w:cs="Times New Roman"/>
            <w:sz w:val="28"/>
            <w:szCs w:val="28"/>
          </w:rPr>
          <w:t>:</w:t>
        </w:r>
      </w:ins>
      <w:ins w:id="484" w:author="Валентин" w:date="2019-01-14T20:10:00Z">
        <w:r w:rsidR="00360CE4">
          <w:rPr>
            <w:rFonts w:ascii="Times New Roman" w:hAnsi="Times New Roman" w:cs="Times New Roman"/>
            <w:sz w:val="28"/>
            <w:szCs w:val="28"/>
          </w:rPr>
          <w:t xml:space="preserve"> получение данных от сервера и обработка в приложении</w:t>
        </w:r>
      </w:ins>
      <w:ins w:id="485" w:author="Валентин" w:date="2019-01-14T20:11:00Z">
        <w:r w:rsidR="00360CE4">
          <w:rPr>
            <w:rFonts w:ascii="Times New Roman" w:hAnsi="Times New Roman" w:cs="Times New Roman"/>
            <w:sz w:val="28"/>
            <w:szCs w:val="28"/>
          </w:rPr>
          <w:t>, авторизация разных пользователей социальной сети ВКонтакте,</w:t>
        </w:r>
      </w:ins>
      <w:ins w:id="486" w:author="Валентин" w:date="2019-01-14T20:12:00Z">
        <w:r w:rsidR="00360CE4">
          <w:rPr>
            <w:rFonts w:ascii="Times New Roman" w:hAnsi="Times New Roman" w:cs="Times New Roman"/>
            <w:sz w:val="28"/>
            <w:szCs w:val="28"/>
          </w:rPr>
          <w:t xml:space="preserve"> автоматическое получение ид пользователей, без ручного ввода</w:t>
        </w:r>
      </w:ins>
      <w:r w:rsidR="005572E9">
        <w:rPr>
          <w:rFonts w:ascii="Times New Roman" w:hAnsi="Times New Roman" w:cs="Times New Roman"/>
          <w:sz w:val="28"/>
          <w:szCs w:val="28"/>
        </w:rPr>
        <w:t>.</w:t>
      </w:r>
      <w:commentRangeEnd w:id="481"/>
      <w:r w:rsidR="007B3CB1">
        <w:rPr>
          <w:rStyle w:val="af3"/>
        </w:rPr>
        <w:commentReference w:id="481"/>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7777777" w:rsidR="00B440CA" w:rsidRPr="00CF66A7" w:rsidRDefault="00B440CA" w:rsidP="00555B9E">
      <w:pPr>
        <w:pStyle w:val="1"/>
        <w:spacing w:before="0" w:line="360" w:lineRule="auto"/>
        <w:jc w:val="center"/>
        <w:rPr>
          <w:rFonts w:ascii="Times New Roman" w:hAnsi="Times New Roman" w:cs="Times New Roman"/>
          <w:color w:val="auto"/>
        </w:rPr>
      </w:pPr>
      <w:bookmarkStart w:id="487" w:name="_Toc534824527"/>
      <w:commentRangeStart w:id="488"/>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bookmarkEnd w:id="487"/>
      <w:commentRangeEnd w:id="488"/>
      <w:r w:rsidR="007B3CB1">
        <w:rPr>
          <w:rStyle w:val="af3"/>
          <w:rFonts w:asciiTheme="minorHAnsi" w:eastAsiaTheme="minorEastAsia" w:hAnsiTheme="minorHAnsi" w:cstheme="minorBidi"/>
          <w:b w:val="0"/>
          <w:bCs w:val="0"/>
          <w:color w:val="auto"/>
        </w:rPr>
        <w:commentReference w:id="488"/>
      </w:r>
    </w:p>
    <w:p w14:paraId="3B4C7929" w14:textId="77777777"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5941D5">
        <w:rPr>
          <w:rFonts w:ascii="Times New Roman" w:eastAsia="Times New Roman" w:hAnsi="Times New Roman" w:cs="Times New Roman"/>
          <w:color w:val="000000"/>
          <w:sz w:val="28"/>
          <w:szCs w:val="28"/>
        </w:rPr>
        <w:t xml:space="preserve">) </w:t>
      </w:r>
      <w:r w:rsidRPr="004A6B6D">
        <w:rPr>
          <w:rFonts w:ascii="Times New Roman" w:eastAsia="Times New Roman" w:hAnsi="Times New Roman" w:cs="Times New Roman"/>
          <w:color w:val="000000"/>
          <w:sz w:val="28"/>
          <w:szCs w:val="28"/>
        </w:rPr>
        <w:t>Албахари Дж., Албахари Б.C# 6.0. Справочник. Полное описание языка. 6-е издание, Издательство: Вильямс Издательский дом, 2016, 1040 с.</w:t>
      </w:r>
    </w:p>
    <w:p w14:paraId="7FD0F095" w14:textId="77777777"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2</w:t>
      </w:r>
      <w:r w:rsidRPr="005941D5">
        <w:rPr>
          <w:rFonts w:ascii="Times New Roman" w:hAnsi="Times New Roman" w:cs="Times New Roman"/>
          <w:sz w:val="28"/>
          <w:szCs w:val="28"/>
        </w:rPr>
        <w:t xml:space="preserve">) </w:t>
      </w:r>
      <w:hyperlink r:id="rId22" w:history="1">
        <w:r w:rsidRPr="005941D5">
          <w:rPr>
            <w:rFonts w:ascii="Times New Roman" w:eastAsia="Times New Roman" w:hAnsi="Times New Roman" w:cs="Times New Roman"/>
            <w:color w:val="000000"/>
            <w:sz w:val="28"/>
            <w:szCs w:val="28"/>
          </w:rPr>
          <w:t>Астахова</w:t>
        </w:r>
      </w:hyperlink>
      <w:r w:rsidRPr="005941D5">
        <w:rPr>
          <w:rFonts w:ascii="Times New Roman" w:eastAsia="Times New Roman" w:hAnsi="Times New Roman" w:cs="Times New Roman"/>
          <w:color w:val="000000"/>
          <w:sz w:val="28"/>
          <w:szCs w:val="28"/>
        </w:rPr>
        <w:t xml:space="preserve"> Ирина, </w:t>
      </w:r>
      <w:hyperlink r:id="rId23" w:history="1">
        <w:r w:rsidRPr="005941D5">
          <w:rPr>
            <w:rFonts w:ascii="Times New Roman" w:eastAsia="Times New Roman" w:hAnsi="Times New Roman" w:cs="Times New Roman"/>
            <w:color w:val="000000"/>
            <w:sz w:val="28"/>
            <w:szCs w:val="28"/>
          </w:rPr>
          <w:t>Вадим Мельников</w:t>
        </w:r>
      </w:hyperlink>
      <w:r w:rsidRPr="005941D5">
        <w:rPr>
          <w:rFonts w:ascii="Times New Roman" w:eastAsia="Times New Roman" w:hAnsi="Times New Roman" w:cs="Times New Roman"/>
          <w:color w:val="000000"/>
          <w:sz w:val="28"/>
          <w:szCs w:val="28"/>
        </w:rPr>
        <w:t xml:space="preserve">, </w:t>
      </w:r>
      <w:hyperlink r:id="rId24" w:history="1">
        <w:r w:rsidRPr="005941D5">
          <w:rPr>
            <w:rFonts w:ascii="Times New Roman" w:eastAsia="Times New Roman" w:hAnsi="Times New Roman" w:cs="Times New Roman"/>
            <w:color w:val="000000"/>
            <w:sz w:val="28"/>
            <w:szCs w:val="28"/>
          </w:rPr>
          <w:t>Александр Толстобров</w:t>
        </w:r>
      </w:hyperlink>
      <w:r w:rsidRPr="005941D5">
        <w:rPr>
          <w:rFonts w:ascii="Times New Roman" w:eastAsia="Times New Roman" w:hAnsi="Times New Roman" w:cs="Times New Roman"/>
          <w:color w:val="000000"/>
          <w:sz w:val="28"/>
          <w:szCs w:val="28"/>
        </w:rPr>
        <w:t>, </w:t>
      </w:r>
      <w:hyperlink r:id="rId25" w:history="1">
        <w:r w:rsidRPr="005941D5">
          <w:rPr>
            <w:rFonts w:ascii="Times New Roman" w:eastAsia="Times New Roman" w:hAnsi="Times New Roman" w:cs="Times New Roman"/>
            <w:color w:val="000000"/>
            <w:sz w:val="28"/>
            <w:szCs w:val="28"/>
          </w:rPr>
          <w:t>Вадим Фертиков</w:t>
        </w:r>
      </w:hyperlink>
      <w:r w:rsidRPr="005941D5">
        <w:rPr>
          <w:rFonts w:ascii="Times New Roman" w:eastAsia="Times New Roman" w:hAnsi="Times New Roman" w:cs="Times New Roman"/>
          <w:color w:val="000000"/>
          <w:sz w:val="28"/>
          <w:szCs w:val="28"/>
        </w:rPr>
        <w:t xml:space="preserve">, СУБД. Язык </w:t>
      </w:r>
      <w:r w:rsidRPr="005941D5">
        <w:rPr>
          <w:rFonts w:ascii="Times New Roman" w:eastAsia="Times New Roman" w:hAnsi="Times New Roman" w:cs="Times New Roman"/>
          <w:color w:val="000000"/>
          <w:sz w:val="28"/>
          <w:szCs w:val="28"/>
          <w:lang w:val="en-US"/>
        </w:rPr>
        <w:t>SQL</w:t>
      </w:r>
      <w:r w:rsidRPr="005941D5">
        <w:rPr>
          <w:rFonts w:ascii="Times New Roman" w:eastAsia="Times New Roman" w:hAnsi="Times New Roman" w:cs="Times New Roman"/>
          <w:color w:val="000000"/>
          <w:sz w:val="28"/>
          <w:szCs w:val="28"/>
        </w:rPr>
        <w:t xml:space="preserve"> в примерах и задачах. Москва, 2007, 435 с.</w:t>
      </w:r>
    </w:p>
    <w:p w14:paraId="0DAA8A67" w14:textId="77777777"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5941D5">
        <w:rPr>
          <w:rFonts w:ascii="Times New Roman" w:eastAsia="Times New Roman" w:hAnsi="Times New Roman" w:cs="Times New Roman"/>
          <w:color w:val="000000"/>
          <w:sz w:val="28"/>
          <w:szCs w:val="28"/>
        </w:rPr>
        <w:t>)</w:t>
      </w:r>
      <w:r w:rsidRPr="005941D5">
        <w:rPr>
          <w:rFonts w:ascii="Times New Roman" w:hAnsi="Times New Roman" w:cs="Times New Roman"/>
          <w:sz w:val="28"/>
          <w:szCs w:val="28"/>
        </w:rPr>
        <w:t xml:space="preserve"> Албахари Д., Албахари Б. </w:t>
      </w:r>
      <w:r w:rsidRPr="005941D5">
        <w:rPr>
          <w:rFonts w:ascii="Times New Roman" w:eastAsia="Times New Roman" w:hAnsi="Times New Roman" w:cs="Times New Roman"/>
          <w:color w:val="000000"/>
          <w:sz w:val="28"/>
          <w:szCs w:val="28"/>
        </w:rPr>
        <w:t xml:space="preserve">C# 7.0. Справочник. Полное описание языка, Издательство: Альфа - книга, 2018, 1024с. </w:t>
      </w:r>
    </w:p>
    <w:p w14:paraId="628C5813" w14:textId="77777777" w:rsidR="00607718"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Pr="006445C8">
        <w:rPr>
          <w:rFonts w:ascii="Times New Roman" w:eastAsia="Times New Roman" w:hAnsi="Times New Roman" w:cs="Times New Roman"/>
          <w:color w:val="000000"/>
          <w:sz w:val="28"/>
          <w:szCs w:val="28"/>
        </w:rPr>
        <w:t>) Бекаревич Ю., Пушкина Н.Самоучитель Microsoft Access 2013, Издательство: БХВ-Петербург, 2014, 464 с.</w:t>
      </w:r>
    </w:p>
    <w:p w14:paraId="3D1BB5C2" w14:textId="77777777" w:rsidR="00607718" w:rsidRPr="0066164F"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Pr="0066164F">
        <w:rPr>
          <w:rFonts w:ascii="Times New Roman" w:eastAsia="Times New Roman" w:hAnsi="Times New Roman" w:cs="Times New Roman"/>
          <w:color w:val="000000"/>
          <w:sz w:val="28"/>
          <w:szCs w:val="28"/>
        </w:rPr>
        <w:t>) Винарский Я., Гутгарц Р.</w:t>
      </w:r>
      <w:r>
        <w:rPr>
          <w:rFonts w:ascii="Times New Roman" w:eastAsia="Times New Roman" w:hAnsi="Times New Roman" w:cs="Times New Roman"/>
          <w:color w:val="000000"/>
          <w:sz w:val="28"/>
          <w:szCs w:val="28"/>
        </w:rPr>
        <w:t xml:space="preserve"> </w:t>
      </w:r>
      <w:r w:rsidRPr="0066164F">
        <w:rPr>
          <w:rFonts w:ascii="Times New Roman" w:eastAsia="Times New Roman" w:hAnsi="Times New Roman" w:cs="Times New Roman"/>
          <w:color w:val="000000"/>
          <w:sz w:val="28"/>
          <w:szCs w:val="28"/>
        </w:rPr>
        <w:t>Web-аппликации в интернет-маркетинге: проектирование, создание и применение. Практическое пособие, Издательство: Инфра-М, 2018, 269 с.</w:t>
      </w:r>
    </w:p>
    <w:p w14:paraId="6B1899AF" w14:textId="77777777" w:rsidR="00607718" w:rsidRPr="006D5E58" w:rsidRDefault="00607718" w:rsidP="00607718">
      <w:pPr>
        <w:pStyle w:val="ad"/>
        <w:spacing w:line="360" w:lineRule="auto"/>
        <w:ind w:left="-567"/>
        <w:rPr>
          <w:sz w:val="28"/>
          <w:szCs w:val="28"/>
        </w:rPr>
      </w:pPr>
      <w:r>
        <w:rPr>
          <w:rFonts w:eastAsia="Times New Roman"/>
          <w:color w:val="000000"/>
          <w:sz w:val="28"/>
          <w:szCs w:val="28"/>
        </w:rPr>
        <w:t>6</w:t>
      </w:r>
      <w:r w:rsidRPr="005941D5">
        <w:rPr>
          <w:rFonts w:eastAsia="Times New Roman"/>
          <w:color w:val="000000"/>
          <w:sz w:val="28"/>
          <w:szCs w:val="28"/>
        </w:rPr>
        <w:t xml:space="preserve">) </w:t>
      </w:r>
      <w:r w:rsidRPr="005941D5">
        <w:rPr>
          <w:sz w:val="28"/>
          <w:szCs w:val="28"/>
        </w:rPr>
        <w:t>Дунаев В. В. HTML, скрипты и стили. Спб</w:t>
      </w:r>
      <w:r w:rsidRPr="006D5E58">
        <w:rPr>
          <w:sz w:val="28"/>
          <w:szCs w:val="28"/>
        </w:rPr>
        <w:t xml:space="preserve">.: </w:t>
      </w:r>
      <w:r w:rsidRPr="005941D5">
        <w:rPr>
          <w:sz w:val="28"/>
          <w:szCs w:val="28"/>
        </w:rPr>
        <w:t>БХВ</w:t>
      </w:r>
      <w:r w:rsidRPr="006D5E58">
        <w:rPr>
          <w:sz w:val="28"/>
          <w:szCs w:val="28"/>
        </w:rPr>
        <w:t xml:space="preserve"> – </w:t>
      </w:r>
      <w:r w:rsidRPr="005941D5">
        <w:rPr>
          <w:sz w:val="28"/>
          <w:szCs w:val="28"/>
        </w:rPr>
        <w:t>Петербург</w:t>
      </w:r>
      <w:r w:rsidRPr="006D5E58">
        <w:rPr>
          <w:sz w:val="28"/>
          <w:szCs w:val="28"/>
        </w:rPr>
        <w:t xml:space="preserve">, 2011. 603 </w:t>
      </w:r>
      <w:r w:rsidRPr="005941D5">
        <w:rPr>
          <w:sz w:val="28"/>
          <w:szCs w:val="28"/>
        </w:rPr>
        <w:t>с</w:t>
      </w:r>
      <w:r w:rsidRPr="006D5E58">
        <w:rPr>
          <w:sz w:val="28"/>
          <w:szCs w:val="28"/>
        </w:rPr>
        <w:t>.</w:t>
      </w:r>
    </w:p>
    <w:p w14:paraId="29CCAFFC" w14:textId="77777777" w:rsidR="00607718"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607718" w:rsidRPr="005941D5">
        <w:rPr>
          <w:rFonts w:ascii="Times New Roman" w:eastAsia="Times New Roman" w:hAnsi="Times New Roman" w:cs="Times New Roman"/>
          <w:color w:val="000000"/>
          <w:sz w:val="28"/>
          <w:szCs w:val="28"/>
        </w:rPr>
        <w:t>) Дронов В.HTML 5 CSS 3 и Web 2.0 Разработка современных Web-сайтов, Издательство: БХВ-Петербург, 2011, 416 с.</w:t>
      </w:r>
    </w:p>
    <w:p w14:paraId="2C880F1F" w14:textId="77777777"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607718" w:rsidRPr="005941D5">
        <w:rPr>
          <w:rFonts w:ascii="Times New Roman" w:eastAsia="Times New Roman" w:hAnsi="Times New Roman" w:cs="Times New Roman"/>
          <w:color w:val="000000"/>
          <w:sz w:val="28"/>
          <w:szCs w:val="28"/>
        </w:rPr>
        <w:t>) Евдокимов П. C# на примерах , Издательство: Наука и Техника СПб,2018, 320 с.</w:t>
      </w:r>
    </w:p>
    <w:p w14:paraId="7AB8D10E" w14:textId="77777777" w:rsidR="00DD1256" w:rsidRPr="005941D5" w:rsidRDefault="00DD1256" w:rsidP="00DD1256">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Pr="005941D5">
        <w:rPr>
          <w:rFonts w:ascii="Times New Roman" w:eastAsia="Times New Roman" w:hAnsi="Times New Roman" w:cs="Times New Roman"/>
          <w:color w:val="000000"/>
          <w:sz w:val="28"/>
          <w:szCs w:val="28"/>
        </w:rPr>
        <w:t xml:space="preserve">) Кириллов В.В. Введение в реляционные базы данных. Санкт-Петербург, Издательство «БХВ-Петербург», 2012, 464 с. </w:t>
      </w:r>
    </w:p>
    <w:p w14:paraId="1F38FA27" w14:textId="77777777"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sidRPr="00DD1256">
        <w:rPr>
          <w:rFonts w:ascii="Times New Roman" w:eastAsia="Times New Roman" w:hAnsi="Times New Roman" w:cs="Times New Roman"/>
          <w:color w:val="000000"/>
          <w:sz w:val="28"/>
          <w:szCs w:val="28"/>
          <w:lang w:val="en-US"/>
        </w:rPr>
        <w:t>10</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Прайс</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М</w:t>
      </w:r>
      <w:r w:rsidR="00607718" w:rsidRPr="00843CA5">
        <w:rPr>
          <w:rFonts w:ascii="Times New Roman" w:eastAsia="Times New Roman" w:hAnsi="Times New Roman" w:cs="Times New Roman"/>
          <w:color w:val="000000"/>
          <w:sz w:val="28"/>
          <w:szCs w:val="28"/>
          <w:lang w:val="en-US"/>
        </w:rPr>
        <w:t>.</w:t>
      </w:r>
      <w:r w:rsidR="00607718" w:rsidRPr="005941D5">
        <w:rPr>
          <w:rFonts w:ascii="Times New Roman" w:eastAsia="Times New Roman" w:hAnsi="Times New Roman" w:cs="Times New Roman"/>
          <w:color w:val="000000"/>
          <w:sz w:val="28"/>
          <w:szCs w:val="28"/>
          <w:lang w:val="en-US"/>
        </w:rPr>
        <w:t xml:space="preserve"> C# 7 </w:t>
      </w:r>
      <w:r w:rsidR="00607718" w:rsidRPr="005941D5">
        <w:rPr>
          <w:rFonts w:ascii="Times New Roman" w:eastAsia="Times New Roman" w:hAnsi="Times New Roman" w:cs="Times New Roman"/>
          <w:color w:val="000000"/>
          <w:sz w:val="28"/>
          <w:szCs w:val="28"/>
        </w:rPr>
        <w:t>и</w:t>
      </w:r>
      <w:r w:rsidR="00607718" w:rsidRPr="005941D5">
        <w:rPr>
          <w:rFonts w:ascii="Times New Roman" w:eastAsia="Times New Roman" w:hAnsi="Times New Roman" w:cs="Times New Roman"/>
          <w:color w:val="000000"/>
          <w:sz w:val="28"/>
          <w:szCs w:val="28"/>
          <w:lang w:val="en-US"/>
        </w:rPr>
        <w:t xml:space="preserve"> .NET Core. </w:t>
      </w:r>
      <w:r w:rsidR="00607718" w:rsidRPr="005941D5">
        <w:rPr>
          <w:rFonts w:ascii="Times New Roman" w:eastAsia="Times New Roman" w:hAnsi="Times New Roman" w:cs="Times New Roman"/>
          <w:color w:val="000000"/>
          <w:sz w:val="28"/>
          <w:szCs w:val="28"/>
        </w:rPr>
        <w:t>Кросс-платформенная разработка для профессионалов, Питер СПб, 2018, 640 с.</w:t>
      </w:r>
    </w:p>
    <w:p w14:paraId="67E16B94" w14:textId="77777777"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00607718" w:rsidRPr="005941D5">
        <w:rPr>
          <w:rFonts w:ascii="Times New Roman" w:eastAsia="Times New Roman" w:hAnsi="Times New Roman" w:cs="Times New Roman"/>
          <w:color w:val="000000"/>
          <w:sz w:val="28"/>
          <w:szCs w:val="28"/>
        </w:rPr>
        <w:t xml:space="preserve">) </w:t>
      </w:r>
      <w:r w:rsidR="00607718" w:rsidRPr="006445C8">
        <w:rPr>
          <w:rFonts w:ascii="Times New Roman" w:eastAsia="Times New Roman" w:hAnsi="Times New Roman" w:cs="Times New Roman"/>
          <w:color w:val="000000"/>
          <w:sz w:val="28"/>
          <w:szCs w:val="28"/>
        </w:rPr>
        <w:t>Сурядный А.Microsoft Access 2010. Лучший самоучитель, Издательство: Астрель, 2012, 448 с.</w:t>
      </w:r>
    </w:p>
    <w:p w14:paraId="4DE8FC8F" w14:textId="77777777" w:rsidR="00DD1256" w:rsidRPr="005941D5" w:rsidRDefault="00DD1256" w:rsidP="00DD1256">
      <w:pPr>
        <w:pStyle w:val="TNR"/>
        <w:ind w:left="-567" w:firstLine="567"/>
        <w:contextualSpacing/>
      </w:pPr>
      <w:r>
        <w:t>12</w:t>
      </w:r>
      <w:r w:rsidRPr="005941D5">
        <w:t>) Фримен</w:t>
      </w:r>
      <w:r>
        <w:t>.</w:t>
      </w:r>
      <w:r w:rsidRPr="005941D5">
        <w:t xml:space="preserve"> Э. Изучаем HTML, XHTML и CSS. СПб.: Питер, 2013. 608 c. </w:t>
      </w:r>
    </w:p>
    <w:p w14:paraId="7E2DD416" w14:textId="77777777" w:rsidR="000621FA" w:rsidRPr="005941D5" w:rsidRDefault="00DD1256" w:rsidP="000621FA">
      <w:pPr>
        <w:pStyle w:val="TNR"/>
        <w:ind w:firstLine="0"/>
        <w:contextualSpacing/>
      </w:pPr>
      <w:r>
        <w:rPr>
          <w:rFonts w:eastAsia="Times New Roman"/>
          <w:color w:val="000000"/>
        </w:rPr>
        <w:t>13</w:t>
      </w:r>
      <w:r w:rsidR="0092797A" w:rsidRPr="005941D5">
        <w:rPr>
          <w:rFonts w:eastAsia="Times New Roman"/>
          <w:color w:val="000000"/>
        </w:rPr>
        <w:t>)</w:t>
      </w:r>
      <w:r w:rsidR="000621FA" w:rsidRPr="005941D5">
        <w:t xml:space="preserve"> Чебыкин Р. Самоучитель HTML и CSS. Современные технологии. М: Огни, 2012. 624 c. </w:t>
      </w:r>
    </w:p>
    <w:p w14:paraId="3F2E3D8A" w14:textId="77777777" w:rsidR="00DD1256" w:rsidRPr="005941D5" w:rsidRDefault="00DD1256" w:rsidP="00DD1256">
      <w:pPr>
        <w:spacing w:after="0" w:line="360" w:lineRule="auto"/>
        <w:jc w:val="both"/>
        <w:rPr>
          <w:rFonts w:ascii="Times New Roman" w:eastAsia="Times New Roman" w:hAnsi="Times New Roman" w:cs="Times New Roman"/>
          <w:color w:val="000000"/>
          <w:sz w:val="28"/>
          <w:szCs w:val="28"/>
        </w:rPr>
      </w:pPr>
      <w:r w:rsidRPr="00607718">
        <w:rPr>
          <w:rFonts w:ascii="Times New Roman" w:eastAsia="Times New Roman" w:hAnsi="Times New Roman" w:cs="Times New Roman"/>
          <w:color w:val="000000"/>
          <w:sz w:val="28"/>
          <w:szCs w:val="28"/>
          <w:lang w:val="en-US"/>
        </w:rPr>
        <w:t>1</w:t>
      </w:r>
      <w:r w:rsidRPr="006D5E58">
        <w:rPr>
          <w:rFonts w:ascii="Times New Roman" w:eastAsia="Times New Roman" w:hAnsi="Times New Roman" w:cs="Times New Roman"/>
          <w:color w:val="000000"/>
          <w:sz w:val="28"/>
          <w:szCs w:val="28"/>
          <w:lang w:val="en-US"/>
        </w:rPr>
        <w:t>4</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Microsoft</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Office</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Access</w:t>
      </w:r>
      <w:r w:rsidRPr="00607718">
        <w:rPr>
          <w:rFonts w:ascii="Times New Roman" w:eastAsia="Times New Roman" w:hAnsi="Times New Roman" w:cs="Times New Roman"/>
          <w:color w:val="000000"/>
          <w:sz w:val="28"/>
          <w:szCs w:val="28"/>
          <w:lang w:val="en-US"/>
        </w:rPr>
        <w:t xml:space="preserve"> 2003. </w:t>
      </w:r>
      <w:r w:rsidRPr="005941D5">
        <w:rPr>
          <w:rFonts w:ascii="Times New Roman" w:eastAsia="Times New Roman" w:hAnsi="Times New Roman" w:cs="Times New Roman"/>
          <w:color w:val="000000"/>
          <w:sz w:val="28"/>
          <w:szCs w:val="28"/>
        </w:rPr>
        <w:t>Шаг</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за</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шагом</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 xml:space="preserve">Москва,  Издательство «Эком», 2010, 368 с. </w:t>
      </w:r>
    </w:p>
    <w:p w14:paraId="6BFBA02F" w14:textId="77777777" w:rsidR="009D39F4" w:rsidRPr="003F0F68" w:rsidRDefault="009D39F4">
      <w:pPr>
        <w:rPr>
          <w:rFonts w:ascii="Times New Roman" w:hAnsi="Times New Roman" w:cs="Times New Roman"/>
        </w:rPr>
      </w:pPr>
    </w:p>
    <w:p w14:paraId="2F3D2F19" w14:textId="77777777" w:rsidR="0092797A" w:rsidRPr="003F0F68" w:rsidRDefault="0092797A">
      <w:pPr>
        <w:rPr>
          <w:rFonts w:ascii="Times New Roman" w:hAnsi="Times New Roman" w:cs="Times New Roman"/>
          <w:color w:val="000000"/>
          <w:sz w:val="28"/>
          <w:szCs w:val="28"/>
        </w:rPr>
      </w:pPr>
      <w:r w:rsidRPr="003F0F68">
        <w:rPr>
          <w:rFonts w:ascii="Times New Roman" w:hAnsi="Times New Roman" w:cs="Times New Roman"/>
        </w:rPr>
        <w:br w:type="page"/>
      </w:r>
    </w:p>
    <w:sectPr w:rsidR="0092797A" w:rsidRPr="003F0F68" w:rsidSect="00E136C7">
      <w:footerReference w:type="default" r:id="rId26"/>
      <w:pgSz w:w="11906" w:h="16838"/>
      <w:pgMar w:top="1134" w:right="851" w:bottom="1134" w:left="1701" w:header="720" w:footer="720" w:gutter="0"/>
      <w:cols w:space="720"/>
      <w:formProt w:val="0"/>
      <w:titlePg/>
      <w:docGrid w:linePitch="299" w:charSpace="409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9" w:author="Виктория" w:date="2019-01-14T11:38:00Z" w:initials="В.Ю.">
    <w:p w14:paraId="1BB71D23" w14:textId="77777777" w:rsidR="00F20C51" w:rsidRDefault="00F20C51">
      <w:pPr>
        <w:pStyle w:val="af4"/>
      </w:pPr>
      <w:r>
        <w:rPr>
          <w:rStyle w:val="af3"/>
        </w:rPr>
        <w:annotationRef/>
      </w:r>
      <w:r>
        <w:t>Программного продукта еще нет!!!</w:t>
      </w:r>
    </w:p>
    <w:p w14:paraId="5AE5933E" w14:textId="77777777" w:rsidR="00F20C51" w:rsidRDefault="00F20C51">
      <w:pPr>
        <w:pStyle w:val="af4"/>
      </w:pPr>
      <w:r>
        <w:t>И убери отступ между абзацами!!</w:t>
      </w:r>
    </w:p>
  </w:comment>
  <w:comment w:id="111" w:author="Виктория" w:date="2019-01-14T11:39:00Z" w:initials="В.Ю.">
    <w:p w14:paraId="344E8EF6" w14:textId="77777777" w:rsidR="00F20C51" w:rsidRDefault="00F20C51">
      <w:pPr>
        <w:pStyle w:val="af4"/>
      </w:pPr>
      <w:r>
        <w:rPr>
          <w:rStyle w:val="af3"/>
        </w:rPr>
        <w:annotationRef/>
      </w:r>
      <w:r>
        <w:t>Почему именно такое требование, нужно пояснить</w:t>
      </w:r>
    </w:p>
  </w:comment>
  <w:comment w:id="131" w:author="Виктория" w:date="2019-01-14T11:39:00Z" w:initials="В.Ю.">
    <w:p w14:paraId="2B1EC838" w14:textId="77777777" w:rsidR="00C812B7" w:rsidRDefault="00C812B7" w:rsidP="00C812B7">
      <w:pPr>
        <w:pStyle w:val="af4"/>
      </w:pPr>
      <w:r>
        <w:rPr>
          <w:rStyle w:val="af3"/>
        </w:rPr>
        <w:annotationRef/>
      </w:r>
      <w:r>
        <w:t>Почему именно такое требование, нужно пояснить</w:t>
      </w:r>
    </w:p>
  </w:comment>
  <w:comment w:id="133" w:author="Виктория" w:date="2019-01-14T11:40:00Z" w:initials="В.Ю.">
    <w:p w14:paraId="44CF3A40" w14:textId="77777777" w:rsidR="00F20C51" w:rsidRDefault="00F20C51">
      <w:pPr>
        <w:pStyle w:val="af4"/>
      </w:pPr>
      <w:r>
        <w:rPr>
          <w:rStyle w:val="af3"/>
        </w:rPr>
        <w:annotationRef/>
      </w:r>
      <w:r>
        <w:t>Пояснить, зачем и почему</w:t>
      </w:r>
    </w:p>
  </w:comment>
  <w:comment w:id="143" w:author="Виктория" w:date="2019-01-14T11:40:00Z" w:initials="В.Ю.">
    <w:p w14:paraId="5CFA7CA5" w14:textId="77777777" w:rsidR="00F20C51" w:rsidRDefault="00F20C51">
      <w:pPr>
        <w:pStyle w:val="af4"/>
      </w:pPr>
      <w:r>
        <w:rPr>
          <w:rStyle w:val="af3"/>
        </w:rPr>
        <w:annotationRef/>
      </w:r>
      <w:r>
        <w:t>Список??</w:t>
      </w:r>
    </w:p>
  </w:comment>
  <w:comment w:id="152" w:author="Виктория" w:date="2019-01-14T11:42:00Z" w:initials="В.Ю.">
    <w:p w14:paraId="108CA627" w14:textId="77777777" w:rsidR="007B3CB1" w:rsidRDefault="007B3CB1">
      <w:pPr>
        <w:pStyle w:val="af4"/>
      </w:pPr>
      <w:r>
        <w:rPr>
          <w:rStyle w:val="af3"/>
        </w:rPr>
        <w:annotationRef/>
      </w:r>
      <w:r>
        <w:t>Это дефис, а должно быть обычное тире (не длинное!!!!)</w:t>
      </w:r>
    </w:p>
  </w:comment>
  <w:comment w:id="159" w:author="Виктория" w:date="2019-01-14T11:40:00Z" w:initials="В.Ю.">
    <w:p w14:paraId="7ECEE255" w14:textId="77777777" w:rsidR="00F20C51" w:rsidRDefault="00F20C51">
      <w:pPr>
        <w:pStyle w:val="af4"/>
      </w:pPr>
      <w:r>
        <w:rPr>
          <w:rStyle w:val="af3"/>
        </w:rPr>
        <w:annotationRef/>
      </w:r>
      <w:r>
        <w:t>Убрать эти тирешки</w:t>
      </w:r>
    </w:p>
  </w:comment>
  <w:comment w:id="157" w:author="Виктория" w:date="2019-01-14T11:41:00Z" w:initials="В.Ю.">
    <w:p w14:paraId="61CDD19C" w14:textId="77777777" w:rsidR="00F20C51" w:rsidRDefault="00F20C51">
      <w:pPr>
        <w:pStyle w:val="af4"/>
      </w:pPr>
      <w:r>
        <w:rPr>
          <w:rStyle w:val="af3"/>
        </w:rPr>
        <w:annotationRef/>
      </w:r>
      <w:r>
        <w:t>Опять отступы между абзацами</w:t>
      </w:r>
    </w:p>
  </w:comment>
  <w:comment w:id="168" w:author="Виктория" w:date="2019-01-14T11:41:00Z" w:initials="В.Ю.">
    <w:p w14:paraId="2FEF3BE5" w14:textId="77777777" w:rsidR="00F20C51" w:rsidRDefault="00F20C51">
      <w:pPr>
        <w:pStyle w:val="af4"/>
      </w:pPr>
      <w:r>
        <w:rPr>
          <w:rStyle w:val="af3"/>
        </w:rPr>
        <w:annotationRef/>
      </w:r>
      <w:r>
        <w:t>Оп</w:t>
      </w:r>
    </w:p>
  </w:comment>
  <w:comment w:id="171" w:author="Виктория" w:date="2019-01-14T11:41:00Z" w:initials="В.Ю.">
    <w:p w14:paraId="07D97B17" w14:textId="77777777" w:rsidR="007B3CB1" w:rsidRDefault="007B3CB1">
      <w:pPr>
        <w:pStyle w:val="af4"/>
      </w:pPr>
      <w:r>
        <w:rPr>
          <w:rStyle w:val="af3"/>
        </w:rPr>
        <w:annotationRef/>
      </w:r>
      <w:r>
        <w:t>Это длинное тире! Его нужно заменить на обычное</w:t>
      </w:r>
    </w:p>
  </w:comment>
  <w:comment w:id="202" w:author="Виктория" w:date="2019-01-14T11:42:00Z" w:initials="В.Ю.">
    <w:p w14:paraId="3D53CBFD" w14:textId="77777777" w:rsidR="007B3CB1" w:rsidRDefault="007B3CB1">
      <w:pPr>
        <w:pStyle w:val="af4"/>
      </w:pPr>
      <w:r>
        <w:rPr>
          <w:rStyle w:val="af3"/>
        </w:rPr>
        <w:annotationRef/>
      </w:r>
      <w:r>
        <w:t>Конкретнее!!</w:t>
      </w:r>
    </w:p>
  </w:comment>
  <w:comment w:id="213" w:author="Виктория" w:date="2019-01-14T11:44:00Z" w:initials="В.Ю.">
    <w:p w14:paraId="52C5904F" w14:textId="77777777" w:rsidR="007B3CB1" w:rsidRDefault="007B3CB1">
      <w:pPr>
        <w:pStyle w:val="af4"/>
      </w:pPr>
      <w:r>
        <w:rPr>
          <w:rStyle w:val="af3"/>
        </w:rPr>
        <w:annotationRef/>
      </w:r>
      <w:r>
        <w:t>Нельзя так начать пункт. Тебе нужно рассмотреть несколько программ, с помощью которых можно разработать приложение, и сделать вывод в конце пункта что будет использовано то-то и то-то</w:t>
      </w:r>
    </w:p>
  </w:comment>
  <w:comment w:id="294" w:author="Виктория" w:date="2019-01-14T11:44:00Z" w:initials="В.Ю.">
    <w:p w14:paraId="003E1A05" w14:textId="77777777" w:rsidR="007B3CB1" w:rsidRDefault="007B3CB1">
      <w:pPr>
        <w:pStyle w:val="af4"/>
      </w:pPr>
      <w:r>
        <w:rPr>
          <w:rStyle w:val="af3"/>
        </w:rPr>
        <w:annotationRef/>
      </w:r>
      <w:r>
        <w:t>Такие предложение тоже нельзя добавлять в курсовую работу – только повествовательные</w:t>
      </w:r>
    </w:p>
  </w:comment>
  <w:comment w:id="459" w:author="Виктория" w:date="2019-01-14T11:46:00Z" w:initials="В.Ю.">
    <w:p w14:paraId="6978D3D5" w14:textId="77777777" w:rsidR="007B3CB1" w:rsidRDefault="007B3CB1">
      <w:pPr>
        <w:pStyle w:val="af4"/>
      </w:pPr>
      <w:r>
        <w:rPr>
          <w:rStyle w:val="af3"/>
        </w:rPr>
        <w:annotationRef/>
      </w:r>
      <w:r>
        <w:t>Вот об этом опять ни слова, хотя это важная инфофрмация – что за метод и чем он так хорош</w:t>
      </w:r>
    </w:p>
  </w:comment>
  <w:comment w:id="462" w:author="Виктория" w:date="2019-01-14T11:46:00Z" w:initials="В.Ю.">
    <w:p w14:paraId="5B637E0D" w14:textId="77777777" w:rsidR="007B3CB1" w:rsidRDefault="007B3CB1">
      <w:pPr>
        <w:pStyle w:val="af4"/>
      </w:pPr>
      <w:r>
        <w:rPr>
          <w:rStyle w:val="af3"/>
        </w:rPr>
        <w:annotationRef/>
      </w:r>
      <w:r>
        <w:t>В пункте 2.1. об этом ни слова, хотя именно с его помощью идет разработк</w:t>
      </w:r>
    </w:p>
  </w:comment>
  <w:comment w:id="466" w:author="Виктория" w:date="2019-01-14T11:47:00Z" w:initials="В.Ю.">
    <w:p w14:paraId="12E7A1A0" w14:textId="77777777" w:rsidR="007B3CB1" w:rsidRDefault="007B3CB1">
      <w:pPr>
        <w:pStyle w:val="af4"/>
      </w:pPr>
      <w:r>
        <w:rPr>
          <w:rStyle w:val="af3"/>
        </w:rPr>
        <w:annotationRef/>
      </w:r>
      <w:r>
        <w:t>Подписи к рисункам должны быть одинаковыми по стилю. Точки должны присутствовать</w:t>
      </w:r>
    </w:p>
  </w:comment>
  <w:comment w:id="471" w:author="Виктория" w:date="2019-01-14T11:49:00Z" w:initials="В.Ю.">
    <w:p w14:paraId="5B3035FD" w14:textId="77777777" w:rsidR="007B3CB1" w:rsidRDefault="007B3CB1">
      <w:pPr>
        <w:pStyle w:val="af4"/>
      </w:pPr>
      <w:r>
        <w:rPr>
          <w:rStyle w:val="af3"/>
        </w:rPr>
        <w:annotationRef/>
      </w:r>
      <w:r>
        <w:t>посвященных чему?</w:t>
      </w:r>
    </w:p>
  </w:comment>
  <w:comment w:id="481" w:author="Виктория" w:date="2019-01-14T11:48:00Z" w:initials="В.Ю.">
    <w:p w14:paraId="639413F5" w14:textId="77777777" w:rsidR="007B3CB1" w:rsidRDefault="007B3CB1">
      <w:pPr>
        <w:pStyle w:val="af4"/>
      </w:pPr>
      <w:r>
        <w:rPr>
          <w:rStyle w:val="af3"/>
        </w:rPr>
        <w:annotationRef/>
      </w:r>
      <w:r>
        <w:t>Каким именно?</w:t>
      </w:r>
    </w:p>
  </w:comment>
  <w:comment w:id="488" w:author="Виктория" w:date="2019-01-14T11:49:00Z" w:initials="В.Ю.">
    <w:p w14:paraId="42CE912B" w14:textId="77777777" w:rsidR="007B3CB1" w:rsidRDefault="007B3CB1">
      <w:pPr>
        <w:pStyle w:val="af4"/>
      </w:pPr>
      <w:r>
        <w:rPr>
          <w:rStyle w:val="af3"/>
        </w:rPr>
        <w:annotationRef/>
      </w:r>
      <w:r>
        <w:t>Отформатировать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E5933E" w15:done="0"/>
  <w15:commentEx w15:paraId="344E8EF6" w15:done="0"/>
  <w15:commentEx w15:paraId="2B1EC838" w15:done="0"/>
  <w15:commentEx w15:paraId="44CF3A40" w15:done="0"/>
  <w15:commentEx w15:paraId="5CFA7CA5" w15:done="0"/>
  <w15:commentEx w15:paraId="108CA627" w15:done="0"/>
  <w15:commentEx w15:paraId="7ECEE255" w15:done="0"/>
  <w15:commentEx w15:paraId="61CDD19C" w15:done="0"/>
  <w15:commentEx w15:paraId="2FEF3BE5" w15:done="0"/>
  <w15:commentEx w15:paraId="07D97B17" w15:done="0"/>
  <w15:commentEx w15:paraId="3D53CBFD" w15:done="0"/>
  <w15:commentEx w15:paraId="52C5904F" w15:done="0"/>
  <w15:commentEx w15:paraId="003E1A05" w15:done="0"/>
  <w15:commentEx w15:paraId="6978D3D5" w15:done="0"/>
  <w15:commentEx w15:paraId="5B637E0D" w15:done="0"/>
  <w15:commentEx w15:paraId="12E7A1A0" w15:done="0"/>
  <w15:commentEx w15:paraId="5B3035FD" w15:done="0"/>
  <w15:commentEx w15:paraId="639413F5" w15:done="0"/>
  <w15:commentEx w15:paraId="42CE91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FA9E62" w14:textId="77777777" w:rsidR="003856C5" w:rsidRDefault="003856C5" w:rsidP="00416C07">
      <w:pPr>
        <w:spacing w:after="0" w:line="240" w:lineRule="auto"/>
      </w:pPr>
      <w:r>
        <w:separator/>
      </w:r>
    </w:p>
  </w:endnote>
  <w:endnote w:type="continuationSeparator" w:id="0">
    <w:p w14:paraId="653C0D0D" w14:textId="77777777" w:rsidR="003856C5" w:rsidRDefault="003856C5"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14:paraId="07497ED2" w14:textId="43D9B58F" w:rsidR="00F20C51" w:rsidRDefault="00FA0204">
        <w:pPr>
          <w:pStyle w:val="a6"/>
          <w:jc w:val="center"/>
        </w:pPr>
        <w:r>
          <w:fldChar w:fldCharType="begin"/>
        </w:r>
        <w:r>
          <w:instrText xml:space="preserve"> PAGE   \* MERGEFORMAT </w:instrText>
        </w:r>
        <w:r>
          <w:fldChar w:fldCharType="separate"/>
        </w:r>
        <w:r w:rsidR="00414390">
          <w:rPr>
            <w:noProof/>
          </w:rPr>
          <w:t>25</w:t>
        </w:r>
        <w:r>
          <w:rPr>
            <w:noProof/>
          </w:rPr>
          <w:fldChar w:fldCharType="end"/>
        </w:r>
      </w:p>
    </w:sdtContent>
  </w:sdt>
  <w:p w14:paraId="2992E4BB" w14:textId="77777777" w:rsidR="00F20C51" w:rsidRDefault="00F20C5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DC240" w14:textId="77777777" w:rsidR="003856C5" w:rsidRDefault="003856C5" w:rsidP="00416C07">
      <w:pPr>
        <w:spacing w:after="0" w:line="240" w:lineRule="auto"/>
      </w:pPr>
      <w:r>
        <w:separator/>
      </w:r>
    </w:p>
  </w:footnote>
  <w:footnote w:type="continuationSeparator" w:id="0">
    <w:p w14:paraId="1CE2FE22" w14:textId="77777777" w:rsidR="003856C5" w:rsidRDefault="003856C5"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5"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3"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7"/>
  </w:num>
  <w:num w:numId="5">
    <w:abstractNumId w:val="11"/>
  </w:num>
  <w:num w:numId="6">
    <w:abstractNumId w:val="13"/>
  </w:num>
  <w:num w:numId="7">
    <w:abstractNumId w:val="3"/>
  </w:num>
  <w:num w:numId="8">
    <w:abstractNumId w:val="8"/>
  </w:num>
  <w:num w:numId="9">
    <w:abstractNumId w:val="1"/>
  </w:num>
  <w:num w:numId="10">
    <w:abstractNumId w:val="12"/>
  </w:num>
  <w:num w:numId="11">
    <w:abstractNumId w:val="2"/>
  </w:num>
  <w:num w:numId="12">
    <w:abstractNumId w:val="10"/>
  </w:num>
  <w:num w:numId="13">
    <w:abstractNumId w:val="9"/>
  </w:num>
  <w:num w:numId="14">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Валентин">
    <w15:presenceInfo w15:providerId="None" w15:userId="Валенти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2881"/>
    <w:rsid w:val="0005558F"/>
    <w:rsid w:val="00055989"/>
    <w:rsid w:val="00056790"/>
    <w:rsid w:val="000606D1"/>
    <w:rsid w:val="000621FA"/>
    <w:rsid w:val="00062FA1"/>
    <w:rsid w:val="00064B6D"/>
    <w:rsid w:val="000664B9"/>
    <w:rsid w:val="00070773"/>
    <w:rsid w:val="000712A2"/>
    <w:rsid w:val="000715F6"/>
    <w:rsid w:val="00073DED"/>
    <w:rsid w:val="00073FCB"/>
    <w:rsid w:val="0007407A"/>
    <w:rsid w:val="00074358"/>
    <w:rsid w:val="00076659"/>
    <w:rsid w:val="00076CB3"/>
    <w:rsid w:val="000775D3"/>
    <w:rsid w:val="0008153B"/>
    <w:rsid w:val="00083AF4"/>
    <w:rsid w:val="00090C39"/>
    <w:rsid w:val="00092291"/>
    <w:rsid w:val="00093755"/>
    <w:rsid w:val="00095060"/>
    <w:rsid w:val="00096733"/>
    <w:rsid w:val="000A3A87"/>
    <w:rsid w:val="000B0BC0"/>
    <w:rsid w:val="000B18AC"/>
    <w:rsid w:val="000B1D21"/>
    <w:rsid w:val="000B2321"/>
    <w:rsid w:val="000B2F54"/>
    <w:rsid w:val="000B351A"/>
    <w:rsid w:val="000B5EC1"/>
    <w:rsid w:val="000B70DE"/>
    <w:rsid w:val="000B7528"/>
    <w:rsid w:val="000C0DC9"/>
    <w:rsid w:val="000C3A4C"/>
    <w:rsid w:val="000C4753"/>
    <w:rsid w:val="000D1E99"/>
    <w:rsid w:val="000D4E40"/>
    <w:rsid w:val="000D7764"/>
    <w:rsid w:val="000E08A7"/>
    <w:rsid w:val="000E09FE"/>
    <w:rsid w:val="000E7D5A"/>
    <w:rsid w:val="000F5189"/>
    <w:rsid w:val="0010734F"/>
    <w:rsid w:val="001226AA"/>
    <w:rsid w:val="00126372"/>
    <w:rsid w:val="00126942"/>
    <w:rsid w:val="00131435"/>
    <w:rsid w:val="00132990"/>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877C1"/>
    <w:rsid w:val="00190EAB"/>
    <w:rsid w:val="001939B3"/>
    <w:rsid w:val="001A0BF4"/>
    <w:rsid w:val="001A32D4"/>
    <w:rsid w:val="001A6B13"/>
    <w:rsid w:val="001B1E04"/>
    <w:rsid w:val="001B2537"/>
    <w:rsid w:val="001B289F"/>
    <w:rsid w:val="001B6768"/>
    <w:rsid w:val="001B69F0"/>
    <w:rsid w:val="001C18C7"/>
    <w:rsid w:val="001C3756"/>
    <w:rsid w:val="001C778A"/>
    <w:rsid w:val="001D38F9"/>
    <w:rsid w:val="001D5E37"/>
    <w:rsid w:val="001E29F9"/>
    <w:rsid w:val="001E5A3B"/>
    <w:rsid w:val="001E67A2"/>
    <w:rsid w:val="001F004E"/>
    <w:rsid w:val="001F2282"/>
    <w:rsid w:val="001F46AB"/>
    <w:rsid w:val="001F53CA"/>
    <w:rsid w:val="001F7BF5"/>
    <w:rsid w:val="002011F8"/>
    <w:rsid w:val="00201D7D"/>
    <w:rsid w:val="00204F4F"/>
    <w:rsid w:val="002067F4"/>
    <w:rsid w:val="00207DF7"/>
    <w:rsid w:val="00212286"/>
    <w:rsid w:val="002155E3"/>
    <w:rsid w:val="002212EB"/>
    <w:rsid w:val="00221D23"/>
    <w:rsid w:val="002242A0"/>
    <w:rsid w:val="0023539A"/>
    <w:rsid w:val="002410EE"/>
    <w:rsid w:val="002437E0"/>
    <w:rsid w:val="002505DD"/>
    <w:rsid w:val="00250707"/>
    <w:rsid w:val="002522FC"/>
    <w:rsid w:val="002543EB"/>
    <w:rsid w:val="00256940"/>
    <w:rsid w:val="00257DC5"/>
    <w:rsid w:val="00261B17"/>
    <w:rsid w:val="002634EC"/>
    <w:rsid w:val="002671CF"/>
    <w:rsid w:val="00271334"/>
    <w:rsid w:val="00273B4D"/>
    <w:rsid w:val="00282123"/>
    <w:rsid w:val="00286937"/>
    <w:rsid w:val="0029084C"/>
    <w:rsid w:val="00292204"/>
    <w:rsid w:val="002A3545"/>
    <w:rsid w:val="002B2569"/>
    <w:rsid w:val="002B397A"/>
    <w:rsid w:val="002B48DB"/>
    <w:rsid w:val="002C3DCB"/>
    <w:rsid w:val="002C3EA5"/>
    <w:rsid w:val="002C67CE"/>
    <w:rsid w:val="002D1ACD"/>
    <w:rsid w:val="002D36E0"/>
    <w:rsid w:val="002D3AE1"/>
    <w:rsid w:val="002D4858"/>
    <w:rsid w:val="002D5642"/>
    <w:rsid w:val="002E1A87"/>
    <w:rsid w:val="002E1B87"/>
    <w:rsid w:val="002E4A97"/>
    <w:rsid w:val="002E550E"/>
    <w:rsid w:val="002E6ECA"/>
    <w:rsid w:val="003019DE"/>
    <w:rsid w:val="003030A0"/>
    <w:rsid w:val="00303BB6"/>
    <w:rsid w:val="0030656F"/>
    <w:rsid w:val="003076D5"/>
    <w:rsid w:val="00310A54"/>
    <w:rsid w:val="00310AC2"/>
    <w:rsid w:val="00311917"/>
    <w:rsid w:val="00311C7B"/>
    <w:rsid w:val="00311DD8"/>
    <w:rsid w:val="003126A4"/>
    <w:rsid w:val="00316D37"/>
    <w:rsid w:val="003172F8"/>
    <w:rsid w:val="00320B5E"/>
    <w:rsid w:val="0032317C"/>
    <w:rsid w:val="00323CD3"/>
    <w:rsid w:val="00326657"/>
    <w:rsid w:val="00331492"/>
    <w:rsid w:val="00334409"/>
    <w:rsid w:val="003353AC"/>
    <w:rsid w:val="00335648"/>
    <w:rsid w:val="0033682A"/>
    <w:rsid w:val="00337AC5"/>
    <w:rsid w:val="00341F87"/>
    <w:rsid w:val="00342775"/>
    <w:rsid w:val="00343A78"/>
    <w:rsid w:val="00345A81"/>
    <w:rsid w:val="00345C37"/>
    <w:rsid w:val="00346889"/>
    <w:rsid w:val="00351005"/>
    <w:rsid w:val="00353CB6"/>
    <w:rsid w:val="003557D4"/>
    <w:rsid w:val="003557F2"/>
    <w:rsid w:val="00360CE4"/>
    <w:rsid w:val="0036403C"/>
    <w:rsid w:val="00366A7B"/>
    <w:rsid w:val="00367376"/>
    <w:rsid w:val="0037020A"/>
    <w:rsid w:val="00370F3B"/>
    <w:rsid w:val="00372BE5"/>
    <w:rsid w:val="00376322"/>
    <w:rsid w:val="00376551"/>
    <w:rsid w:val="003779D1"/>
    <w:rsid w:val="00377E7B"/>
    <w:rsid w:val="003817D5"/>
    <w:rsid w:val="00384013"/>
    <w:rsid w:val="003856C5"/>
    <w:rsid w:val="00390200"/>
    <w:rsid w:val="00390F1E"/>
    <w:rsid w:val="0039415E"/>
    <w:rsid w:val="003954D8"/>
    <w:rsid w:val="003A0AA6"/>
    <w:rsid w:val="003A1B06"/>
    <w:rsid w:val="003A51E8"/>
    <w:rsid w:val="003A6F4A"/>
    <w:rsid w:val="003B2D91"/>
    <w:rsid w:val="003B374F"/>
    <w:rsid w:val="003B4BBE"/>
    <w:rsid w:val="003C1436"/>
    <w:rsid w:val="003C26C8"/>
    <w:rsid w:val="003C409E"/>
    <w:rsid w:val="003C51C7"/>
    <w:rsid w:val="003D3E84"/>
    <w:rsid w:val="003D563E"/>
    <w:rsid w:val="003D6763"/>
    <w:rsid w:val="003E2F1C"/>
    <w:rsid w:val="003E4992"/>
    <w:rsid w:val="003E5A28"/>
    <w:rsid w:val="003F0F68"/>
    <w:rsid w:val="003F16B3"/>
    <w:rsid w:val="003F7194"/>
    <w:rsid w:val="004009E4"/>
    <w:rsid w:val="00414390"/>
    <w:rsid w:val="004144F5"/>
    <w:rsid w:val="00415BA7"/>
    <w:rsid w:val="00416C07"/>
    <w:rsid w:val="00420403"/>
    <w:rsid w:val="00420485"/>
    <w:rsid w:val="00421F62"/>
    <w:rsid w:val="004273F6"/>
    <w:rsid w:val="004320D6"/>
    <w:rsid w:val="00437ACC"/>
    <w:rsid w:val="00441089"/>
    <w:rsid w:val="00441339"/>
    <w:rsid w:val="004451BA"/>
    <w:rsid w:val="0044665B"/>
    <w:rsid w:val="00447355"/>
    <w:rsid w:val="00452204"/>
    <w:rsid w:val="00461FF9"/>
    <w:rsid w:val="00463EBE"/>
    <w:rsid w:val="0046511D"/>
    <w:rsid w:val="00471248"/>
    <w:rsid w:val="00473169"/>
    <w:rsid w:val="004758DD"/>
    <w:rsid w:val="00477EFB"/>
    <w:rsid w:val="0048682F"/>
    <w:rsid w:val="00490FB9"/>
    <w:rsid w:val="004916E6"/>
    <w:rsid w:val="00492632"/>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D5D72"/>
    <w:rsid w:val="004D7EB6"/>
    <w:rsid w:val="004E105C"/>
    <w:rsid w:val="004E64E4"/>
    <w:rsid w:val="004F0A58"/>
    <w:rsid w:val="004F34C3"/>
    <w:rsid w:val="004F3888"/>
    <w:rsid w:val="004F5ED5"/>
    <w:rsid w:val="004F6F4D"/>
    <w:rsid w:val="004F71DF"/>
    <w:rsid w:val="005015EF"/>
    <w:rsid w:val="00503081"/>
    <w:rsid w:val="00503F11"/>
    <w:rsid w:val="005054F5"/>
    <w:rsid w:val="005075D3"/>
    <w:rsid w:val="00507D06"/>
    <w:rsid w:val="00511053"/>
    <w:rsid w:val="00514934"/>
    <w:rsid w:val="00515F20"/>
    <w:rsid w:val="00516CFC"/>
    <w:rsid w:val="00516EF2"/>
    <w:rsid w:val="005225C7"/>
    <w:rsid w:val="00522F74"/>
    <w:rsid w:val="00523969"/>
    <w:rsid w:val="0052512A"/>
    <w:rsid w:val="00526882"/>
    <w:rsid w:val="005308C4"/>
    <w:rsid w:val="00530D95"/>
    <w:rsid w:val="005347FA"/>
    <w:rsid w:val="0053511A"/>
    <w:rsid w:val="00536E47"/>
    <w:rsid w:val="00537228"/>
    <w:rsid w:val="00542B8C"/>
    <w:rsid w:val="00544A56"/>
    <w:rsid w:val="0054508B"/>
    <w:rsid w:val="005459DE"/>
    <w:rsid w:val="00547E6B"/>
    <w:rsid w:val="00550563"/>
    <w:rsid w:val="00552D06"/>
    <w:rsid w:val="00555B9E"/>
    <w:rsid w:val="005572E9"/>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B6D09"/>
    <w:rsid w:val="005C3244"/>
    <w:rsid w:val="005D0F8E"/>
    <w:rsid w:val="005D3033"/>
    <w:rsid w:val="005D323E"/>
    <w:rsid w:val="005D7878"/>
    <w:rsid w:val="005E055B"/>
    <w:rsid w:val="005E1272"/>
    <w:rsid w:val="005E2E95"/>
    <w:rsid w:val="005E520D"/>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42F0F"/>
    <w:rsid w:val="0064409D"/>
    <w:rsid w:val="006445C8"/>
    <w:rsid w:val="00645202"/>
    <w:rsid w:val="00646BCE"/>
    <w:rsid w:val="00646BD6"/>
    <w:rsid w:val="00647A74"/>
    <w:rsid w:val="00652908"/>
    <w:rsid w:val="00654EE1"/>
    <w:rsid w:val="0065535E"/>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3BB"/>
    <w:rsid w:val="006B0C35"/>
    <w:rsid w:val="006B2744"/>
    <w:rsid w:val="006B3AA8"/>
    <w:rsid w:val="006B7186"/>
    <w:rsid w:val="006C0285"/>
    <w:rsid w:val="006C0522"/>
    <w:rsid w:val="006C3D39"/>
    <w:rsid w:val="006D0D71"/>
    <w:rsid w:val="006D1655"/>
    <w:rsid w:val="006D17B0"/>
    <w:rsid w:val="006D48D2"/>
    <w:rsid w:val="006D5E58"/>
    <w:rsid w:val="006E037A"/>
    <w:rsid w:val="006F240C"/>
    <w:rsid w:val="006F27F2"/>
    <w:rsid w:val="006F315D"/>
    <w:rsid w:val="006F38DD"/>
    <w:rsid w:val="006F507C"/>
    <w:rsid w:val="006F5EB8"/>
    <w:rsid w:val="006F7082"/>
    <w:rsid w:val="00701D26"/>
    <w:rsid w:val="00703A3F"/>
    <w:rsid w:val="00705423"/>
    <w:rsid w:val="00706A20"/>
    <w:rsid w:val="00712DC0"/>
    <w:rsid w:val="00715BF8"/>
    <w:rsid w:val="00715EE2"/>
    <w:rsid w:val="00716917"/>
    <w:rsid w:val="00727C24"/>
    <w:rsid w:val="00730219"/>
    <w:rsid w:val="007303A8"/>
    <w:rsid w:val="00733841"/>
    <w:rsid w:val="007402E2"/>
    <w:rsid w:val="007406FE"/>
    <w:rsid w:val="00741DE1"/>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3CB1"/>
    <w:rsid w:val="007B4FF4"/>
    <w:rsid w:val="007C211D"/>
    <w:rsid w:val="007C3ADD"/>
    <w:rsid w:val="007C4602"/>
    <w:rsid w:val="007C51FD"/>
    <w:rsid w:val="007D261F"/>
    <w:rsid w:val="007D5774"/>
    <w:rsid w:val="007E0A64"/>
    <w:rsid w:val="007E4A0C"/>
    <w:rsid w:val="007E7C6A"/>
    <w:rsid w:val="007F00B0"/>
    <w:rsid w:val="007F3EDD"/>
    <w:rsid w:val="0080119B"/>
    <w:rsid w:val="00801DEE"/>
    <w:rsid w:val="0080231C"/>
    <w:rsid w:val="00802EAC"/>
    <w:rsid w:val="00804A42"/>
    <w:rsid w:val="008051E5"/>
    <w:rsid w:val="0080575F"/>
    <w:rsid w:val="00810AD7"/>
    <w:rsid w:val="00810BBA"/>
    <w:rsid w:val="00812D6E"/>
    <w:rsid w:val="008169B5"/>
    <w:rsid w:val="00820E41"/>
    <w:rsid w:val="008215B9"/>
    <w:rsid w:val="008224BA"/>
    <w:rsid w:val="008279A2"/>
    <w:rsid w:val="00830613"/>
    <w:rsid w:val="00835467"/>
    <w:rsid w:val="00836555"/>
    <w:rsid w:val="008367C1"/>
    <w:rsid w:val="008401C5"/>
    <w:rsid w:val="00843CA5"/>
    <w:rsid w:val="008515FC"/>
    <w:rsid w:val="008523DA"/>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A2F44"/>
    <w:rsid w:val="008A6F0D"/>
    <w:rsid w:val="008B0DF2"/>
    <w:rsid w:val="008B5372"/>
    <w:rsid w:val="008B6E1A"/>
    <w:rsid w:val="008C1CBE"/>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65E6"/>
    <w:rsid w:val="00906F60"/>
    <w:rsid w:val="00911215"/>
    <w:rsid w:val="00914D6D"/>
    <w:rsid w:val="00915DA1"/>
    <w:rsid w:val="00924673"/>
    <w:rsid w:val="00924BCC"/>
    <w:rsid w:val="009276AD"/>
    <w:rsid w:val="00927771"/>
    <w:rsid w:val="0092797A"/>
    <w:rsid w:val="009317B8"/>
    <w:rsid w:val="00934F4F"/>
    <w:rsid w:val="00936FE2"/>
    <w:rsid w:val="00946BA1"/>
    <w:rsid w:val="0095091E"/>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3668"/>
    <w:rsid w:val="009A4423"/>
    <w:rsid w:val="009A5F4F"/>
    <w:rsid w:val="009A795D"/>
    <w:rsid w:val="009A7B5A"/>
    <w:rsid w:val="009B20B6"/>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F0A4C"/>
    <w:rsid w:val="009F129D"/>
    <w:rsid w:val="009F189E"/>
    <w:rsid w:val="009F2BA3"/>
    <w:rsid w:val="009F46B1"/>
    <w:rsid w:val="009F5C2E"/>
    <w:rsid w:val="00A004E9"/>
    <w:rsid w:val="00A044FE"/>
    <w:rsid w:val="00A1180E"/>
    <w:rsid w:val="00A130C5"/>
    <w:rsid w:val="00A158C3"/>
    <w:rsid w:val="00A17C11"/>
    <w:rsid w:val="00A20A5E"/>
    <w:rsid w:val="00A224DE"/>
    <w:rsid w:val="00A23112"/>
    <w:rsid w:val="00A24494"/>
    <w:rsid w:val="00A250CE"/>
    <w:rsid w:val="00A31EA8"/>
    <w:rsid w:val="00A32CEF"/>
    <w:rsid w:val="00A35A47"/>
    <w:rsid w:val="00A36C71"/>
    <w:rsid w:val="00A36FC0"/>
    <w:rsid w:val="00A37C0A"/>
    <w:rsid w:val="00A4056B"/>
    <w:rsid w:val="00A44473"/>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09E4"/>
    <w:rsid w:val="00AA34BD"/>
    <w:rsid w:val="00AA50E2"/>
    <w:rsid w:val="00AB0DDF"/>
    <w:rsid w:val="00AB25CB"/>
    <w:rsid w:val="00AB49DC"/>
    <w:rsid w:val="00AB6549"/>
    <w:rsid w:val="00AC0739"/>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3B73"/>
    <w:rsid w:val="00B63DF4"/>
    <w:rsid w:val="00B65A73"/>
    <w:rsid w:val="00B67487"/>
    <w:rsid w:val="00B7772E"/>
    <w:rsid w:val="00B80A96"/>
    <w:rsid w:val="00B80B4F"/>
    <w:rsid w:val="00B81032"/>
    <w:rsid w:val="00B82D2F"/>
    <w:rsid w:val="00B8634B"/>
    <w:rsid w:val="00B9134A"/>
    <w:rsid w:val="00B92560"/>
    <w:rsid w:val="00B942B8"/>
    <w:rsid w:val="00B949AB"/>
    <w:rsid w:val="00B94CC7"/>
    <w:rsid w:val="00B94D63"/>
    <w:rsid w:val="00B96DA7"/>
    <w:rsid w:val="00B96EB0"/>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4A05"/>
    <w:rsid w:val="00C14DBD"/>
    <w:rsid w:val="00C14ECA"/>
    <w:rsid w:val="00C154D9"/>
    <w:rsid w:val="00C15D72"/>
    <w:rsid w:val="00C16C32"/>
    <w:rsid w:val="00C2180E"/>
    <w:rsid w:val="00C22F59"/>
    <w:rsid w:val="00C25057"/>
    <w:rsid w:val="00C30D31"/>
    <w:rsid w:val="00C34124"/>
    <w:rsid w:val="00C34C2E"/>
    <w:rsid w:val="00C3566B"/>
    <w:rsid w:val="00C3569E"/>
    <w:rsid w:val="00C456BE"/>
    <w:rsid w:val="00C45FF7"/>
    <w:rsid w:val="00C517FB"/>
    <w:rsid w:val="00C52844"/>
    <w:rsid w:val="00C52990"/>
    <w:rsid w:val="00C55530"/>
    <w:rsid w:val="00C6432A"/>
    <w:rsid w:val="00C643B3"/>
    <w:rsid w:val="00C70230"/>
    <w:rsid w:val="00C75A56"/>
    <w:rsid w:val="00C76567"/>
    <w:rsid w:val="00C7783D"/>
    <w:rsid w:val="00C77B50"/>
    <w:rsid w:val="00C80395"/>
    <w:rsid w:val="00C812B7"/>
    <w:rsid w:val="00C852C1"/>
    <w:rsid w:val="00C9750A"/>
    <w:rsid w:val="00C97C7D"/>
    <w:rsid w:val="00CA33A9"/>
    <w:rsid w:val="00CB6725"/>
    <w:rsid w:val="00CB6CE0"/>
    <w:rsid w:val="00CC0838"/>
    <w:rsid w:val="00CC65D4"/>
    <w:rsid w:val="00CD6673"/>
    <w:rsid w:val="00CD7E19"/>
    <w:rsid w:val="00CE1F9C"/>
    <w:rsid w:val="00CE3062"/>
    <w:rsid w:val="00CE694B"/>
    <w:rsid w:val="00CE727F"/>
    <w:rsid w:val="00CF20B7"/>
    <w:rsid w:val="00CF40D4"/>
    <w:rsid w:val="00CF4567"/>
    <w:rsid w:val="00CF471C"/>
    <w:rsid w:val="00CF5B1A"/>
    <w:rsid w:val="00CF66A7"/>
    <w:rsid w:val="00CF7714"/>
    <w:rsid w:val="00D010EC"/>
    <w:rsid w:val="00D028E2"/>
    <w:rsid w:val="00D06D00"/>
    <w:rsid w:val="00D1151C"/>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1256"/>
    <w:rsid w:val="00DD2288"/>
    <w:rsid w:val="00DD5CEF"/>
    <w:rsid w:val="00DD7804"/>
    <w:rsid w:val="00DE1686"/>
    <w:rsid w:val="00DE3DF8"/>
    <w:rsid w:val="00DE3E36"/>
    <w:rsid w:val="00DE43F8"/>
    <w:rsid w:val="00DE4A5D"/>
    <w:rsid w:val="00DE7B3E"/>
    <w:rsid w:val="00DE7D7A"/>
    <w:rsid w:val="00DF1FE3"/>
    <w:rsid w:val="00DF4BB1"/>
    <w:rsid w:val="00DF5463"/>
    <w:rsid w:val="00DF6820"/>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2E31"/>
    <w:rsid w:val="00E32EEB"/>
    <w:rsid w:val="00E3570F"/>
    <w:rsid w:val="00E41FB5"/>
    <w:rsid w:val="00E428BF"/>
    <w:rsid w:val="00E437B5"/>
    <w:rsid w:val="00E439FE"/>
    <w:rsid w:val="00E43A43"/>
    <w:rsid w:val="00E51FD0"/>
    <w:rsid w:val="00E55B09"/>
    <w:rsid w:val="00E5653F"/>
    <w:rsid w:val="00E57FF7"/>
    <w:rsid w:val="00E62619"/>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78FD"/>
    <w:rsid w:val="00EE51F4"/>
    <w:rsid w:val="00EE6771"/>
    <w:rsid w:val="00EE7183"/>
    <w:rsid w:val="00EF2EA7"/>
    <w:rsid w:val="00EF37CB"/>
    <w:rsid w:val="00EF455B"/>
    <w:rsid w:val="00EF7220"/>
    <w:rsid w:val="00F036F4"/>
    <w:rsid w:val="00F03C15"/>
    <w:rsid w:val="00F17EEF"/>
    <w:rsid w:val="00F20C51"/>
    <w:rsid w:val="00F2280D"/>
    <w:rsid w:val="00F248E9"/>
    <w:rsid w:val="00F33042"/>
    <w:rsid w:val="00F340E0"/>
    <w:rsid w:val="00F34123"/>
    <w:rsid w:val="00F3729D"/>
    <w:rsid w:val="00F4044A"/>
    <w:rsid w:val="00F418C8"/>
    <w:rsid w:val="00F500CE"/>
    <w:rsid w:val="00F642E8"/>
    <w:rsid w:val="00F6451B"/>
    <w:rsid w:val="00F71DD6"/>
    <w:rsid w:val="00F7700B"/>
    <w:rsid w:val="00F804EF"/>
    <w:rsid w:val="00F8590E"/>
    <w:rsid w:val="00F9289A"/>
    <w:rsid w:val="00F95B54"/>
    <w:rsid w:val="00FA0204"/>
    <w:rsid w:val="00FA1B3D"/>
    <w:rsid w:val="00FA2F75"/>
    <w:rsid w:val="00FA2FCB"/>
    <w:rsid w:val="00FA56EB"/>
    <w:rsid w:val="00FA5AF5"/>
    <w:rsid w:val="00FA5B90"/>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28B3"/>
    <w:rsid w:val="00FE4FFE"/>
    <w:rsid w:val="00FE53F2"/>
    <w:rsid w:val="00FE7D5F"/>
    <w:rsid w:val="00FE7ED5"/>
    <w:rsid w:val="00FF04B8"/>
    <w:rsid w:val="00FF1889"/>
    <w:rsid w:val="00FF29E5"/>
    <w:rsid w:val="00FF3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hyperlink" Target="https://www.ozon.ru/person/1458689/"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ozon.ru/person/1058433/"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www.ozon.ru/person/1058436/" TargetMode="Externa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www.ozon.ru/person/1058431/"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3.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D71FB1-602A-462C-A6C2-743603A1C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3529</TotalTime>
  <Pages>26</Pages>
  <Words>3332</Words>
  <Characters>18998</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532</cp:revision>
  <cp:lastPrinted>2018-06-18T06:07:00Z</cp:lastPrinted>
  <dcterms:created xsi:type="dcterms:W3CDTF">2018-01-09T18:46:00Z</dcterms:created>
  <dcterms:modified xsi:type="dcterms:W3CDTF">2019-01-14T17:18:00Z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