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01532" w14:textId="77777777" w:rsidR="009065E6" w:rsidRPr="006E36E9" w:rsidRDefault="009065E6" w:rsidP="009065E6">
      <w:pPr>
        <w:spacing w:line="240" w:lineRule="auto"/>
        <w:jc w:val="center"/>
        <w:rPr>
          <w:rFonts w:ascii="Times New Roman" w:hAnsi="Times New Roman" w:cs="Times New Roman"/>
          <w:b/>
          <w:sz w:val="20"/>
          <w:szCs w:val="20"/>
        </w:rPr>
      </w:pPr>
      <w:r>
        <w:rPr>
          <w:rFonts w:ascii="Times New Roman" w:hAnsi="Times New Roman" w:cs="Times New Roman"/>
          <w:b/>
          <w:sz w:val="20"/>
          <w:szCs w:val="20"/>
        </w:rPr>
        <w:t>МИНИСТЕРСТВО</w:t>
      </w:r>
      <w:r w:rsidRPr="006E36E9">
        <w:rPr>
          <w:rFonts w:ascii="Times New Roman" w:hAnsi="Times New Roman" w:cs="Times New Roman"/>
          <w:b/>
          <w:sz w:val="20"/>
          <w:szCs w:val="20"/>
        </w:rPr>
        <w:t xml:space="preserve"> НАУКИ </w:t>
      </w:r>
      <w:r>
        <w:rPr>
          <w:rFonts w:ascii="Times New Roman" w:hAnsi="Times New Roman" w:cs="Times New Roman"/>
          <w:b/>
          <w:sz w:val="20"/>
          <w:szCs w:val="20"/>
        </w:rPr>
        <w:t xml:space="preserve">И ВЫСШЕГО ОБРАЗОВАНИЯ </w:t>
      </w:r>
      <w:r w:rsidRPr="006E36E9">
        <w:rPr>
          <w:rFonts w:ascii="Times New Roman" w:hAnsi="Times New Roman" w:cs="Times New Roman"/>
          <w:b/>
          <w:sz w:val="20"/>
          <w:szCs w:val="20"/>
        </w:rPr>
        <w:t>РОССИЙСКОЙ ФЕДЕРАЦИИ</w:t>
      </w:r>
    </w:p>
    <w:p w14:paraId="3B7A07C4" w14:textId="77777777" w:rsidR="009065E6" w:rsidRPr="006E36E9" w:rsidRDefault="009065E6" w:rsidP="009065E6">
      <w:pPr>
        <w:spacing w:line="240" w:lineRule="auto"/>
        <w:jc w:val="center"/>
        <w:rPr>
          <w:rFonts w:ascii="Times New Roman" w:hAnsi="Times New Roman" w:cs="Times New Roman"/>
          <w:b/>
          <w:sz w:val="20"/>
          <w:szCs w:val="20"/>
        </w:rPr>
      </w:pPr>
      <w:r w:rsidRPr="006E36E9">
        <w:rPr>
          <w:rFonts w:ascii="Times New Roman" w:hAnsi="Times New Roman" w:cs="Times New Roman"/>
          <w:b/>
          <w:sz w:val="20"/>
          <w:szCs w:val="20"/>
        </w:rPr>
        <w:t xml:space="preserve">ФЕДЕРАЛЬНОЕ ГОСУДАРСТВЕННОЕ БЮДЖЕТНОЕ ОБРАЗОВАТЕЛЬНОЕ </w:t>
      </w:r>
    </w:p>
    <w:p w14:paraId="5388B38F" w14:textId="77777777" w:rsidR="009065E6" w:rsidRPr="006E36E9" w:rsidRDefault="009065E6" w:rsidP="009065E6">
      <w:pPr>
        <w:spacing w:line="240" w:lineRule="auto"/>
        <w:jc w:val="center"/>
        <w:rPr>
          <w:bCs/>
          <w:szCs w:val="20"/>
        </w:rPr>
      </w:pPr>
      <w:r w:rsidRPr="006E36E9">
        <w:rPr>
          <w:rFonts w:ascii="Times New Roman" w:hAnsi="Times New Roman" w:cs="Times New Roman"/>
          <w:b/>
          <w:sz w:val="20"/>
          <w:szCs w:val="20"/>
        </w:rPr>
        <w:t>УЧРЕ</w:t>
      </w:r>
      <w:r>
        <w:rPr>
          <w:rFonts w:ascii="Times New Roman" w:hAnsi="Times New Roman" w:cs="Times New Roman"/>
          <w:b/>
          <w:sz w:val="20"/>
          <w:szCs w:val="20"/>
        </w:rPr>
        <w:t>ЖДЕНИЕ ВЫСШЕГО</w:t>
      </w:r>
      <w:r w:rsidRPr="006E36E9">
        <w:rPr>
          <w:rFonts w:ascii="Times New Roman" w:hAnsi="Times New Roman" w:cs="Times New Roman"/>
          <w:b/>
          <w:sz w:val="20"/>
          <w:szCs w:val="20"/>
        </w:rPr>
        <w:t xml:space="preserve"> ОБРАЗОВАНИЯ</w:t>
      </w:r>
    </w:p>
    <w:p w14:paraId="3E5D481F" w14:textId="77777777" w:rsidR="009065E6" w:rsidRDefault="009065E6" w:rsidP="009065E6">
      <w:pPr>
        <w:pStyle w:val="af1"/>
        <w:rPr>
          <w:sz w:val="22"/>
          <w:szCs w:val="20"/>
        </w:rPr>
      </w:pPr>
      <w:r w:rsidRPr="006E36E9">
        <w:rPr>
          <w:bCs w:val="0"/>
          <w:sz w:val="22"/>
          <w:szCs w:val="20"/>
        </w:rPr>
        <w:t xml:space="preserve">«КАЛУЖСКИЙ ГОСУДАРСТВЕННЫЙ УНИВЕРСИТЕТ </w:t>
      </w:r>
      <w:r w:rsidRPr="006E36E9">
        <w:rPr>
          <w:sz w:val="22"/>
          <w:szCs w:val="20"/>
        </w:rPr>
        <w:t>им. К.Э. ЦИОЛКОВСКОГО»</w:t>
      </w:r>
    </w:p>
    <w:p w14:paraId="1BA49891" w14:textId="77777777" w:rsidR="009065E6" w:rsidRPr="006E36E9" w:rsidRDefault="009065E6" w:rsidP="009065E6">
      <w:pPr>
        <w:pStyle w:val="af1"/>
        <w:rPr>
          <w:bCs w:val="0"/>
          <w:sz w:val="22"/>
          <w:szCs w:val="20"/>
        </w:rPr>
      </w:pPr>
    </w:p>
    <w:p w14:paraId="147DBB36" w14:textId="77777777" w:rsidR="009065E6" w:rsidRPr="008B647B" w:rsidRDefault="009065E6" w:rsidP="009065E6">
      <w:pPr>
        <w:spacing w:line="240" w:lineRule="auto"/>
        <w:jc w:val="center"/>
        <w:rPr>
          <w:rFonts w:ascii="Times New Roman" w:hAnsi="Times New Roman" w:cs="Times New Roman"/>
          <w:i/>
          <w:sz w:val="28"/>
          <w:szCs w:val="28"/>
        </w:rPr>
      </w:pPr>
      <w:r w:rsidRPr="008B647B">
        <w:rPr>
          <w:rFonts w:ascii="Times New Roman" w:hAnsi="Times New Roman" w:cs="Times New Roman"/>
          <w:sz w:val="28"/>
          <w:szCs w:val="28"/>
        </w:rPr>
        <w:t>Физико-технологический</w:t>
      </w:r>
      <w:r>
        <w:rPr>
          <w:rFonts w:ascii="Times New Roman" w:hAnsi="Times New Roman" w:cs="Times New Roman"/>
          <w:sz w:val="28"/>
          <w:szCs w:val="28"/>
        </w:rPr>
        <w:t xml:space="preserve"> и</w:t>
      </w:r>
      <w:r w:rsidRPr="008B647B">
        <w:rPr>
          <w:rFonts w:ascii="Times New Roman" w:hAnsi="Times New Roman" w:cs="Times New Roman"/>
          <w:sz w:val="28"/>
          <w:szCs w:val="28"/>
        </w:rPr>
        <w:t>нститут</w:t>
      </w:r>
    </w:p>
    <w:p w14:paraId="3683B380"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информатики и информационных технологий</w:t>
      </w:r>
    </w:p>
    <w:p w14:paraId="758A07C5" w14:textId="77777777" w:rsidR="009065E6" w:rsidRPr="008B647B" w:rsidRDefault="009065E6" w:rsidP="009065E6">
      <w:pPr>
        <w:spacing w:line="240" w:lineRule="auto"/>
        <w:jc w:val="center"/>
        <w:rPr>
          <w:rFonts w:ascii="Times New Roman" w:hAnsi="Times New Roman" w:cs="Times New Roman"/>
          <w:sz w:val="28"/>
          <w:szCs w:val="28"/>
        </w:rPr>
      </w:pPr>
    </w:p>
    <w:p w14:paraId="4B58FB5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09.03.02 Информационные системы и технологии</w:t>
      </w:r>
    </w:p>
    <w:p w14:paraId="2FAF0C4D" w14:textId="77777777" w:rsidR="009065E6" w:rsidRDefault="009065E6" w:rsidP="009065E6">
      <w:pPr>
        <w:spacing w:line="240" w:lineRule="auto"/>
        <w:rPr>
          <w:rFonts w:ascii="Times New Roman" w:hAnsi="Times New Roman" w:cs="Times New Roman"/>
          <w:b/>
          <w:sz w:val="28"/>
          <w:szCs w:val="28"/>
        </w:rPr>
      </w:pPr>
    </w:p>
    <w:p w14:paraId="6977BBB0" w14:textId="77777777" w:rsidR="009065E6" w:rsidRDefault="009065E6" w:rsidP="009065E6">
      <w:pPr>
        <w:spacing w:line="240" w:lineRule="auto"/>
        <w:rPr>
          <w:rFonts w:ascii="Times New Roman" w:hAnsi="Times New Roman" w:cs="Times New Roman"/>
          <w:b/>
          <w:sz w:val="28"/>
          <w:szCs w:val="28"/>
        </w:rPr>
      </w:pPr>
    </w:p>
    <w:p w14:paraId="31684759" w14:textId="77777777" w:rsidR="009065E6" w:rsidRPr="000D2366" w:rsidRDefault="009065E6" w:rsidP="009065E6">
      <w:pPr>
        <w:spacing w:line="240" w:lineRule="auto"/>
        <w:jc w:val="center"/>
        <w:rPr>
          <w:rFonts w:ascii="Times New Roman" w:hAnsi="Times New Roman" w:cs="Times New Roman"/>
          <w:b/>
          <w:sz w:val="28"/>
          <w:szCs w:val="28"/>
        </w:rPr>
      </w:pPr>
      <w:r>
        <w:rPr>
          <w:rFonts w:ascii="Times New Roman" w:hAnsi="Times New Roman" w:cs="Times New Roman"/>
          <w:i/>
          <w:sz w:val="28"/>
          <w:szCs w:val="28"/>
        </w:rPr>
        <w:t>КУРСОВАЯ РАБОТА</w:t>
      </w:r>
    </w:p>
    <w:p w14:paraId="0885F734" w14:textId="77777777" w:rsidR="009065E6" w:rsidRPr="00FB05A0" w:rsidRDefault="009065E6" w:rsidP="009065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07DF7" w:rsidRPr="00151E1A">
        <w:rPr>
          <w:rFonts w:ascii="Times New Roman" w:eastAsia="Times New Roman" w:hAnsi="Times New Roman" w:cs="Times New Roman"/>
          <w:color w:val="000000"/>
          <w:sz w:val="28"/>
          <w:szCs w:val="28"/>
        </w:rPr>
        <w:t>Разработка бота веб приложения десктопной версии для социальной сети "ВКонтакте</w:t>
      </w:r>
      <w:r w:rsidR="00207DF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w:t>
      </w:r>
    </w:p>
    <w:p w14:paraId="16693F83" w14:textId="77777777" w:rsidR="009065E6" w:rsidRPr="006E36E9" w:rsidRDefault="009065E6" w:rsidP="009065E6">
      <w:pPr>
        <w:spacing w:line="240" w:lineRule="auto"/>
        <w:jc w:val="center"/>
        <w:rPr>
          <w:rFonts w:ascii="Times New Roman" w:hAnsi="Times New Roman" w:cs="Times New Roman"/>
          <w:b/>
          <w:sz w:val="28"/>
          <w:szCs w:val="28"/>
        </w:rPr>
      </w:pPr>
    </w:p>
    <w:p w14:paraId="5EB6523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с</w:t>
      </w:r>
      <w:r w:rsidRPr="000D2366">
        <w:rPr>
          <w:rFonts w:ascii="Times New Roman" w:hAnsi="Times New Roman" w:cs="Times New Roman"/>
          <w:sz w:val="28"/>
          <w:szCs w:val="28"/>
        </w:rPr>
        <w:t>тудент</w:t>
      </w:r>
      <w:r>
        <w:rPr>
          <w:rFonts w:ascii="Times New Roman" w:hAnsi="Times New Roman" w:cs="Times New Roman"/>
          <w:sz w:val="28"/>
          <w:szCs w:val="28"/>
        </w:rPr>
        <w:t>а</w:t>
      </w:r>
      <w:del w:id="0" w:author="Валентин" w:date="2019-01-14T15:04:00Z">
        <w:r w:rsidDel="00886B02">
          <w:rPr>
            <w:rFonts w:ascii="Times New Roman" w:hAnsi="Times New Roman" w:cs="Times New Roman"/>
            <w:sz w:val="28"/>
            <w:szCs w:val="28"/>
          </w:rPr>
          <w:delText>(ки)</w:delText>
        </w:r>
      </w:del>
      <w:r>
        <w:rPr>
          <w:rFonts w:ascii="Times New Roman" w:hAnsi="Times New Roman" w:cs="Times New Roman"/>
          <w:sz w:val="28"/>
          <w:szCs w:val="28"/>
          <w:u w:val="single"/>
        </w:rPr>
        <w:t xml:space="preserve"> </w:t>
      </w:r>
      <w:r w:rsidR="00207DF7">
        <w:rPr>
          <w:rFonts w:ascii="Times New Roman" w:hAnsi="Times New Roman" w:cs="Times New Roman"/>
          <w:sz w:val="28"/>
          <w:szCs w:val="28"/>
          <w:u w:val="single"/>
        </w:rPr>
        <w:t>4</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курса </w:t>
      </w:r>
      <w:r w:rsidRPr="000D2366">
        <w:rPr>
          <w:rFonts w:ascii="Times New Roman" w:hAnsi="Times New Roman" w:cs="Times New Roman"/>
          <w:sz w:val="28"/>
          <w:szCs w:val="28"/>
        </w:rPr>
        <w:t xml:space="preserve">очной формы обучения </w:t>
      </w:r>
    </w:p>
    <w:p w14:paraId="137CE8B7" w14:textId="77777777" w:rsidR="009065E6" w:rsidRPr="003A51E8" w:rsidRDefault="003A51E8" w:rsidP="009065E6">
      <w:pPr>
        <w:spacing w:line="240" w:lineRule="auto"/>
        <w:jc w:val="center"/>
        <w:rPr>
          <w:rFonts w:ascii="Times New Roman" w:hAnsi="Times New Roman" w:cs="Times New Roman"/>
          <w:sz w:val="28"/>
          <w:szCs w:val="28"/>
        </w:rPr>
      </w:pPr>
      <w:r>
        <w:rPr>
          <w:rFonts w:ascii="Times New Roman" w:hAnsi="Times New Roman" w:cs="Times New Roman"/>
          <w:b/>
          <w:sz w:val="28"/>
          <w:szCs w:val="28"/>
        </w:rPr>
        <w:t>Критенко Валентина Григорьевича</w:t>
      </w:r>
    </w:p>
    <w:p w14:paraId="39F87B10" w14:textId="77777777" w:rsidR="009065E6" w:rsidRDefault="009065E6" w:rsidP="009065E6">
      <w:pPr>
        <w:spacing w:line="240" w:lineRule="auto"/>
        <w:jc w:val="right"/>
        <w:rPr>
          <w:rFonts w:ascii="Times New Roman" w:hAnsi="Times New Roman" w:cs="Times New Roman"/>
          <w:b/>
        </w:rPr>
      </w:pPr>
    </w:p>
    <w:p w14:paraId="0C95F2B3" w14:textId="77777777" w:rsidR="009065E6" w:rsidRDefault="009065E6" w:rsidP="009065E6">
      <w:pPr>
        <w:spacing w:line="240" w:lineRule="auto"/>
        <w:jc w:val="right"/>
        <w:rPr>
          <w:rFonts w:ascii="Times New Roman" w:hAnsi="Times New Roman" w:cs="Times New Roman"/>
          <w:b/>
        </w:rPr>
      </w:pPr>
    </w:p>
    <w:p w14:paraId="6F8C875B" w14:textId="77777777" w:rsidR="009065E6" w:rsidRDefault="009065E6" w:rsidP="009065E6">
      <w:pPr>
        <w:spacing w:line="240" w:lineRule="auto"/>
        <w:jc w:val="right"/>
        <w:rPr>
          <w:rFonts w:ascii="Times New Roman" w:hAnsi="Times New Roman" w:cs="Times New Roman"/>
          <w:b/>
        </w:rPr>
      </w:pPr>
    </w:p>
    <w:p w14:paraId="7D318F16" w14:textId="77777777" w:rsidR="009065E6" w:rsidRDefault="009065E6" w:rsidP="009065E6">
      <w:pPr>
        <w:spacing w:line="240" w:lineRule="auto"/>
        <w:jc w:val="right"/>
        <w:rPr>
          <w:rFonts w:ascii="Times New Roman" w:hAnsi="Times New Roman" w:cs="Times New Roman"/>
          <w:b/>
        </w:rPr>
      </w:pPr>
    </w:p>
    <w:p w14:paraId="714B47E2" w14:textId="77777777" w:rsidR="009065E6" w:rsidRDefault="009065E6" w:rsidP="009065E6">
      <w:pPr>
        <w:spacing w:line="240" w:lineRule="auto"/>
        <w:jc w:val="right"/>
        <w:rPr>
          <w:rFonts w:ascii="Times New Roman" w:hAnsi="Times New Roman" w:cs="Times New Roman"/>
          <w:b/>
        </w:rPr>
      </w:pPr>
    </w:p>
    <w:p w14:paraId="7011A3E8" w14:textId="77777777" w:rsidR="009065E6" w:rsidRDefault="009065E6" w:rsidP="009065E6">
      <w:pPr>
        <w:spacing w:line="240" w:lineRule="auto"/>
        <w:jc w:val="right"/>
        <w:rPr>
          <w:rFonts w:ascii="Times New Roman" w:hAnsi="Times New Roman" w:cs="Times New Roman"/>
          <w:b/>
        </w:rPr>
      </w:pPr>
    </w:p>
    <w:p w14:paraId="6FC9F064" w14:textId="77777777" w:rsidR="009065E6" w:rsidRDefault="009065E6" w:rsidP="009065E6">
      <w:pPr>
        <w:spacing w:line="240" w:lineRule="auto"/>
        <w:rPr>
          <w:rFonts w:ascii="Times New Roman" w:hAnsi="Times New Roman" w:cs="Times New Roman"/>
          <w:b/>
        </w:rPr>
      </w:pPr>
    </w:p>
    <w:p w14:paraId="311828EF"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 xml:space="preserve">Работа выполнена: </w:t>
      </w:r>
    </w:p>
    <w:p w14:paraId="06E7355D"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научный руководитель</w:t>
      </w:r>
    </w:p>
    <w:p w14:paraId="6EF6F0C5"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_________________________</w:t>
      </w:r>
    </w:p>
    <w:p w14:paraId="127FBA6B" w14:textId="77777777" w:rsidR="009065E6" w:rsidRPr="000D2366" w:rsidRDefault="003A51E8" w:rsidP="009065E6">
      <w:pPr>
        <w:spacing w:after="0" w:line="240" w:lineRule="auto"/>
        <w:ind w:firstLine="5954"/>
        <w:rPr>
          <w:rFonts w:ascii="Times New Roman" w:hAnsi="Times New Roman" w:cs="Times New Roman"/>
          <w:i/>
          <w:sz w:val="20"/>
        </w:rPr>
      </w:pPr>
      <w:r>
        <w:rPr>
          <w:rFonts w:ascii="Times New Roman" w:hAnsi="Times New Roman" w:cs="Times New Roman"/>
          <w:i/>
          <w:sz w:val="20"/>
        </w:rPr>
        <w:t>Старший преподаватель</w:t>
      </w:r>
    </w:p>
    <w:p w14:paraId="491F504B" w14:textId="77777777" w:rsidR="009065E6" w:rsidRPr="008B647B" w:rsidRDefault="009065E6" w:rsidP="009065E6">
      <w:pPr>
        <w:spacing w:after="0" w:line="240" w:lineRule="auto"/>
        <w:ind w:firstLine="5954"/>
        <w:rPr>
          <w:rFonts w:ascii="Times New Roman" w:hAnsi="Times New Roman" w:cs="Times New Roman"/>
          <w:b/>
          <w:u w:val="single"/>
        </w:rPr>
      </w:pPr>
      <w:r>
        <w:rPr>
          <w:rFonts w:ascii="Times New Roman" w:hAnsi="Times New Roman" w:cs="Times New Roman"/>
          <w:b/>
          <w:u w:val="single"/>
        </w:rPr>
        <w:t>__________________________</w:t>
      </w:r>
    </w:p>
    <w:p w14:paraId="51583AA4" w14:textId="77777777" w:rsidR="009065E6" w:rsidRDefault="003A51E8" w:rsidP="009065E6">
      <w:pPr>
        <w:spacing w:after="0" w:line="240" w:lineRule="auto"/>
        <w:ind w:firstLine="5954"/>
        <w:rPr>
          <w:rFonts w:ascii="Times New Roman" w:hAnsi="Times New Roman" w:cs="Times New Roman"/>
          <w:i/>
        </w:rPr>
      </w:pPr>
      <w:r>
        <w:rPr>
          <w:rFonts w:ascii="Times New Roman" w:hAnsi="Times New Roman" w:cs="Times New Roman"/>
          <w:i/>
        </w:rPr>
        <w:t>Белаш Виктория Юрьевна</w:t>
      </w:r>
    </w:p>
    <w:p w14:paraId="40CE86E9" w14:textId="77777777" w:rsidR="009065E6" w:rsidRPr="000D2366" w:rsidRDefault="009065E6" w:rsidP="009065E6">
      <w:pPr>
        <w:spacing w:after="0" w:line="240" w:lineRule="auto"/>
        <w:ind w:firstLine="5954"/>
        <w:rPr>
          <w:rFonts w:ascii="Times New Roman" w:hAnsi="Times New Roman" w:cs="Times New Roman"/>
          <w:i/>
        </w:rPr>
      </w:pPr>
      <w:r>
        <w:rPr>
          <w:rFonts w:ascii="Times New Roman" w:hAnsi="Times New Roman" w:cs="Times New Roman"/>
          <w:i/>
        </w:rPr>
        <w:t>___________________________</w:t>
      </w:r>
    </w:p>
    <w:p w14:paraId="4E1A709C" w14:textId="77777777" w:rsidR="009065E6" w:rsidRPr="000D2366" w:rsidRDefault="009065E6" w:rsidP="009065E6">
      <w:pPr>
        <w:spacing w:after="0" w:line="240" w:lineRule="auto"/>
        <w:jc w:val="center"/>
        <w:rPr>
          <w:rFonts w:ascii="Times New Roman" w:hAnsi="Times New Roman" w:cs="Times New Roman"/>
          <w:i/>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0D2366">
        <w:rPr>
          <w:rFonts w:ascii="Times New Roman" w:hAnsi="Times New Roman" w:cs="Times New Roman"/>
          <w:i/>
        </w:rPr>
        <w:t>/подпись/</w:t>
      </w:r>
    </w:p>
    <w:p w14:paraId="675EF3F3" w14:textId="77777777" w:rsidR="009065E6" w:rsidRDefault="009065E6" w:rsidP="009065E6">
      <w:pPr>
        <w:spacing w:line="240" w:lineRule="auto"/>
        <w:rPr>
          <w:rFonts w:ascii="Times New Roman" w:hAnsi="Times New Roman" w:cs="Times New Roman"/>
          <w:b/>
        </w:rPr>
      </w:pPr>
    </w:p>
    <w:p w14:paraId="40C1A4F8" w14:textId="77777777" w:rsidR="009065E6" w:rsidRDefault="009065E6" w:rsidP="009065E6">
      <w:pPr>
        <w:spacing w:line="240" w:lineRule="auto"/>
        <w:jc w:val="center"/>
        <w:rPr>
          <w:rFonts w:ascii="Times New Roman" w:hAnsi="Times New Roman" w:cs="Times New Roman"/>
          <w:b/>
        </w:rPr>
      </w:pPr>
    </w:p>
    <w:p w14:paraId="5FE282F4" w14:textId="77777777" w:rsidR="009065E6" w:rsidRDefault="009065E6" w:rsidP="009065E6">
      <w:pPr>
        <w:spacing w:line="240" w:lineRule="auto"/>
        <w:jc w:val="center"/>
        <w:rPr>
          <w:rFonts w:ascii="Times New Roman" w:hAnsi="Times New Roman" w:cs="Times New Roman"/>
          <w:b/>
        </w:rPr>
      </w:pPr>
      <w:r w:rsidRPr="006E36E9">
        <w:rPr>
          <w:rFonts w:ascii="Times New Roman" w:hAnsi="Times New Roman" w:cs="Times New Roman"/>
          <w:b/>
        </w:rPr>
        <w:t>г. Калуга</w:t>
      </w:r>
      <w:r>
        <w:rPr>
          <w:rFonts w:ascii="Times New Roman" w:hAnsi="Times New Roman" w:cs="Times New Roman"/>
          <w:b/>
        </w:rPr>
        <w:t>, 2018 г.</w:t>
      </w:r>
      <w:r>
        <w:rPr>
          <w:rFonts w:ascii="Times New Roman" w:hAnsi="Times New Roman" w:cs="Times New Roman"/>
          <w:b/>
        </w:rPr>
        <w:br w:type="page"/>
      </w:r>
    </w:p>
    <w:p w14:paraId="0FC6A1B6" w14:textId="77777777" w:rsidR="009065E6" w:rsidRPr="004F773E" w:rsidRDefault="009065E6" w:rsidP="009065E6">
      <w:pPr>
        <w:spacing w:line="240" w:lineRule="auto"/>
        <w:jc w:val="center"/>
        <w:rPr>
          <w:rFonts w:ascii="Times New Roman" w:hAnsi="Times New Roman" w:cs="Times New Roman"/>
          <w:b/>
        </w:rPr>
      </w:pPr>
    </w:p>
    <w:p w14:paraId="52367924" w14:textId="77777777" w:rsidR="00BF2033" w:rsidRPr="00B63DF4" w:rsidRDefault="00BF2033" w:rsidP="00555B9E">
      <w:pPr>
        <w:tabs>
          <w:tab w:val="left" w:pos="2115"/>
        </w:tabs>
        <w:spacing w:after="0" w:line="360" w:lineRule="auto"/>
        <w:jc w:val="center"/>
        <w:rPr>
          <w:rFonts w:ascii="Times New Roman" w:hAnsi="Times New Roman" w:cs="Times New Roman"/>
          <w:sz w:val="28"/>
          <w:szCs w:val="28"/>
        </w:rPr>
      </w:pPr>
    </w:p>
    <w:p w14:paraId="0ED2327F" w14:textId="77777777"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14:paraId="30E7F280" w14:textId="77777777" w:rsidR="004C1B7F" w:rsidRPr="004C1B7F" w:rsidRDefault="00B21316">
          <w:pPr>
            <w:pStyle w:val="11"/>
            <w:rPr>
              <w:rFonts w:ascii="Times New Roman" w:hAnsi="Times New Roman" w:cs="Times New Roman"/>
              <w:noProof/>
              <w:sz w:val="28"/>
              <w:szCs w:val="28"/>
            </w:rPr>
          </w:pPr>
          <w:r w:rsidRPr="005A1A26">
            <w:rPr>
              <w:rFonts w:ascii="Times New Roman" w:eastAsiaTheme="majorEastAsia" w:hAnsi="Times New Roman" w:cs="Times New Roman"/>
              <w:b/>
              <w:bCs/>
              <w:color w:val="365F91" w:themeColor="accent1" w:themeShade="BF"/>
              <w:lang w:eastAsia="en-US"/>
            </w:rPr>
            <w:fldChar w:fldCharType="begin"/>
          </w:r>
          <w:r w:rsidR="00345C37" w:rsidRPr="005A1A26">
            <w:rPr>
              <w:rFonts w:ascii="Times New Roman" w:hAnsi="Times New Roman" w:cs="Times New Roman"/>
            </w:rPr>
            <w:instrText xml:space="preserve"> TOC \o "1-3" \h \z \u </w:instrText>
          </w:r>
          <w:r w:rsidRPr="005A1A26">
            <w:rPr>
              <w:rFonts w:ascii="Times New Roman" w:eastAsiaTheme="majorEastAsia" w:hAnsi="Times New Roman" w:cs="Times New Roman"/>
              <w:b/>
              <w:bCs/>
              <w:color w:val="365F91" w:themeColor="accent1" w:themeShade="BF"/>
              <w:lang w:eastAsia="en-US"/>
            </w:rPr>
            <w:fldChar w:fldCharType="separate"/>
          </w:r>
          <w:hyperlink w:anchor="_Toc534824515" w:history="1">
            <w:r w:rsidR="004C1B7F" w:rsidRPr="004C1B7F">
              <w:rPr>
                <w:rStyle w:val="ab"/>
                <w:rFonts w:ascii="Times New Roman" w:hAnsi="Times New Roman" w:cs="Times New Roman"/>
                <w:noProof/>
                <w:sz w:val="28"/>
                <w:szCs w:val="28"/>
              </w:rPr>
              <w:t>Введение</w:t>
            </w:r>
            <w:r w:rsidR="004C1B7F" w:rsidRPr="004C1B7F">
              <w:rPr>
                <w:rFonts w:ascii="Times New Roman" w:hAnsi="Times New Roman" w:cs="Times New Roman"/>
                <w:noProof/>
                <w:webHidden/>
                <w:sz w:val="28"/>
                <w:szCs w:val="28"/>
              </w:rPr>
              <w:tab/>
            </w:r>
            <w:r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_Toc534824515 \h </w:instrText>
            </w:r>
            <w:r w:rsidRPr="004C1B7F">
              <w:rPr>
                <w:rFonts w:ascii="Times New Roman" w:hAnsi="Times New Roman" w:cs="Times New Roman"/>
                <w:noProof/>
                <w:webHidden/>
                <w:sz w:val="28"/>
                <w:szCs w:val="28"/>
              </w:rPr>
            </w:r>
            <w:r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w:t>
            </w:r>
            <w:r w:rsidRPr="004C1B7F">
              <w:rPr>
                <w:rFonts w:ascii="Times New Roman" w:hAnsi="Times New Roman" w:cs="Times New Roman"/>
                <w:noProof/>
                <w:webHidden/>
                <w:sz w:val="28"/>
                <w:szCs w:val="28"/>
              </w:rPr>
              <w:fldChar w:fldCharType="end"/>
            </w:r>
          </w:hyperlink>
        </w:p>
        <w:p w14:paraId="4D4EF376" w14:textId="77777777" w:rsidR="004C1B7F" w:rsidRPr="004C1B7F" w:rsidRDefault="00FA0204">
          <w:pPr>
            <w:pStyle w:val="11"/>
            <w:rPr>
              <w:rFonts w:ascii="Times New Roman" w:hAnsi="Times New Roman" w:cs="Times New Roman"/>
              <w:noProof/>
              <w:sz w:val="28"/>
              <w:szCs w:val="28"/>
            </w:rPr>
          </w:pPr>
          <w:hyperlink w:anchor="_Toc534824516" w:history="1">
            <w:r w:rsidR="004C1B7F" w:rsidRPr="004C1B7F">
              <w:rPr>
                <w:rStyle w:val="ab"/>
                <w:rFonts w:ascii="Times New Roman" w:hAnsi="Times New Roman" w:cs="Times New Roman"/>
                <w:noProof/>
                <w:sz w:val="28"/>
                <w:szCs w:val="28"/>
              </w:rPr>
              <w:t>Глава 1. Теоретические основы разработки веб приложения</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_Toc534824516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B21316" w:rsidRPr="004C1B7F">
              <w:rPr>
                <w:rFonts w:ascii="Times New Roman" w:hAnsi="Times New Roman" w:cs="Times New Roman"/>
                <w:noProof/>
                <w:webHidden/>
                <w:sz w:val="28"/>
                <w:szCs w:val="28"/>
              </w:rPr>
              <w:fldChar w:fldCharType="end"/>
            </w:r>
          </w:hyperlink>
        </w:p>
        <w:p w14:paraId="68DEE356" w14:textId="77777777" w:rsidR="004C1B7F" w:rsidRPr="004C1B7F" w:rsidRDefault="00FA0204">
          <w:pPr>
            <w:pStyle w:val="11"/>
            <w:rPr>
              <w:rFonts w:ascii="Times New Roman" w:hAnsi="Times New Roman" w:cs="Times New Roman"/>
              <w:noProof/>
              <w:sz w:val="28"/>
              <w:szCs w:val="28"/>
            </w:rPr>
          </w:pPr>
          <w:hyperlink w:anchor="_Toc534824517" w:history="1">
            <w:r w:rsidR="004C1B7F" w:rsidRPr="004C1B7F">
              <w:rPr>
                <w:rStyle w:val="ab"/>
                <w:rFonts w:ascii="Times New Roman" w:hAnsi="Times New Roman" w:cs="Times New Roman"/>
                <w:noProof/>
                <w:sz w:val="28"/>
                <w:szCs w:val="28"/>
              </w:rPr>
              <w:t>1.1 Назначение и область применения разработки</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_Toc534824517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B21316" w:rsidRPr="004C1B7F">
              <w:rPr>
                <w:rFonts w:ascii="Times New Roman" w:hAnsi="Times New Roman" w:cs="Times New Roman"/>
                <w:noProof/>
                <w:webHidden/>
                <w:sz w:val="28"/>
                <w:szCs w:val="28"/>
              </w:rPr>
              <w:fldChar w:fldCharType="end"/>
            </w:r>
          </w:hyperlink>
        </w:p>
        <w:p w14:paraId="49C4428B" w14:textId="77777777" w:rsidR="004C1B7F" w:rsidRPr="004C1B7F" w:rsidRDefault="00FA0204">
          <w:pPr>
            <w:pStyle w:val="11"/>
            <w:rPr>
              <w:rFonts w:ascii="Times New Roman" w:hAnsi="Times New Roman" w:cs="Times New Roman"/>
              <w:noProof/>
              <w:sz w:val="28"/>
              <w:szCs w:val="28"/>
            </w:rPr>
          </w:pPr>
          <w:hyperlink w:anchor="_Toc534824518" w:history="1">
            <w:r w:rsidR="004C1B7F" w:rsidRPr="004C1B7F">
              <w:rPr>
                <w:rStyle w:val="ab"/>
                <w:rFonts w:ascii="Times New Roman" w:hAnsi="Times New Roman" w:cs="Times New Roman"/>
                <w:noProof/>
                <w:sz w:val="28"/>
                <w:szCs w:val="28"/>
              </w:rPr>
              <w:t>1.2 Установление требований к разрабатываемой системе</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_Toc534824518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6</w:t>
            </w:r>
            <w:r w:rsidR="00B21316" w:rsidRPr="004C1B7F">
              <w:rPr>
                <w:rFonts w:ascii="Times New Roman" w:hAnsi="Times New Roman" w:cs="Times New Roman"/>
                <w:noProof/>
                <w:webHidden/>
                <w:sz w:val="28"/>
                <w:szCs w:val="28"/>
              </w:rPr>
              <w:fldChar w:fldCharType="end"/>
            </w:r>
          </w:hyperlink>
        </w:p>
        <w:p w14:paraId="0939A258" w14:textId="77777777" w:rsidR="004C1B7F" w:rsidRPr="004C1B7F" w:rsidRDefault="00FA0204">
          <w:pPr>
            <w:pStyle w:val="11"/>
            <w:rPr>
              <w:rFonts w:ascii="Times New Roman" w:hAnsi="Times New Roman" w:cs="Times New Roman"/>
              <w:noProof/>
              <w:sz w:val="28"/>
              <w:szCs w:val="28"/>
            </w:rPr>
          </w:pPr>
          <w:hyperlink w:anchor="_Toc534824519" w:history="1">
            <w:r w:rsidR="004C1B7F" w:rsidRPr="004C1B7F">
              <w:rPr>
                <w:rStyle w:val="ab"/>
                <w:rFonts w:ascii="Times New Roman" w:hAnsi="Times New Roman" w:cs="Times New Roman"/>
                <w:noProof/>
                <w:sz w:val="28"/>
                <w:szCs w:val="28"/>
              </w:rPr>
              <w:t>1.3 Анализ существующих разработок</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_Toc534824519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7</w:t>
            </w:r>
            <w:r w:rsidR="00B21316" w:rsidRPr="004C1B7F">
              <w:rPr>
                <w:rFonts w:ascii="Times New Roman" w:hAnsi="Times New Roman" w:cs="Times New Roman"/>
                <w:noProof/>
                <w:webHidden/>
                <w:sz w:val="28"/>
                <w:szCs w:val="28"/>
              </w:rPr>
              <w:fldChar w:fldCharType="end"/>
            </w:r>
          </w:hyperlink>
        </w:p>
        <w:p w14:paraId="0315C744" w14:textId="77777777" w:rsidR="004C1B7F" w:rsidRPr="004C1B7F" w:rsidRDefault="00FA0204">
          <w:pPr>
            <w:pStyle w:val="11"/>
            <w:rPr>
              <w:rFonts w:ascii="Times New Roman" w:hAnsi="Times New Roman" w:cs="Times New Roman"/>
              <w:noProof/>
              <w:sz w:val="28"/>
              <w:szCs w:val="28"/>
            </w:rPr>
          </w:pPr>
          <w:hyperlink w:anchor="_Toc534824520" w:history="1">
            <w:r w:rsidR="004C1B7F" w:rsidRPr="004C1B7F">
              <w:rPr>
                <w:rStyle w:val="ab"/>
                <w:rFonts w:ascii="Times New Roman" w:hAnsi="Times New Roman" w:cs="Times New Roman"/>
                <w:noProof/>
                <w:sz w:val="28"/>
                <w:szCs w:val="28"/>
              </w:rPr>
              <w:t xml:space="preserve">Глава 2. </w:t>
            </w:r>
            <w:r w:rsidR="004C1B7F" w:rsidRPr="004C1B7F">
              <w:rPr>
                <w:rStyle w:val="ab"/>
                <w:rFonts w:ascii="Times New Roman" w:eastAsia="Times New Roman" w:hAnsi="Times New Roman" w:cs="Times New Roman"/>
                <w:noProof/>
                <w:sz w:val="28"/>
                <w:szCs w:val="28"/>
              </w:rPr>
              <w:t>Разработка бота веб приложения  десктопной версии для социальной сети "ВКонтакте</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_Toc534824520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B21316" w:rsidRPr="004C1B7F">
              <w:rPr>
                <w:rFonts w:ascii="Times New Roman" w:hAnsi="Times New Roman" w:cs="Times New Roman"/>
                <w:noProof/>
                <w:webHidden/>
                <w:sz w:val="28"/>
                <w:szCs w:val="28"/>
              </w:rPr>
              <w:fldChar w:fldCharType="end"/>
            </w:r>
          </w:hyperlink>
        </w:p>
        <w:p w14:paraId="758A1F24" w14:textId="77777777" w:rsidR="004C1B7F" w:rsidRPr="004C1B7F" w:rsidRDefault="00FA0204">
          <w:pPr>
            <w:pStyle w:val="11"/>
            <w:rPr>
              <w:rFonts w:ascii="Times New Roman" w:hAnsi="Times New Roman" w:cs="Times New Roman"/>
              <w:noProof/>
              <w:sz w:val="28"/>
              <w:szCs w:val="28"/>
            </w:rPr>
          </w:pPr>
          <w:hyperlink w:anchor="_Toc534824521" w:history="1">
            <w:r w:rsidR="004C1B7F" w:rsidRPr="004C1B7F">
              <w:rPr>
                <w:rStyle w:val="ab"/>
                <w:rFonts w:ascii="Times New Roman" w:hAnsi="Times New Roman" w:cs="Times New Roman"/>
                <w:noProof/>
                <w:sz w:val="28"/>
                <w:szCs w:val="28"/>
              </w:rPr>
              <w:t>2.1. Описание и обоснование выбора состава технических  и программных средств разработки</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_Toc534824521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B21316" w:rsidRPr="004C1B7F">
              <w:rPr>
                <w:rFonts w:ascii="Times New Roman" w:hAnsi="Times New Roman" w:cs="Times New Roman"/>
                <w:noProof/>
                <w:webHidden/>
                <w:sz w:val="28"/>
                <w:szCs w:val="28"/>
              </w:rPr>
              <w:fldChar w:fldCharType="end"/>
            </w:r>
          </w:hyperlink>
        </w:p>
        <w:p w14:paraId="4ED9A50F" w14:textId="77777777" w:rsidR="004C1B7F" w:rsidRPr="004C1B7F" w:rsidRDefault="00FA0204">
          <w:pPr>
            <w:pStyle w:val="11"/>
            <w:rPr>
              <w:rFonts w:ascii="Times New Roman" w:hAnsi="Times New Roman" w:cs="Times New Roman"/>
              <w:noProof/>
              <w:sz w:val="28"/>
              <w:szCs w:val="28"/>
            </w:rPr>
          </w:pPr>
          <w:hyperlink w:anchor="_Toc534824522" w:history="1">
            <w:r w:rsidR="004C1B7F" w:rsidRPr="004C1B7F">
              <w:rPr>
                <w:rStyle w:val="ab"/>
                <w:rFonts w:ascii="Times New Roman" w:hAnsi="Times New Roman" w:cs="Times New Roman"/>
                <w:noProof/>
                <w:sz w:val="28"/>
                <w:szCs w:val="28"/>
              </w:rPr>
              <w:t>2.2 Алгоритм программы</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_Toc534824522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14</w:t>
            </w:r>
            <w:r w:rsidR="00B21316" w:rsidRPr="004C1B7F">
              <w:rPr>
                <w:rFonts w:ascii="Times New Roman" w:hAnsi="Times New Roman" w:cs="Times New Roman"/>
                <w:noProof/>
                <w:webHidden/>
                <w:sz w:val="28"/>
                <w:szCs w:val="28"/>
              </w:rPr>
              <w:fldChar w:fldCharType="end"/>
            </w:r>
          </w:hyperlink>
        </w:p>
        <w:p w14:paraId="0E9E2078" w14:textId="77777777" w:rsidR="004C1B7F" w:rsidRPr="004C1B7F" w:rsidRDefault="00FA0204">
          <w:pPr>
            <w:pStyle w:val="11"/>
            <w:rPr>
              <w:rFonts w:ascii="Times New Roman" w:hAnsi="Times New Roman" w:cs="Times New Roman"/>
              <w:noProof/>
              <w:sz w:val="28"/>
              <w:szCs w:val="28"/>
            </w:rPr>
          </w:pPr>
          <w:hyperlink w:anchor="_Toc534824523" w:history="1">
            <w:r w:rsidR="004C1B7F" w:rsidRPr="004C1B7F">
              <w:rPr>
                <w:rStyle w:val="ab"/>
                <w:rFonts w:ascii="Times New Roman" w:hAnsi="Times New Roman" w:cs="Times New Roman"/>
                <w:noProof/>
                <w:sz w:val="28"/>
                <w:szCs w:val="28"/>
              </w:rPr>
              <w:t>2.3 Руководство разработчика</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_Toc534824523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16</w:t>
            </w:r>
            <w:r w:rsidR="00B21316" w:rsidRPr="004C1B7F">
              <w:rPr>
                <w:rFonts w:ascii="Times New Roman" w:hAnsi="Times New Roman" w:cs="Times New Roman"/>
                <w:noProof/>
                <w:webHidden/>
                <w:sz w:val="28"/>
                <w:szCs w:val="28"/>
              </w:rPr>
              <w:fldChar w:fldCharType="end"/>
            </w:r>
          </w:hyperlink>
        </w:p>
        <w:p w14:paraId="63506446" w14:textId="77777777" w:rsidR="004C1B7F" w:rsidRPr="004C1B7F" w:rsidRDefault="00FA0204">
          <w:pPr>
            <w:pStyle w:val="11"/>
            <w:rPr>
              <w:rFonts w:ascii="Times New Roman" w:hAnsi="Times New Roman" w:cs="Times New Roman"/>
              <w:noProof/>
              <w:sz w:val="28"/>
              <w:szCs w:val="28"/>
            </w:rPr>
          </w:pPr>
          <w:hyperlink w:anchor="_Toc534824524" w:history="1">
            <w:r w:rsidR="004C1B7F" w:rsidRPr="004C1B7F">
              <w:rPr>
                <w:rStyle w:val="ab"/>
                <w:rFonts w:ascii="Times New Roman" w:hAnsi="Times New Roman" w:cs="Times New Roman"/>
                <w:noProof/>
                <w:sz w:val="28"/>
                <w:szCs w:val="28"/>
              </w:rPr>
              <w:t>2.4 Руководство администратора</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_Toc534824524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28</w:t>
            </w:r>
            <w:r w:rsidR="00B21316" w:rsidRPr="004C1B7F">
              <w:rPr>
                <w:rFonts w:ascii="Times New Roman" w:hAnsi="Times New Roman" w:cs="Times New Roman"/>
                <w:noProof/>
                <w:webHidden/>
                <w:sz w:val="28"/>
                <w:szCs w:val="28"/>
              </w:rPr>
              <w:fldChar w:fldCharType="end"/>
            </w:r>
          </w:hyperlink>
        </w:p>
        <w:p w14:paraId="1E23B29D" w14:textId="77777777" w:rsidR="004C1B7F" w:rsidRPr="004C1B7F" w:rsidRDefault="00FA0204">
          <w:pPr>
            <w:pStyle w:val="11"/>
            <w:rPr>
              <w:rFonts w:ascii="Times New Roman" w:hAnsi="Times New Roman" w:cs="Times New Roman"/>
              <w:noProof/>
              <w:sz w:val="28"/>
              <w:szCs w:val="28"/>
            </w:rPr>
          </w:pPr>
          <w:hyperlink w:anchor="_Toc534824525" w:history="1">
            <w:r w:rsidR="004C1B7F" w:rsidRPr="004C1B7F">
              <w:rPr>
                <w:rStyle w:val="ab"/>
                <w:rFonts w:ascii="Times New Roman" w:hAnsi="Times New Roman" w:cs="Times New Roman"/>
                <w:noProof/>
                <w:sz w:val="28"/>
                <w:szCs w:val="28"/>
              </w:rPr>
              <w:t>2.5. Руководство пользователя</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_Toc534824525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29</w:t>
            </w:r>
            <w:r w:rsidR="00B21316" w:rsidRPr="004C1B7F">
              <w:rPr>
                <w:rFonts w:ascii="Times New Roman" w:hAnsi="Times New Roman" w:cs="Times New Roman"/>
                <w:noProof/>
                <w:webHidden/>
                <w:sz w:val="28"/>
                <w:szCs w:val="28"/>
              </w:rPr>
              <w:fldChar w:fldCharType="end"/>
            </w:r>
          </w:hyperlink>
        </w:p>
        <w:p w14:paraId="5A87FB10" w14:textId="77777777" w:rsidR="004C1B7F" w:rsidRPr="004C1B7F" w:rsidRDefault="00FA0204">
          <w:pPr>
            <w:pStyle w:val="11"/>
            <w:rPr>
              <w:rFonts w:ascii="Times New Roman" w:hAnsi="Times New Roman" w:cs="Times New Roman"/>
              <w:noProof/>
              <w:sz w:val="28"/>
              <w:szCs w:val="28"/>
            </w:rPr>
          </w:pPr>
          <w:hyperlink w:anchor="_Toc534824526" w:history="1">
            <w:r w:rsidR="004C1B7F" w:rsidRPr="004C1B7F">
              <w:rPr>
                <w:rStyle w:val="ab"/>
                <w:rFonts w:ascii="Times New Roman" w:hAnsi="Times New Roman" w:cs="Times New Roman"/>
                <w:noProof/>
                <w:sz w:val="28"/>
                <w:szCs w:val="28"/>
              </w:rPr>
              <w:t>Заключение</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_Toc534824526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31</w:t>
            </w:r>
            <w:r w:rsidR="00B21316" w:rsidRPr="004C1B7F">
              <w:rPr>
                <w:rFonts w:ascii="Times New Roman" w:hAnsi="Times New Roman" w:cs="Times New Roman"/>
                <w:noProof/>
                <w:webHidden/>
                <w:sz w:val="28"/>
                <w:szCs w:val="28"/>
              </w:rPr>
              <w:fldChar w:fldCharType="end"/>
            </w:r>
          </w:hyperlink>
        </w:p>
        <w:p w14:paraId="2DB78056" w14:textId="77777777" w:rsidR="004C1B7F" w:rsidRDefault="00FA0204">
          <w:pPr>
            <w:pStyle w:val="11"/>
            <w:rPr>
              <w:noProof/>
            </w:rPr>
          </w:pPr>
          <w:hyperlink w:anchor="_Toc534824527" w:history="1">
            <w:r w:rsidR="004C1B7F" w:rsidRPr="004C1B7F">
              <w:rPr>
                <w:rStyle w:val="ab"/>
                <w:rFonts w:ascii="Times New Roman" w:hAnsi="Times New Roman" w:cs="Times New Roman"/>
                <w:noProof/>
                <w:sz w:val="28"/>
                <w:szCs w:val="28"/>
              </w:rPr>
              <w:t>Список литературы</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_Toc534824527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32</w:t>
            </w:r>
            <w:r w:rsidR="00B21316" w:rsidRPr="004C1B7F">
              <w:rPr>
                <w:rFonts w:ascii="Times New Roman" w:hAnsi="Times New Roman" w:cs="Times New Roman"/>
                <w:noProof/>
                <w:webHidden/>
                <w:sz w:val="28"/>
                <w:szCs w:val="28"/>
              </w:rPr>
              <w:fldChar w:fldCharType="end"/>
            </w:r>
          </w:hyperlink>
        </w:p>
        <w:p w14:paraId="73C32FD1" w14:textId="77777777" w:rsidR="003D6763" w:rsidRPr="00DA0AF2" w:rsidRDefault="00B21316" w:rsidP="005A1A26">
          <w:pPr>
            <w:spacing w:after="0" w:line="360" w:lineRule="auto"/>
            <w:jc w:val="both"/>
            <w:rPr>
              <w:rFonts w:ascii="Times New Roman" w:hAnsi="Times New Roman" w:cs="Times New Roman"/>
              <w:sz w:val="28"/>
              <w:szCs w:val="28"/>
            </w:rPr>
          </w:pPr>
          <w:r w:rsidRPr="005A1A26">
            <w:rPr>
              <w:rFonts w:ascii="Times New Roman" w:hAnsi="Times New Roman" w:cs="Times New Roman"/>
              <w:sz w:val="28"/>
              <w:szCs w:val="28"/>
            </w:rPr>
            <w:fldChar w:fldCharType="end"/>
          </w:r>
        </w:p>
      </w:sdtContent>
    </w:sdt>
    <w:p w14:paraId="220E5732" w14:textId="77777777"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B33CCCB" w14:textId="77777777" w:rsidR="00F3729D" w:rsidRPr="003F0F68" w:rsidRDefault="00F3729D" w:rsidP="00555B9E">
      <w:pPr>
        <w:pStyle w:val="1"/>
        <w:spacing w:before="0" w:line="360" w:lineRule="auto"/>
        <w:jc w:val="center"/>
        <w:rPr>
          <w:rFonts w:ascii="Times New Roman" w:hAnsi="Times New Roman" w:cs="Times New Roman"/>
          <w:color w:val="auto"/>
        </w:rPr>
      </w:pPr>
      <w:bookmarkStart w:id="1" w:name="_Toc534824515"/>
      <w:r w:rsidRPr="003F0F68">
        <w:rPr>
          <w:rFonts w:ascii="Times New Roman" w:hAnsi="Times New Roman" w:cs="Times New Roman"/>
          <w:color w:val="auto"/>
        </w:rPr>
        <w:lastRenderedPageBreak/>
        <w:t>Введение</w:t>
      </w:r>
      <w:bookmarkEnd w:id="1"/>
    </w:p>
    <w:p w14:paraId="2D4440FE" w14:textId="77777777"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Бот -</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w:t>
      </w:r>
      <w:ins w:id="2" w:author="Валентин" w:date="2019-01-14T15:11:00Z">
        <w:r w:rsidR="00886B02">
          <w:rPr>
            <w:rFonts w:ascii="Times New Roman" w:hAnsi="Times New Roman" w:cs="Times New Roman"/>
            <w:sz w:val="28"/>
            <w:szCs w:val="28"/>
          </w:rPr>
          <w:t>и</w:t>
        </w:r>
      </w:ins>
      <w:del w:id="3" w:author="Виктория" w:date="2019-01-14T11:34:00Z">
        <w:r w:rsidR="006A3C05" w:rsidDel="00F20C51">
          <w:rPr>
            <w:rFonts w:ascii="Times New Roman" w:hAnsi="Times New Roman" w:cs="Times New Roman"/>
            <w:sz w:val="28"/>
            <w:szCs w:val="28"/>
          </w:rPr>
          <w:delText>е</w:delText>
        </w:r>
      </w:del>
      <w:ins w:id="4" w:author="Виктория" w:date="2019-01-14T11:34:00Z">
        <w:del w:id="5" w:author="Валентин" w:date="2019-01-14T15:12:00Z">
          <w:r w:rsidR="00F20C51" w:rsidDel="00886B02">
            <w:rPr>
              <w:rFonts w:ascii="Times New Roman" w:hAnsi="Times New Roman" w:cs="Times New Roman"/>
              <w:sz w:val="28"/>
              <w:szCs w:val="28"/>
            </w:rPr>
            <w:delText>и</w:delText>
          </w:r>
        </w:del>
      </w:ins>
      <w:r w:rsidR="006A3C05">
        <w:rPr>
          <w:rFonts w:ascii="Times New Roman" w:hAnsi="Times New Roman" w:cs="Times New Roman"/>
          <w:sz w:val="28"/>
          <w:szCs w:val="28"/>
        </w:rPr>
        <w:t xml:space="preserve"> дополнительного инструментария для работы с соц</w:t>
      </w:r>
      <w:r w:rsidR="00CF20B7">
        <w:rPr>
          <w:rFonts w:ascii="Times New Roman" w:hAnsi="Times New Roman" w:cs="Times New Roman"/>
          <w:sz w:val="28"/>
          <w:szCs w:val="28"/>
        </w:rPr>
        <w:t xml:space="preserve">иальной </w:t>
      </w:r>
      <w:r w:rsidR="006A3C05">
        <w:rPr>
          <w:rFonts w:ascii="Times New Roman" w:hAnsi="Times New Roman" w:cs="Times New Roman"/>
          <w:sz w:val="28"/>
          <w:szCs w:val="28"/>
        </w:rPr>
        <w:t>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w:t>
      </w:r>
      <w:ins w:id="6" w:author="Валентин" w:date="2019-01-14T15:12:00Z">
        <w:r w:rsidR="00886B02">
          <w:rPr>
            <w:rFonts w:ascii="Times New Roman" w:hAnsi="Times New Roman" w:cs="Times New Roman"/>
            <w:sz w:val="28"/>
            <w:szCs w:val="28"/>
          </w:rPr>
          <w:t>о</w:t>
        </w:r>
      </w:ins>
      <w:del w:id="7" w:author="Виктория" w:date="2019-01-14T11:34:00Z">
        <w:r w:rsidR="007807A5" w:rsidDel="00F20C51">
          <w:rPr>
            <w:rFonts w:ascii="Times New Roman" w:hAnsi="Times New Roman" w:cs="Times New Roman"/>
            <w:sz w:val="28"/>
            <w:szCs w:val="28"/>
          </w:rPr>
          <w:delText>ы</w:delText>
        </w:r>
      </w:del>
      <w:ins w:id="8" w:author="Виктория" w:date="2019-01-14T11:34:00Z">
        <w:del w:id="9" w:author="Валентин" w:date="2019-01-14T15:12:00Z">
          <w:r w:rsidR="00F20C51" w:rsidDel="00886B02">
            <w:rPr>
              <w:rFonts w:ascii="Times New Roman" w:hAnsi="Times New Roman" w:cs="Times New Roman"/>
              <w:sz w:val="28"/>
              <w:szCs w:val="28"/>
            </w:rPr>
            <w:delText>о</w:delText>
          </w:r>
        </w:del>
      </w:ins>
      <w:r w:rsidR="007807A5">
        <w:rPr>
          <w:rFonts w:ascii="Times New Roman" w:hAnsi="Times New Roman" w:cs="Times New Roman"/>
          <w:sz w:val="28"/>
          <w:szCs w:val="28"/>
        </w:rPr>
        <w:t xml:space="preserve">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тся платным</w:t>
      </w:r>
      <w:del w:id="10" w:author="Виктория" w:date="2019-01-14T11:34:00Z">
        <w:r w:rsidR="007807A5" w:rsidDel="00F20C51">
          <w:rPr>
            <w:rFonts w:ascii="Times New Roman" w:hAnsi="Times New Roman" w:cs="Times New Roman"/>
            <w:sz w:val="28"/>
            <w:szCs w:val="28"/>
          </w:rPr>
          <w:delText>и</w:delText>
        </w:r>
      </w:del>
      <w:r w:rsidR="007807A5">
        <w:rPr>
          <w:rFonts w:ascii="Times New Roman" w:hAnsi="Times New Roman" w:cs="Times New Roman"/>
          <w:sz w:val="28"/>
          <w:szCs w:val="28"/>
        </w:rPr>
        <w:t xml:space="preserve"> и не да</w:t>
      </w:r>
      <w:ins w:id="11" w:author="Валентин" w:date="2019-01-14T15:12:00Z">
        <w:r w:rsidR="00886B02">
          <w:rPr>
            <w:rFonts w:ascii="Times New Roman" w:hAnsi="Times New Roman" w:cs="Times New Roman"/>
            <w:sz w:val="28"/>
            <w:szCs w:val="28"/>
          </w:rPr>
          <w:t>ё</w:t>
        </w:r>
      </w:ins>
      <w:del w:id="12" w:author="Виктория" w:date="2019-01-14T11:34:00Z">
        <w:r w:rsidR="007807A5" w:rsidDel="00F20C51">
          <w:rPr>
            <w:rFonts w:ascii="Times New Roman" w:hAnsi="Times New Roman" w:cs="Times New Roman"/>
            <w:sz w:val="28"/>
            <w:szCs w:val="28"/>
          </w:rPr>
          <w:delText>ю</w:delText>
        </w:r>
      </w:del>
      <w:ins w:id="13" w:author="Виктория" w:date="2019-01-14T11:34:00Z">
        <w:del w:id="14" w:author="Валентин" w:date="2019-01-14T15:12:00Z">
          <w:r w:rsidR="00F20C51" w:rsidDel="00886B02">
            <w:rPr>
              <w:rFonts w:ascii="Times New Roman" w:hAnsi="Times New Roman" w:cs="Times New Roman"/>
              <w:sz w:val="28"/>
              <w:szCs w:val="28"/>
            </w:rPr>
            <w:delText>е</w:delText>
          </w:r>
        </w:del>
      </w:ins>
      <w:r w:rsidR="007807A5">
        <w:rPr>
          <w:rFonts w:ascii="Times New Roman" w:hAnsi="Times New Roman" w:cs="Times New Roman"/>
          <w:sz w:val="28"/>
          <w:szCs w:val="28"/>
        </w:rPr>
        <w:t xml:space="preserve">т всех возможностей для пользователя. </w:t>
      </w:r>
    </w:p>
    <w:p w14:paraId="2E7E216C" w14:textId="77777777"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чего-либо в сети интернет: услуга, информация или какая-либо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14:paraId="37D4FB36" w14:textId="77777777"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курсовой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911215">
        <w:rPr>
          <w:rFonts w:ascii="Times New Roman" w:hAnsi="Times New Roman" w:cs="Times New Roman"/>
          <w:sz w:val="28"/>
          <w:szCs w:val="28"/>
        </w:rPr>
        <w:t>и</w:t>
      </w:r>
      <w:r w:rsidR="00C109A7">
        <w:rPr>
          <w:rFonts w:ascii="Times New Roman" w:hAnsi="Times New Roman" w:cs="Times New Roman"/>
          <w:sz w:val="28"/>
          <w:szCs w:val="28"/>
        </w:rPr>
        <w:t>альной</w:t>
      </w:r>
      <w:r w:rsidR="00F20C51">
        <w:rPr>
          <w:rFonts w:ascii="Times New Roman" w:hAnsi="Times New Roman" w:cs="Times New Roman"/>
          <w:sz w:val="28"/>
          <w:szCs w:val="28"/>
        </w:rPr>
        <w:t xml:space="preserve"> </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 какую-либо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процессов. </w:t>
      </w:r>
    </w:p>
    <w:p w14:paraId="00B60B55" w14:textId="64338485" w:rsidR="009B20B6" w:rsidRDefault="00CA33A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Задач</w:t>
      </w:r>
      <w:ins w:id="15" w:author="Валентин" w:date="2019-01-14T15:32:00Z">
        <w:r w:rsidR="00B96EB0">
          <w:rPr>
            <w:rFonts w:ascii="Times New Roman" w:hAnsi="Times New Roman" w:cs="Times New Roman"/>
            <w:sz w:val="28"/>
            <w:szCs w:val="28"/>
          </w:rPr>
          <w:t>и</w:t>
        </w:r>
      </w:ins>
      <w:del w:id="16" w:author="Виктория" w:date="2019-01-14T11:35:00Z">
        <w:r w:rsidDel="00F20C51">
          <w:rPr>
            <w:rFonts w:ascii="Times New Roman" w:hAnsi="Times New Roman" w:cs="Times New Roman"/>
            <w:sz w:val="28"/>
            <w:szCs w:val="28"/>
          </w:rPr>
          <w:delText>а</w:delText>
        </w:r>
      </w:del>
      <w:ins w:id="17" w:author="Виктория" w:date="2019-01-14T11:35:00Z">
        <w:del w:id="18" w:author="Валентин" w:date="2019-01-14T15:32:00Z">
          <w:r w:rsidR="00F20C51" w:rsidDel="00B96EB0">
            <w:rPr>
              <w:rFonts w:ascii="Times New Roman" w:hAnsi="Times New Roman" w:cs="Times New Roman"/>
              <w:sz w:val="28"/>
              <w:szCs w:val="28"/>
            </w:rPr>
            <w:delText>и</w:delText>
          </w:r>
        </w:del>
      </w:ins>
      <w:r>
        <w:rPr>
          <w:rFonts w:ascii="Times New Roman" w:hAnsi="Times New Roman" w:cs="Times New Roman"/>
          <w:sz w:val="28"/>
          <w:szCs w:val="28"/>
        </w:rPr>
        <w:t xml:space="preserve"> курсовой </w:t>
      </w:r>
      <w:r w:rsidR="009B20B6">
        <w:rPr>
          <w:rFonts w:ascii="Times New Roman" w:hAnsi="Times New Roman" w:cs="Times New Roman"/>
          <w:sz w:val="28"/>
          <w:szCs w:val="28"/>
        </w:rPr>
        <w:t xml:space="preserve">работы: </w:t>
      </w:r>
    </w:p>
    <w:p w14:paraId="62DD5EA5" w14:textId="77777777" w:rsidR="0002473B" w:rsidRPr="00F20C51" w:rsidRDefault="0002473B">
      <w:pPr>
        <w:pStyle w:val="ad"/>
        <w:numPr>
          <w:ilvl w:val="0"/>
          <w:numId w:val="14"/>
        </w:numPr>
        <w:spacing w:line="360" w:lineRule="auto"/>
        <w:rPr>
          <w:sz w:val="28"/>
          <w:szCs w:val="28"/>
          <w:rPrChange w:id="19" w:author="Виктория" w:date="2019-01-14T11:35:00Z">
            <w:rPr/>
          </w:rPrChange>
        </w:rPr>
        <w:pPrChange w:id="20" w:author="Виктория" w:date="2019-01-14T11:35:00Z">
          <w:pPr>
            <w:spacing w:after="0" w:line="360" w:lineRule="auto"/>
            <w:jc w:val="both"/>
          </w:pPr>
        </w:pPrChange>
      </w:pPr>
      <w:r w:rsidRPr="00F20C51">
        <w:rPr>
          <w:sz w:val="28"/>
          <w:szCs w:val="28"/>
          <w:rPrChange w:id="21" w:author="Виктория" w:date="2019-01-14T11:35:00Z">
            <w:rPr/>
          </w:rPrChange>
        </w:rPr>
        <w:t>Анализ литературы</w:t>
      </w:r>
      <w:ins w:id="22" w:author="Виктория" w:date="2019-01-14T11:36:00Z">
        <w:r w:rsidR="00F20C51">
          <w:rPr>
            <w:sz w:val="28"/>
            <w:szCs w:val="28"/>
          </w:rPr>
          <w:t>, посвященной предметной</w:t>
        </w:r>
      </w:ins>
      <w:r w:rsidRPr="00F20C51">
        <w:rPr>
          <w:sz w:val="28"/>
          <w:szCs w:val="28"/>
          <w:rPrChange w:id="23" w:author="Виктория" w:date="2019-01-14T11:35:00Z">
            <w:rPr/>
          </w:rPrChange>
        </w:rPr>
        <w:t xml:space="preserve"> </w:t>
      </w:r>
      <w:del w:id="24" w:author="Виктория" w:date="2019-01-14T11:36:00Z">
        <w:r w:rsidRPr="00F20C51" w:rsidDel="00F20C51">
          <w:rPr>
            <w:sz w:val="28"/>
            <w:szCs w:val="28"/>
            <w:rPrChange w:id="25" w:author="Виктория" w:date="2019-01-14T11:35:00Z">
              <w:rPr/>
            </w:rPrChange>
          </w:rPr>
          <w:delText>прикладной</w:delText>
        </w:r>
      </w:del>
      <w:r w:rsidRPr="00F20C51">
        <w:rPr>
          <w:sz w:val="28"/>
          <w:szCs w:val="28"/>
          <w:rPrChange w:id="26" w:author="Виктория" w:date="2019-01-14T11:35:00Z">
            <w:rPr/>
          </w:rPrChange>
        </w:rPr>
        <w:t xml:space="preserve"> области</w:t>
      </w:r>
      <w:ins w:id="27" w:author="Виктория" w:date="2019-01-14T11:35:00Z">
        <w:r w:rsidR="00F20C51">
          <w:rPr>
            <w:sz w:val="28"/>
            <w:szCs w:val="28"/>
          </w:rPr>
          <w:t>.</w:t>
        </w:r>
      </w:ins>
    </w:p>
    <w:p w14:paraId="6184C492" w14:textId="77777777" w:rsidR="0002473B" w:rsidRPr="00F20C51" w:rsidRDefault="0002473B">
      <w:pPr>
        <w:pStyle w:val="ad"/>
        <w:numPr>
          <w:ilvl w:val="0"/>
          <w:numId w:val="14"/>
        </w:numPr>
        <w:spacing w:line="360" w:lineRule="auto"/>
        <w:rPr>
          <w:sz w:val="28"/>
          <w:szCs w:val="28"/>
          <w:rPrChange w:id="28" w:author="Виктория" w:date="2019-01-14T11:35:00Z">
            <w:rPr/>
          </w:rPrChange>
        </w:rPr>
        <w:pPrChange w:id="29" w:author="Виктория" w:date="2019-01-14T11:35:00Z">
          <w:pPr>
            <w:spacing w:after="0" w:line="360" w:lineRule="auto"/>
            <w:jc w:val="both"/>
          </w:pPr>
        </w:pPrChange>
      </w:pPr>
      <w:r w:rsidRPr="00F20C51">
        <w:rPr>
          <w:sz w:val="28"/>
          <w:szCs w:val="28"/>
          <w:rPrChange w:id="30" w:author="Виктория" w:date="2019-01-14T11:35:00Z">
            <w:rPr/>
          </w:rPrChange>
        </w:rPr>
        <w:t>Выбор программных средств разработки</w:t>
      </w:r>
      <w:ins w:id="31" w:author="Виктория" w:date="2019-01-14T11:35:00Z">
        <w:r w:rsidR="00F20C51">
          <w:rPr>
            <w:sz w:val="28"/>
            <w:szCs w:val="28"/>
          </w:rPr>
          <w:t>.</w:t>
        </w:r>
      </w:ins>
    </w:p>
    <w:p w14:paraId="3D75F82B" w14:textId="77777777" w:rsidR="0002473B" w:rsidRPr="00F20C51" w:rsidRDefault="0002473B">
      <w:pPr>
        <w:pStyle w:val="ad"/>
        <w:numPr>
          <w:ilvl w:val="0"/>
          <w:numId w:val="14"/>
        </w:numPr>
        <w:spacing w:line="360" w:lineRule="auto"/>
        <w:rPr>
          <w:sz w:val="28"/>
          <w:szCs w:val="28"/>
          <w:rPrChange w:id="32" w:author="Виктория" w:date="2019-01-14T11:35:00Z">
            <w:rPr/>
          </w:rPrChange>
        </w:rPr>
        <w:pPrChange w:id="33" w:author="Виктория" w:date="2019-01-14T11:35:00Z">
          <w:pPr>
            <w:spacing w:after="0" w:line="360" w:lineRule="auto"/>
            <w:jc w:val="both"/>
          </w:pPr>
        </w:pPrChange>
      </w:pPr>
      <w:r w:rsidRPr="00F20C51">
        <w:rPr>
          <w:sz w:val="28"/>
          <w:szCs w:val="28"/>
          <w:rPrChange w:id="34" w:author="Виктория" w:date="2019-01-14T11:35:00Z">
            <w:rPr/>
          </w:rPrChange>
        </w:rPr>
        <w:t>Изучение методов взаимодействия с социальными сетями</w:t>
      </w:r>
      <w:ins w:id="35" w:author="Виктория" w:date="2019-01-14T11:36:00Z">
        <w:r w:rsidR="00F20C51">
          <w:rPr>
            <w:sz w:val="28"/>
            <w:szCs w:val="28"/>
          </w:rPr>
          <w:t>.</w:t>
        </w:r>
      </w:ins>
    </w:p>
    <w:p w14:paraId="71BE6F5F" w14:textId="77777777" w:rsidR="0002473B" w:rsidRPr="00F20C51" w:rsidRDefault="0002473B">
      <w:pPr>
        <w:pStyle w:val="ad"/>
        <w:numPr>
          <w:ilvl w:val="0"/>
          <w:numId w:val="14"/>
        </w:numPr>
        <w:spacing w:line="360" w:lineRule="auto"/>
        <w:rPr>
          <w:sz w:val="28"/>
          <w:szCs w:val="28"/>
          <w:rPrChange w:id="36" w:author="Виктория" w:date="2019-01-14T11:35:00Z">
            <w:rPr/>
          </w:rPrChange>
        </w:rPr>
        <w:pPrChange w:id="37" w:author="Виктория" w:date="2019-01-14T11:35:00Z">
          <w:pPr>
            <w:spacing w:after="0" w:line="360" w:lineRule="auto"/>
            <w:jc w:val="both"/>
          </w:pPr>
        </w:pPrChange>
      </w:pPr>
      <w:r w:rsidRPr="00F20C51">
        <w:rPr>
          <w:sz w:val="28"/>
          <w:szCs w:val="28"/>
          <w:rPrChange w:id="38" w:author="Виктория" w:date="2019-01-14T11:35:00Z">
            <w:rPr/>
          </w:rPrChange>
        </w:rPr>
        <w:t>Разработка интерфейса приложения</w:t>
      </w:r>
      <w:ins w:id="39" w:author="Виктория" w:date="2019-01-14T11:36:00Z">
        <w:r w:rsidR="00F20C51">
          <w:rPr>
            <w:sz w:val="28"/>
            <w:szCs w:val="28"/>
          </w:rPr>
          <w:t>.</w:t>
        </w:r>
      </w:ins>
    </w:p>
    <w:p w14:paraId="13400416" w14:textId="77777777" w:rsidR="00B96EB0" w:rsidRDefault="006F5EB8">
      <w:pPr>
        <w:spacing w:after="0" w:line="360" w:lineRule="auto"/>
        <w:ind w:firstLine="708"/>
        <w:jc w:val="both"/>
        <w:rPr>
          <w:ins w:id="40" w:author="Валентин" w:date="2019-01-14T15:33:00Z"/>
          <w:sz w:val="28"/>
          <w:szCs w:val="28"/>
        </w:rPr>
        <w:pPrChange w:id="41" w:author="Виктория" w:date="2019-01-14T11:37:00Z">
          <w:pPr>
            <w:spacing w:after="0" w:line="360" w:lineRule="auto"/>
            <w:jc w:val="both"/>
          </w:pPr>
        </w:pPrChange>
      </w:pPr>
      <w:del w:id="42" w:author="Виктория" w:date="2019-01-14T11:36:00Z">
        <w:r w:rsidRPr="00F20C51" w:rsidDel="00F20C51">
          <w:rPr>
            <w:rFonts w:ascii="Times New Roman" w:eastAsia="Calibri" w:hAnsi="Times New Roman" w:cs="Times New Roman"/>
            <w:sz w:val="28"/>
            <w:szCs w:val="28"/>
            <w:lang w:eastAsia="en-US"/>
            <w:rPrChange w:id="43" w:author="Виктория" w:date="2019-01-14T11:35:00Z">
              <w:rPr/>
            </w:rPrChange>
          </w:rPr>
          <w:delText>Р</w:delText>
        </w:r>
        <w:r w:rsidR="00CA33A9" w:rsidRPr="00F20C51" w:rsidDel="00F20C51">
          <w:rPr>
            <w:rFonts w:ascii="Times New Roman" w:eastAsia="Calibri" w:hAnsi="Times New Roman" w:cs="Times New Roman"/>
            <w:sz w:val="28"/>
            <w:szCs w:val="28"/>
            <w:lang w:eastAsia="en-US"/>
            <w:rPrChange w:id="44" w:author="Виктория" w:date="2019-01-14T11:35:00Z">
              <w:rPr/>
            </w:rPrChange>
          </w:rPr>
          <w:delText xml:space="preserve">азработать </w:delText>
        </w:r>
      </w:del>
      <w:ins w:id="45" w:author="Виктория" w:date="2019-01-14T11:36:00Z">
        <w:r w:rsidR="00F20C51">
          <w:rPr>
            <w:sz w:val="28"/>
            <w:szCs w:val="28"/>
          </w:rPr>
          <w:t xml:space="preserve">Создание </w:t>
        </w:r>
      </w:ins>
      <w:r w:rsidR="00CA33A9" w:rsidRPr="00F20C51">
        <w:rPr>
          <w:rFonts w:ascii="Times New Roman" w:eastAsia="Calibri" w:hAnsi="Times New Roman" w:cs="Times New Roman"/>
          <w:sz w:val="28"/>
          <w:szCs w:val="28"/>
          <w:lang w:eastAsia="en-US"/>
          <w:rPrChange w:id="46" w:author="Виктория" w:date="2019-01-14T11:35:00Z">
            <w:rPr/>
          </w:rPrChange>
        </w:rPr>
        <w:t>программно</w:t>
      </w:r>
      <w:del w:id="47" w:author="Виктория" w:date="2019-01-14T11:36:00Z">
        <w:r w:rsidR="00CA33A9" w:rsidRPr="00F20C51" w:rsidDel="00F20C51">
          <w:rPr>
            <w:rFonts w:ascii="Times New Roman" w:eastAsia="Calibri" w:hAnsi="Times New Roman" w:cs="Times New Roman"/>
            <w:sz w:val="28"/>
            <w:szCs w:val="28"/>
            <w:lang w:eastAsia="en-US"/>
            <w:rPrChange w:id="48" w:author="Виктория" w:date="2019-01-14T11:35:00Z">
              <w:rPr/>
            </w:rPrChange>
          </w:rPr>
          <w:delText>е</w:delText>
        </w:r>
      </w:del>
      <w:ins w:id="49" w:author="Виктория" w:date="2019-01-14T11:36:00Z">
        <w:r w:rsidR="00F20C51">
          <w:rPr>
            <w:sz w:val="28"/>
            <w:szCs w:val="28"/>
          </w:rPr>
          <w:t>го</w:t>
        </w:r>
      </w:ins>
      <w:r w:rsidR="00CA33A9" w:rsidRPr="00F20C51">
        <w:rPr>
          <w:rFonts w:ascii="Times New Roman" w:eastAsia="Calibri" w:hAnsi="Times New Roman" w:cs="Times New Roman"/>
          <w:sz w:val="28"/>
          <w:szCs w:val="28"/>
          <w:lang w:eastAsia="en-US"/>
          <w:rPrChange w:id="50" w:author="Виктория" w:date="2019-01-14T11:35:00Z">
            <w:rPr/>
          </w:rPrChange>
        </w:rPr>
        <w:t xml:space="preserve"> обеспечени</w:t>
      </w:r>
      <w:ins w:id="51" w:author="Виктория" w:date="2019-01-14T11:36:00Z">
        <w:r w:rsidR="00F20C51">
          <w:rPr>
            <w:sz w:val="28"/>
            <w:szCs w:val="28"/>
          </w:rPr>
          <w:t>я</w:t>
        </w:r>
      </w:ins>
    </w:p>
    <w:p w14:paraId="31C382FA" w14:textId="64FB2ED1" w:rsidR="009B20B6" w:rsidRPr="00F20C51" w:rsidDel="00F20C51" w:rsidRDefault="00CA33A9">
      <w:pPr>
        <w:pStyle w:val="ad"/>
        <w:numPr>
          <w:ilvl w:val="0"/>
          <w:numId w:val="14"/>
        </w:numPr>
        <w:spacing w:line="360" w:lineRule="auto"/>
        <w:rPr>
          <w:del w:id="52" w:author="Виктория" w:date="2019-01-14T11:36:00Z"/>
          <w:sz w:val="28"/>
          <w:szCs w:val="28"/>
          <w:rPrChange w:id="53" w:author="Виктория" w:date="2019-01-14T11:35:00Z">
            <w:rPr>
              <w:del w:id="54" w:author="Виктория" w:date="2019-01-14T11:36:00Z"/>
            </w:rPr>
          </w:rPrChange>
        </w:rPr>
        <w:pPrChange w:id="55" w:author="Виктория" w:date="2019-01-14T11:35:00Z">
          <w:pPr>
            <w:spacing w:after="0" w:line="360" w:lineRule="auto"/>
            <w:jc w:val="both"/>
          </w:pPr>
        </w:pPrChange>
      </w:pPr>
      <w:del w:id="56" w:author="Виктория" w:date="2019-01-14T11:36:00Z">
        <w:r w:rsidRPr="00F20C51" w:rsidDel="00F20C51">
          <w:rPr>
            <w:sz w:val="28"/>
            <w:szCs w:val="28"/>
            <w:rPrChange w:id="57" w:author="Виктория" w:date="2019-01-14T11:35:00Z">
              <w:rPr/>
            </w:rPrChange>
          </w:rPr>
          <w:lastRenderedPageBreak/>
          <w:delText xml:space="preserve">е, </w:delText>
        </w:r>
        <w:r w:rsidR="003D563E" w:rsidRPr="00F20C51" w:rsidDel="00F20C51">
          <w:rPr>
            <w:sz w:val="28"/>
            <w:szCs w:val="28"/>
            <w:rPrChange w:id="58" w:author="Виктория" w:date="2019-01-14T11:35:00Z">
              <w:rPr/>
            </w:rPrChange>
          </w:rPr>
          <w:delText>исследовать новую область знаний и практики.</w:delText>
        </w:r>
      </w:del>
    </w:p>
    <w:p w14:paraId="34848737" w14:textId="77777777" w:rsidR="007807A5" w:rsidRPr="00F20C51" w:rsidRDefault="00A93454">
      <w:pPr>
        <w:spacing w:after="0" w:line="360" w:lineRule="auto"/>
        <w:ind w:firstLine="708"/>
        <w:jc w:val="both"/>
        <w:rPr>
          <w:rFonts w:ascii="Times New Roman" w:hAnsi="Times New Roman" w:cs="Times New Roman"/>
          <w:sz w:val="28"/>
          <w:szCs w:val="28"/>
        </w:rPr>
        <w:pPrChange w:id="59" w:author="Виктория" w:date="2019-01-14T11:37:00Z">
          <w:pPr>
            <w:spacing w:after="0" w:line="360" w:lineRule="auto"/>
            <w:jc w:val="both"/>
          </w:pPr>
        </w:pPrChange>
      </w:pPr>
      <w:r w:rsidRPr="00F20C51">
        <w:rPr>
          <w:rFonts w:ascii="Times New Roman" w:hAnsi="Times New Roman" w:cs="Times New Roman"/>
          <w:sz w:val="28"/>
          <w:szCs w:val="28"/>
          <w:rPrChange w:id="60" w:author="Виктория" w:date="2019-01-14T11:37:00Z">
            <w:rPr/>
          </w:rPrChange>
        </w:rPr>
        <w:t>Работа состоит из</w:t>
      </w:r>
      <w:del w:id="61" w:author="Виктория" w:date="2019-01-14T11:37:00Z">
        <w:r w:rsidRPr="00F20C51" w:rsidDel="00F20C51">
          <w:rPr>
            <w:rFonts w:ascii="Times New Roman" w:hAnsi="Times New Roman" w:cs="Times New Roman"/>
            <w:sz w:val="28"/>
            <w:szCs w:val="28"/>
            <w:rPrChange w:id="62" w:author="Виктория" w:date="2019-01-14T11:37:00Z">
              <w:rPr/>
            </w:rPrChange>
          </w:rPr>
          <w:delText>:</w:delText>
        </w:r>
      </w:del>
      <w:r w:rsidRPr="00F20C51">
        <w:rPr>
          <w:rFonts w:ascii="Times New Roman" w:hAnsi="Times New Roman" w:cs="Times New Roman"/>
          <w:sz w:val="28"/>
          <w:szCs w:val="28"/>
          <w:rPrChange w:id="63" w:author="Виктория" w:date="2019-01-14T11:37:00Z">
            <w:rPr/>
          </w:rPrChange>
        </w:rPr>
        <w:t xml:space="preserve"> </w:t>
      </w:r>
      <w:ins w:id="64" w:author="Виктория" w:date="2019-01-14T11:37:00Z">
        <w:r w:rsidR="00F20C51">
          <w:rPr>
            <w:rFonts w:ascii="Times New Roman" w:hAnsi="Times New Roman" w:cs="Times New Roman"/>
            <w:sz w:val="28"/>
            <w:szCs w:val="28"/>
          </w:rPr>
          <w:t>в</w:t>
        </w:r>
      </w:ins>
      <w:del w:id="65" w:author="Виктория" w:date="2019-01-14T11:37:00Z">
        <w:r w:rsidRPr="00F20C51" w:rsidDel="00F20C51">
          <w:rPr>
            <w:rFonts w:ascii="Times New Roman" w:hAnsi="Times New Roman" w:cs="Times New Roman"/>
            <w:sz w:val="28"/>
            <w:szCs w:val="28"/>
            <w:rPrChange w:id="66" w:author="Виктория" w:date="2019-01-14T11:37:00Z">
              <w:rPr/>
            </w:rPrChange>
          </w:rPr>
          <w:delText>В</w:delText>
        </w:r>
      </w:del>
      <w:r w:rsidRPr="00F20C51">
        <w:rPr>
          <w:rFonts w:ascii="Times New Roman" w:hAnsi="Times New Roman" w:cs="Times New Roman"/>
          <w:sz w:val="28"/>
          <w:szCs w:val="28"/>
          <w:rPrChange w:id="67" w:author="Виктория" w:date="2019-01-14T11:37:00Z">
            <w:rPr/>
          </w:rPrChange>
        </w:rPr>
        <w:t xml:space="preserve">ведения, </w:t>
      </w:r>
      <w:r w:rsidR="009B20B6" w:rsidRPr="00F20C51">
        <w:rPr>
          <w:rFonts w:ascii="Times New Roman" w:hAnsi="Times New Roman" w:cs="Times New Roman"/>
          <w:sz w:val="28"/>
          <w:szCs w:val="28"/>
          <w:rPrChange w:id="68" w:author="Виктория" w:date="2019-01-14T11:37:00Z">
            <w:rPr/>
          </w:rPrChange>
        </w:rPr>
        <w:t>двух глав, з</w:t>
      </w:r>
      <w:r w:rsidRPr="00F20C51">
        <w:rPr>
          <w:rFonts w:ascii="Times New Roman" w:hAnsi="Times New Roman" w:cs="Times New Roman"/>
          <w:sz w:val="28"/>
          <w:szCs w:val="28"/>
          <w:rPrChange w:id="69" w:author="Виктория" w:date="2019-01-14T11:37:00Z">
            <w:rPr/>
          </w:rPrChange>
        </w:rPr>
        <w:t>аключения</w:t>
      </w:r>
      <w:ins w:id="70" w:author="Виктория" w:date="2019-01-14T11:37:00Z">
        <w:r w:rsidR="00F20C51">
          <w:rPr>
            <w:rFonts w:ascii="Times New Roman" w:hAnsi="Times New Roman" w:cs="Times New Roman"/>
            <w:sz w:val="28"/>
            <w:szCs w:val="28"/>
          </w:rPr>
          <w:t>,</w:t>
        </w:r>
      </w:ins>
      <w:del w:id="71" w:author="Виктория" w:date="2019-01-14T11:37:00Z">
        <w:r w:rsidRPr="00F20C51" w:rsidDel="00F20C51">
          <w:rPr>
            <w:rFonts w:ascii="Times New Roman" w:hAnsi="Times New Roman" w:cs="Times New Roman"/>
            <w:sz w:val="28"/>
            <w:szCs w:val="28"/>
            <w:rPrChange w:id="72" w:author="Виктория" w:date="2019-01-14T11:37:00Z">
              <w:rPr/>
            </w:rPrChange>
          </w:rPr>
          <w:delText xml:space="preserve"> и</w:delText>
        </w:r>
      </w:del>
      <w:r w:rsidRPr="00F20C51">
        <w:rPr>
          <w:rFonts w:ascii="Times New Roman" w:hAnsi="Times New Roman" w:cs="Times New Roman"/>
          <w:sz w:val="28"/>
          <w:szCs w:val="28"/>
          <w:rPrChange w:id="73" w:author="Виктория" w:date="2019-01-14T11:37:00Z">
            <w:rPr/>
          </w:rPrChange>
        </w:rPr>
        <w:t xml:space="preserve"> </w:t>
      </w:r>
      <w:r w:rsidR="009B20B6" w:rsidRPr="00F20C51">
        <w:rPr>
          <w:rFonts w:ascii="Times New Roman" w:hAnsi="Times New Roman" w:cs="Times New Roman"/>
          <w:sz w:val="28"/>
          <w:szCs w:val="28"/>
          <w:rPrChange w:id="74" w:author="Виктория" w:date="2019-01-14T11:37:00Z">
            <w:rPr/>
          </w:rPrChange>
        </w:rPr>
        <w:t>с</w:t>
      </w:r>
      <w:r w:rsidRPr="00F20C51">
        <w:rPr>
          <w:rFonts w:ascii="Times New Roman" w:hAnsi="Times New Roman" w:cs="Times New Roman"/>
          <w:sz w:val="28"/>
          <w:szCs w:val="28"/>
        </w:rPr>
        <w:t xml:space="preserve">писка </w:t>
      </w:r>
      <w:r w:rsidR="009B20B6" w:rsidRPr="00F20C51">
        <w:rPr>
          <w:rFonts w:ascii="Times New Roman" w:hAnsi="Times New Roman" w:cs="Times New Roman"/>
          <w:sz w:val="28"/>
          <w:szCs w:val="28"/>
        </w:rPr>
        <w:t xml:space="preserve">использованной </w:t>
      </w:r>
      <w:r w:rsidRPr="00F20C51">
        <w:rPr>
          <w:rFonts w:ascii="Times New Roman" w:hAnsi="Times New Roman" w:cs="Times New Roman"/>
          <w:sz w:val="28"/>
          <w:szCs w:val="28"/>
        </w:rPr>
        <w:t>литературы</w:t>
      </w:r>
      <w:r w:rsidR="009B20B6" w:rsidRPr="00F20C51">
        <w:rPr>
          <w:rFonts w:ascii="Times New Roman" w:hAnsi="Times New Roman" w:cs="Times New Roman"/>
          <w:sz w:val="28"/>
          <w:szCs w:val="28"/>
        </w:rPr>
        <w:t xml:space="preserve"> и приложений</w:t>
      </w:r>
      <w:r w:rsidRPr="00F20C51">
        <w:rPr>
          <w:rFonts w:ascii="Times New Roman" w:hAnsi="Times New Roman" w:cs="Times New Roman"/>
          <w:sz w:val="28"/>
          <w:szCs w:val="28"/>
        </w:rPr>
        <w:t>.</w:t>
      </w:r>
    </w:p>
    <w:p w14:paraId="5B440D04" w14:textId="77777777" w:rsidR="00E93FF7" w:rsidRPr="00F20C51" w:rsidRDefault="00E93FF7" w:rsidP="00555B9E">
      <w:pPr>
        <w:spacing w:after="0" w:line="360" w:lineRule="auto"/>
        <w:ind w:firstLine="708"/>
        <w:jc w:val="both"/>
        <w:rPr>
          <w:rFonts w:ascii="Times New Roman" w:hAnsi="Times New Roman" w:cs="Times New Roman"/>
          <w:sz w:val="28"/>
          <w:szCs w:val="28"/>
        </w:rPr>
      </w:pPr>
      <w:r w:rsidRPr="00F20C51">
        <w:rPr>
          <w:rFonts w:ascii="Times New Roman" w:hAnsi="Times New Roman" w:cs="Times New Roman"/>
          <w:sz w:val="28"/>
          <w:szCs w:val="28"/>
        </w:rPr>
        <w:br w:type="page"/>
      </w:r>
    </w:p>
    <w:p w14:paraId="5CB42998" w14:textId="77777777" w:rsidR="00CB6725" w:rsidRPr="007B3AF7" w:rsidRDefault="00CB6725" w:rsidP="00555B9E">
      <w:pPr>
        <w:pStyle w:val="1"/>
        <w:spacing w:before="0" w:line="360" w:lineRule="auto"/>
        <w:jc w:val="center"/>
        <w:rPr>
          <w:rFonts w:ascii="Times New Roman" w:hAnsi="Times New Roman" w:cs="Times New Roman"/>
          <w:color w:val="auto"/>
        </w:rPr>
      </w:pPr>
      <w:bookmarkStart w:id="75" w:name="_Toc534824516"/>
      <w:r w:rsidRPr="00F20C51">
        <w:rPr>
          <w:rFonts w:ascii="Times New Roman" w:hAnsi="Times New Roman" w:cs="Times New Roman"/>
          <w:color w:val="auto"/>
        </w:rPr>
        <w:lastRenderedPageBreak/>
        <w:t>Глава 1.</w:t>
      </w:r>
      <w:r w:rsidR="00FA2F75" w:rsidRPr="00F20C51">
        <w:rPr>
          <w:rFonts w:ascii="Times New Roman" w:hAnsi="Times New Roman" w:cs="Times New Roman"/>
          <w:color w:val="auto"/>
        </w:rPr>
        <w:t xml:space="preserve"> </w:t>
      </w:r>
      <w:r w:rsidRPr="00F20C51">
        <w:rPr>
          <w:rFonts w:ascii="Times New Roman" w:hAnsi="Times New Roman" w:cs="Times New Roman"/>
          <w:color w:val="auto"/>
        </w:rPr>
        <w:t xml:space="preserve">Теоретические основы разработки </w:t>
      </w:r>
      <w:r w:rsidR="00964838" w:rsidRPr="00F20C51">
        <w:rPr>
          <w:rFonts w:ascii="Times New Roman" w:hAnsi="Times New Roman" w:cs="Times New Roman"/>
          <w:color w:val="auto"/>
        </w:rPr>
        <w:t>веб</w:t>
      </w:r>
      <w:r w:rsidR="007B3AF7" w:rsidRPr="00F20C51">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75"/>
    </w:p>
    <w:p w14:paraId="06AC8F94" w14:textId="77777777" w:rsidR="005D3033" w:rsidRPr="003F0F68" w:rsidRDefault="00876D9C" w:rsidP="00555B9E">
      <w:pPr>
        <w:pStyle w:val="1"/>
        <w:spacing w:before="0" w:line="360" w:lineRule="auto"/>
        <w:jc w:val="center"/>
        <w:rPr>
          <w:rFonts w:ascii="Times New Roman" w:hAnsi="Times New Roman" w:cs="Times New Roman"/>
          <w:color w:val="auto"/>
        </w:rPr>
      </w:pPr>
      <w:bookmarkStart w:id="76" w:name="_Toc534824517"/>
      <w:r w:rsidRPr="003F0F68">
        <w:rPr>
          <w:rFonts w:ascii="Times New Roman" w:hAnsi="Times New Roman" w:cs="Times New Roman"/>
          <w:color w:val="auto"/>
        </w:rPr>
        <w:t>1.1</w:t>
      </w:r>
      <w:r w:rsidR="00873CD4" w:rsidRPr="003F0F68">
        <w:rPr>
          <w:rFonts w:ascii="Times New Roman" w:hAnsi="Times New Roman" w:cs="Times New Roman"/>
          <w:color w:val="auto"/>
        </w:rPr>
        <w:t xml:space="preserve"> </w:t>
      </w:r>
      <w:r w:rsidR="005D3033" w:rsidRPr="003F0F68">
        <w:rPr>
          <w:rFonts w:ascii="Times New Roman" w:hAnsi="Times New Roman" w:cs="Times New Roman"/>
          <w:color w:val="auto"/>
        </w:rPr>
        <w:t>Назначение и область применения разработки</w:t>
      </w:r>
      <w:bookmarkEnd w:id="76"/>
    </w:p>
    <w:p w14:paraId="250CCEB3" w14:textId="77777777" w:rsidR="00341F87" w:rsidRDefault="00341F87" w:rsidP="00CD7E19">
      <w:pPr>
        <w:spacing w:line="360" w:lineRule="auto"/>
        <w:ind w:firstLine="708"/>
        <w:jc w:val="both"/>
        <w:rPr>
          <w:sz w:val="28"/>
          <w:szCs w:val="28"/>
        </w:rPr>
      </w:pPr>
      <w:r w:rsidRPr="00967ECC">
        <w:rPr>
          <w:sz w:val="28"/>
          <w:szCs w:val="28"/>
        </w:rPr>
        <w:t xml:space="preserve">Программный продукт будет использоваться </w:t>
      </w:r>
      <w:r>
        <w:rPr>
          <w:sz w:val="28"/>
          <w:szCs w:val="28"/>
        </w:rPr>
        <w:t xml:space="preserve">в первую очередь людьми без знаний программирования </w:t>
      </w:r>
      <w:r w:rsidRPr="00967ECC">
        <w:rPr>
          <w:sz w:val="28"/>
          <w:szCs w:val="28"/>
        </w:rPr>
        <w:t>для</w:t>
      </w:r>
      <w:r>
        <w:rPr>
          <w:sz w:val="28"/>
          <w:szCs w:val="28"/>
        </w:rPr>
        <w:t xml:space="preserve"> автоматизации рутинных действий и сбора</w:t>
      </w:r>
      <w:r w:rsidR="00522F74">
        <w:rPr>
          <w:sz w:val="28"/>
          <w:szCs w:val="28"/>
        </w:rPr>
        <w:t>-получения</w:t>
      </w:r>
      <w:r>
        <w:rPr>
          <w:sz w:val="28"/>
          <w:szCs w:val="28"/>
        </w:rPr>
        <w:t xml:space="preserve"> информации в социальной сети ВКонтакте</w:t>
      </w:r>
      <w:r w:rsidR="00FF34A3">
        <w:rPr>
          <w:sz w:val="28"/>
          <w:szCs w:val="28"/>
        </w:rPr>
        <w:t>(ВК)</w:t>
      </w:r>
      <w:r w:rsidRPr="00967ECC">
        <w:rPr>
          <w:sz w:val="28"/>
          <w:szCs w:val="28"/>
        </w:rPr>
        <w:t xml:space="preserve">. </w:t>
      </w:r>
    </w:p>
    <w:p w14:paraId="776269C3" w14:textId="77777777" w:rsidR="001F2282" w:rsidRDefault="001F2282" w:rsidP="00CF7714">
      <w:pPr>
        <w:spacing w:line="360" w:lineRule="auto"/>
        <w:ind w:firstLine="708"/>
        <w:jc w:val="both"/>
        <w:rPr>
          <w:sz w:val="28"/>
          <w:szCs w:val="28"/>
        </w:rPr>
      </w:pPr>
      <w:r>
        <w:rPr>
          <w:sz w:val="28"/>
          <w:szCs w:val="28"/>
        </w:rPr>
        <w:t xml:space="preserve">Приложение будет полезно потому-что позволяет </w:t>
      </w:r>
      <w:r w:rsidR="00B80B4F">
        <w:rPr>
          <w:sz w:val="28"/>
          <w:szCs w:val="28"/>
        </w:rPr>
        <w:t>пользователям</w:t>
      </w:r>
      <w:r>
        <w:rPr>
          <w:sz w:val="28"/>
          <w:szCs w:val="28"/>
        </w:rPr>
        <w:t xml:space="preserve"> не вникая в внутренности работы социальной сети взаимодействовать с нею в удобном формате</w:t>
      </w:r>
      <w:r w:rsidR="00B80B4F">
        <w:rPr>
          <w:sz w:val="28"/>
          <w:szCs w:val="28"/>
        </w:rPr>
        <w:t>.</w:t>
      </w:r>
    </w:p>
    <w:p w14:paraId="15805BA6" w14:textId="77777777" w:rsidR="00DD7804" w:rsidRDefault="00292204" w:rsidP="00CF7714">
      <w:pPr>
        <w:spacing w:line="360" w:lineRule="auto"/>
        <w:ind w:firstLine="708"/>
        <w:jc w:val="both"/>
        <w:rPr>
          <w:ins w:id="77" w:author="Виктория" w:date="2019-01-14T11:37:00Z"/>
          <w:sz w:val="28"/>
          <w:szCs w:val="28"/>
        </w:rPr>
      </w:pPr>
      <w:r>
        <w:rPr>
          <w:sz w:val="28"/>
          <w:szCs w:val="28"/>
        </w:rPr>
        <w:t xml:space="preserve">Приложение будет актуально на рынке программного обеспечения. Приложения такого вида появились в связи с расширение рынка мобильных устройств и распространением социальных сетей. </w:t>
      </w:r>
    </w:p>
    <w:p w14:paraId="7848A1E1" w14:textId="77777777" w:rsidR="00F20C51" w:rsidRPr="004C1B7F" w:rsidRDefault="00F20C51" w:rsidP="00CF7714">
      <w:pPr>
        <w:spacing w:line="360" w:lineRule="auto"/>
        <w:ind w:firstLine="708"/>
        <w:jc w:val="both"/>
        <w:rPr>
          <w:sz w:val="28"/>
          <w:szCs w:val="28"/>
        </w:rPr>
      </w:pPr>
      <w:ins w:id="78" w:author="Виктория" w:date="2019-01-14T11:37:00Z">
        <w:r>
          <w:rPr>
            <w:sz w:val="28"/>
            <w:szCs w:val="28"/>
          </w:rPr>
          <w:t>Дополнить до целой страницы, отформатировать</w:t>
        </w:r>
      </w:ins>
    </w:p>
    <w:p w14:paraId="157725E2" w14:textId="77777777" w:rsidR="00055989" w:rsidRPr="003F0F68" w:rsidRDefault="00055989" w:rsidP="00555B9E">
      <w:pPr>
        <w:spacing w:after="0" w:line="360" w:lineRule="auto"/>
        <w:jc w:val="both"/>
        <w:rPr>
          <w:rFonts w:ascii="Times New Roman" w:eastAsia="Times New Roman" w:hAnsi="Times New Roman" w:cs="Times New Roman"/>
          <w:color w:val="000000"/>
          <w:sz w:val="28"/>
          <w:szCs w:val="28"/>
        </w:rPr>
      </w:pPr>
      <w:r w:rsidRPr="003F0F68">
        <w:rPr>
          <w:rFonts w:ascii="Times New Roman" w:hAnsi="Times New Roman" w:cs="Times New Roman"/>
          <w:color w:val="000000"/>
          <w:sz w:val="28"/>
          <w:szCs w:val="28"/>
        </w:rPr>
        <w:br w:type="page"/>
      </w:r>
    </w:p>
    <w:p w14:paraId="16F50D5F" w14:textId="77777777" w:rsidR="00586DA5" w:rsidRDefault="0005558F" w:rsidP="00555B9E">
      <w:pPr>
        <w:pStyle w:val="1"/>
        <w:spacing w:before="0" w:line="360" w:lineRule="auto"/>
        <w:jc w:val="center"/>
        <w:rPr>
          <w:rFonts w:ascii="Times New Roman" w:hAnsi="Times New Roman" w:cs="Times New Roman"/>
          <w:color w:val="auto"/>
        </w:rPr>
      </w:pPr>
      <w:bookmarkStart w:id="79" w:name="_Toc534824518"/>
      <w:r w:rsidRPr="003F0F68">
        <w:rPr>
          <w:rFonts w:ascii="Times New Roman" w:hAnsi="Times New Roman" w:cs="Times New Roman"/>
          <w:color w:val="auto"/>
        </w:rPr>
        <w:lastRenderedPageBreak/>
        <w:t>1.2</w:t>
      </w:r>
      <w:r w:rsidR="00873CD4" w:rsidRPr="003F0F68">
        <w:rPr>
          <w:rFonts w:ascii="Times New Roman" w:hAnsi="Times New Roman" w:cs="Times New Roman"/>
          <w:color w:val="auto"/>
        </w:rPr>
        <w:t xml:space="preserve"> </w:t>
      </w:r>
      <w:r w:rsidR="00586DA5" w:rsidRPr="003F0F68">
        <w:rPr>
          <w:rFonts w:ascii="Times New Roman" w:hAnsi="Times New Roman" w:cs="Times New Roman"/>
          <w:color w:val="auto"/>
        </w:rPr>
        <w:t xml:space="preserve">Установление требований к </w:t>
      </w:r>
      <w:commentRangeStart w:id="80"/>
      <w:r w:rsidR="00586DA5" w:rsidRPr="003F0F68">
        <w:rPr>
          <w:rFonts w:ascii="Times New Roman" w:hAnsi="Times New Roman" w:cs="Times New Roman"/>
          <w:color w:val="auto"/>
        </w:rPr>
        <w:t>разрабатываемой</w:t>
      </w:r>
      <w:commentRangeEnd w:id="80"/>
      <w:r w:rsidR="00F20C51">
        <w:rPr>
          <w:rStyle w:val="af3"/>
          <w:rFonts w:asciiTheme="minorHAnsi" w:eastAsiaTheme="minorEastAsia" w:hAnsiTheme="minorHAnsi" w:cstheme="minorBidi"/>
          <w:b w:val="0"/>
          <w:bCs w:val="0"/>
          <w:color w:val="auto"/>
        </w:rPr>
        <w:commentReference w:id="80"/>
      </w:r>
      <w:r w:rsidR="00586DA5" w:rsidRPr="003F0F68">
        <w:rPr>
          <w:rFonts w:ascii="Times New Roman" w:hAnsi="Times New Roman" w:cs="Times New Roman"/>
          <w:color w:val="auto"/>
        </w:rPr>
        <w:t xml:space="preserve"> системе</w:t>
      </w:r>
      <w:bookmarkEnd w:id="79"/>
    </w:p>
    <w:p w14:paraId="520EA6D0" w14:textId="77777777" w:rsidR="00441089" w:rsidDel="00F20C51" w:rsidRDefault="00544A56" w:rsidP="00FF34A3">
      <w:pPr>
        <w:spacing w:line="360" w:lineRule="auto"/>
        <w:ind w:firstLine="708"/>
        <w:jc w:val="both"/>
        <w:rPr>
          <w:del w:id="81" w:author="Виктория" w:date="2019-01-14T11:37:00Z"/>
          <w:rFonts w:ascii="Times New Roman" w:hAnsi="Times New Roman" w:cs="Times New Roman"/>
          <w:sz w:val="28"/>
          <w:szCs w:val="28"/>
        </w:rPr>
      </w:pPr>
      <w:bookmarkStart w:id="82" w:name="_GoBack"/>
      <w:del w:id="83" w:author="Виктория" w:date="2019-01-14T11:37:00Z">
        <w:r w:rsidRPr="00544A56" w:rsidDel="00F20C51">
          <w:rPr>
            <w:rFonts w:ascii="Times New Roman" w:hAnsi="Times New Roman" w:cs="Times New Roman"/>
            <w:sz w:val="28"/>
            <w:szCs w:val="28"/>
          </w:rPr>
          <w:delText xml:space="preserve">Для создания веб приложения был выбран язык </w:delText>
        </w:r>
        <w:r w:rsidRPr="00544A56" w:rsidDel="00F20C51">
          <w:rPr>
            <w:rFonts w:ascii="Times New Roman" w:hAnsi="Times New Roman" w:cs="Times New Roman"/>
            <w:sz w:val="28"/>
            <w:szCs w:val="28"/>
            <w:lang w:val="en-US"/>
          </w:rPr>
          <w:delText>php</w:delText>
        </w:r>
        <w:r w:rsidRPr="00544A56" w:rsidDel="00F20C51">
          <w:rPr>
            <w:rFonts w:ascii="Times New Roman" w:hAnsi="Times New Roman" w:cs="Times New Roman"/>
            <w:sz w:val="28"/>
            <w:szCs w:val="28"/>
          </w:rPr>
          <w:delText>. Он позволит создать приложение для</w:delText>
        </w:r>
        <w:r w:rsidR="00441089" w:rsidDel="00F20C51">
          <w:rPr>
            <w:rFonts w:ascii="Times New Roman" w:hAnsi="Times New Roman" w:cs="Times New Roman"/>
            <w:sz w:val="28"/>
            <w:szCs w:val="28"/>
          </w:rPr>
          <w:delText xml:space="preserve"> </w:delText>
        </w:r>
        <w:r w:rsidRPr="00544A56" w:rsidDel="00F20C51">
          <w:rPr>
            <w:rFonts w:ascii="Times New Roman" w:hAnsi="Times New Roman" w:cs="Times New Roman"/>
            <w:sz w:val="28"/>
            <w:szCs w:val="28"/>
          </w:rPr>
          <w:delText xml:space="preserve">ПК через </w:delText>
        </w:r>
        <w:r w:rsidRPr="00544A56" w:rsidDel="00F20C51">
          <w:rPr>
            <w:rFonts w:ascii="Times New Roman" w:hAnsi="Times New Roman" w:cs="Times New Roman"/>
            <w:sz w:val="28"/>
            <w:szCs w:val="28"/>
            <w:lang w:val="en-US"/>
          </w:rPr>
          <w:delText>DevelStudio</w:delText>
        </w:r>
        <w:r w:rsidRPr="00544A56" w:rsidDel="00F20C51">
          <w:rPr>
            <w:rFonts w:ascii="Times New Roman" w:hAnsi="Times New Roman" w:cs="Times New Roman"/>
            <w:sz w:val="28"/>
            <w:szCs w:val="28"/>
          </w:rPr>
          <w:delText>. Так в дальнейшем можно будет с небольшими изменениями использовать наработки в серверной части.</w:delText>
        </w:r>
        <w:r w:rsidR="00441089" w:rsidDel="00F20C51">
          <w:rPr>
            <w:rFonts w:ascii="Times New Roman" w:hAnsi="Times New Roman" w:cs="Times New Roman"/>
            <w:sz w:val="28"/>
            <w:szCs w:val="28"/>
          </w:rPr>
          <w:delText xml:space="preserve"> </w:delText>
        </w:r>
      </w:del>
    </w:p>
    <w:p w14:paraId="17226756" w14:textId="77777777" w:rsidR="00544A56" w:rsidRDefault="000A3A87" w:rsidP="00F20C51">
      <w:pPr>
        <w:spacing w:line="360" w:lineRule="auto"/>
        <w:ind w:firstLine="708"/>
        <w:jc w:val="both"/>
        <w:rPr>
          <w:rFonts w:ascii="Times New Roman" w:eastAsia="Times New Roman" w:hAnsi="Times New Roman" w:cs="Times New Roman"/>
          <w:color w:val="000000"/>
          <w:sz w:val="28"/>
          <w:szCs w:val="28"/>
        </w:rPr>
      </w:pPr>
      <w:del w:id="84" w:author="Виктория" w:date="2019-01-14T11:38:00Z">
        <w:r w:rsidRPr="003F0F68" w:rsidDel="00F20C51">
          <w:rPr>
            <w:rFonts w:ascii="Times New Roman" w:eastAsia="Times New Roman" w:hAnsi="Times New Roman" w:cs="Times New Roman"/>
            <w:color w:val="000000"/>
            <w:sz w:val="28"/>
            <w:szCs w:val="28"/>
          </w:rPr>
          <w:delText>Разраб</w:delText>
        </w:r>
        <w:r w:rsidR="00DE7B3E" w:rsidRPr="003F0F68" w:rsidDel="00F20C51">
          <w:rPr>
            <w:rFonts w:ascii="Times New Roman" w:eastAsia="Times New Roman" w:hAnsi="Times New Roman" w:cs="Times New Roman"/>
            <w:color w:val="000000"/>
            <w:sz w:val="28"/>
            <w:szCs w:val="28"/>
          </w:rPr>
          <w:delText>отанный</w:delText>
        </w:r>
        <w:r w:rsidRPr="003F0F68" w:rsidDel="00F20C51">
          <w:rPr>
            <w:rFonts w:ascii="Times New Roman" w:eastAsia="Times New Roman" w:hAnsi="Times New Roman" w:cs="Times New Roman"/>
            <w:color w:val="000000"/>
            <w:sz w:val="28"/>
            <w:szCs w:val="28"/>
          </w:rPr>
          <w:delText xml:space="preserve"> </w:delText>
        </w:r>
      </w:del>
      <w:ins w:id="85" w:author="Виктория" w:date="2019-01-14T11:38:00Z">
        <w:r w:rsidR="00F20C51">
          <w:rPr>
            <w:rFonts w:ascii="Times New Roman" w:eastAsia="Times New Roman" w:hAnsi="Times New Roman" w:cs="Times New Roman"/>
            <w:color w:val="000000"/>
            <w:sz w:val="28"/>
            <w:szCs w:val="28"/>
          </w:rPr>
          <w:t xml:space="preserve">Разрабатываемый </w:t>
        </w:r>
      </w:ins>
      <w:r w:rsidR="00DE7B3E" w:rsidRPr="003F0F68">
        <w:rPr>
          <w:rFonts w:ascii="Times New Roman" w:eastAsia="Times New Roman" w:hAnsi="Times New Roman" w:cs="Times New Roman"/>
          <w:color w:val="000000"/>
          <w:sz w:val="28"/>
          <w:szCs w:val="28"/>
        </w:rPr>
        <w:t xml:space="preserve">программный </w:t>
      </w:r>
      <w:r w:rsidRPr="003F0F68">
        <w:rPr>
          <w:rFonts w:ascii="Times New Roman" w:eastAsia="Times New Roman" w:hAnsi="Times New Roman" w:cs="Times New Roman"/>
          <w:color w:val="000000"/>
          <w:sz w:val="28"/>
          <w:szCs w:val="28"/>
        </w:rPr>
        <w:t xml:space="preserve">продукт предназначен для обычных </w:t>
      </w:r>
      <w:bookmarkEnd w:id="82"/>
      <w:r w:rsidRPr="003F0F68">
        <w:rPr>
          <w:rFonts w:ascii="Times New Roman" w:eastAsia="Times New Roman" w:hAnsi="Times New Roman" w:cs="Times New Roman"/>
          <w:color w:val="000000"/>
          <w:sz w:val="28"/>
          <w:szCs w:val="28"/>
        </w:rPr>
        <w:t xml:space="preserve">людей. </w:t>
      </w:r>
      <w:r w:rsidR="00544A56">
        <w:rPr>
          <w:rFonts w:ascii="Times New Roman" w:eastAsia="Times New Roman" w:hAnsi="Times New Roman" w:cs="Times New Roman"/>
          <w:color w:val="000000"/>
          <w:sz w:val="28"/>
          <w:szCs w:val="28"/>
        </w:rPr>
        <w:t>Первое и основное тре</w:t>
      </w:r>
      <w:r w:rsidR="00CF7714">
        <w:rPr>
          <w:rFonts w:ascii="Times New Roman" w:eastAsia="Times New Roman" w:hAnsi="Times New Roman" w:cs="Times New Roman"/>
          <w:color w:val="000000"/>
          <w:sz w:val="28"/>
          <w:szCs w:val="28"/>
        </w:rPr>
        <w:t>бование к приложению</w:t>
      </w:r>
      <w:del w:id="86" w:author="Виктория" w:date="2019-01-14T11:38:00Z">
        <w:r w:rsidR="00441089" w:rsidDel="00F20C51">
          <w:rPr>
            <w:rFonts w:ascii="Times New Roman" w:eastAsia="Times New Roman" w:hAnsi="Times New Roman" w:cs="Times New Roman"/>
            <w:color w:val="000000"/>
            <w:sz w:val="28"/>
            <w:szCs w:val="28"/>
          </w:rPr>
          <w:delText>,</w:delText>
        </w:r>
      </w:del>
      <w:ins w:id="87" w:author="Виктория" w:date="2019-01-14T11:38:00Z">
        <w:r w:rsidR="00F20C51">
          <w:rPr>
            <w:rFonts w:ascii="Times New Roman" w:eastAsia="Times New Roman" w:hAnsi="Times New Roman" w:cs="Times New Roman"/>
            <w:color w:val="000000"/>
            <w:sz w:val="28"/>
            <w:szCs w:val="28"/>
          </w:rPr>
          <w:t xml:space="preserve"> -</w:t>
        </w:r>
      </w:ins>
      <w:r w:rsidR="00441089">
        <w:rPr>
          <w:rFonts w:ascii="Times New Roman" w:eastAsia="Times New Roman" w:hAnsi="Times New Roman" w:cs="Times New Roman"/>
          <w:color w:val="000000"/>
          <w:sz w:val="28"/>
          <w:szCs w:val="28"/>
        </w:rPr>
        <w:t xml:space="preserve"> </w:t>
      </w:r>
      <w:r w:rsidR="00441089" w:rsidRPr="00F20C51">
        <w:rPr>
          <w:rFonts w:ascii="Times New Roman" w:eastAsia="Times New Roman" w:hAnsi="Times New Roman" w:cs="Times New Roman"/>
          <w:color w:val="000000"/>
          <w:sz w:val="28"/>
          <w:szCs w:val="28"/>
          <w:highlight w:val="yellow"/>
          <w:rPrChange w:id="88" w:author="Виктория" w:date="2019-01-14T11:39:00Z">
            <w:rPr>
              <w:rFonts w:ascii="Times New Roman" w:eastAsia="Times New Roman" w:hAnsi="Times New Roman" w:cs="Times New Roman"/>
              <w:color w:val="000000"/>
              <w:sz w:val="28"/>
              <w:szCs w:val="28"/>
            </w:rPr>
          </w:rPrChange>
        </w:rPr>
        <w:t>реализация</w:t>
      </w:r>
      <w:r w:rsidR="00441089">
        <w:rPr>
          <w:rFonts w:ascii="Times New Roman" w:eastAsia="Times New Roman" w:hAnsi="Times New Roman" w:cs="Times New Roman"/>
          <w:color w:val="000000"/>
          <w:sz w:val="28"/>
          <w:szCs w:val="28"/>
        </w:rPr>
        <w:t xml:space="preserve"> авторизации</w:t>
      </w:r>
      <w:r w:rsidR="00FF34A3">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 с</w:t>
      </w:r>
      <w:r w:rsidR="00544A56">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социальной сетью Вконтакте </w:t>
      </w:r>
      <w:commentRangeStart w:id="89"/>
      <w:r w:rsidR="00441089">
        <w:rPr>
          <w:rFonts w:ascii="Times New Roman" w:eastAsia="Times New Roman" w:hAnsi="Times New Roman" w:cs="Times New Roman"/>
          <w:color w:val="000000"/>
          <w:sz w:val="28"/>
          <w:szCs w:val="28"/>
        </w:rPr>
        <w:t xml:space="preserve">с помощью методики </w:t>
      </w:r>
      <w:r w:rsidR="00441089">
        <w:rPr>
          <w:rFonts w:ascii="Times New Roman" w:eastAsia="Times New Roman" w:hAnsi="Times New Roman" w:cs="Times New Roman"/>
          <w:color w:val="000000"/>
          <w:sz w:val="28"/>
          <w:szCs w:val="28"/>
          <w:lang w:val="en-US"/>
        </w:rPr>
        <w:t>OAuth</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2.0</w:t>
      </w:r>
      <w:commentRangeEnd w:id="89"/>
      <w:r w:rsidR="00F20C51">
        <w:rPr>
          <w:rStyle w:val="af3"/>
        </w:rPr>
        <w:commentReference w:id="89"/>
      </w:r>
      <w:r w:rsidR="00441089">
        <w:rPr>
          <w:rFonts w:ascii="Times New Roman" w:eastAsia="Times New Roman" w:hAnsi="Times New Roman" w:cs="Times New Roman"/>
          <w:color w:val="000000"/>
          <w:sz w:val="28"/>
          <w:szCs w:val="28"/>
        </w:rPr>
        <w:t>,</w:t>
      </w:r>
      <w:r w:rsidR="00FF34A3">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 которая </w:t>
      </w:r>
      <w:r w:rsidR="00441089" w:rsidRPr="00F20C51">
        <w:rPr>
          <w:rFonts w:ascii="Times New Roman" w:eastAsia="Times New Roman" w:hAnsi="Times New Roman" w:cs="Times New Roman"/>
          <w:color w:val="000000"/>
          <w:sz w:val="28"/>
          <w:szCs w:val="28"/>
          <w:highlight w:val="yellow"/>
          <w:rPrChange w:id="90" w:author="Виктория" w:date="2019-01-14T11:39:00Z">
            <w:rPr>
              <w:rFonts w:ascii="Times New Roman" w:eastAsia="Times New Roman" w:hAnsi="Times New Roman" w:cs="Times New Roman"/>
              <w:color w:val="000000"/>
              <w:sz w:val="28"/>
              <w:szCs w:val="28"/>
            </w:rPr>
          </w:rPrChange>
        </w:rPr>
        <w:t>реали</w:t>
      </w:r>
      <w:r w:rsidR="00FF34A3" w:rsidRPr="00F20C51">
        <w:rPr>
          <w:rFonts w:ascii="Times New Roman" w:eastAsia="Times New Roman" w:hAnsi="Times New Roman" w:cs="Times New Roman"/>
          <w:color w:val="000000"/>
          <w:sz w:val="28"/>
          <w:szCs w:val="28"/>
          <w:highlight w:val="yellow"/>
          <w:rPrChange w:id="91" w:author="Виктория" w:date="2019-01-14T11:39:00Z">
            <w:rPr>
              <w:rFonts w:ascii="Times New Roman" w:eastAsia="Times New Roman" w:hAnsi="Times New Roman" w:cs="Times New Roman"/>
              <w:color w:val="000000"/>
              <w:sz w:val="28"/>
              <w:szCs w:val="28"/>
            </w:rPr>
          </w:rPrChange>
        </w:rPr>
        <w:t>зована</w:t>
      </w:r>
      <w:r w:rsidR="00FF34A3">
        <w:rPr>
          <w:rFonts w:ascii="Times New Roman" w:eastAsia="Times New Roman" w:hAnsi="Times New Roman" w:cs="Times New Roman"/>
          <w:color w:val="000000"/>
          <w:sz w:val="28"/>
          <w:szCs w:val="28"/>
        </w:rPr>
        <w:t xml:space="preserve"> командой разработчиков ВК</w:t>
      </w:r>
      <w:r w:rsidR="00441089">
        <w:rPr>
          <w:rFonts w:ascii="Times New Roman" w:eastAsia="Times New Roman" w:hAnsi="Times New Roman" w:cs="Times New Roman"/>
          <w:color w:val="000000"/>
          <w:sz w:val="28"/>
          <w:szCs w:val="28"/>
        </w:rPr>
        <w:t xml:space="preserve">онтакте – </w:t>
      </w:r>
      <w:r w:rsidR="00441089">
        <w:rPr>
          <w:rFonts w:ascii="Times New Roman" w:eastAsia="Times New Roman" w:hAnsi="Times New Roman" w:cs="Times New Roman"/>
          <w:color w:val="000000"/>
          <w:sz w:val="28"/>
          <w:szCs w:val="28"/>
          <w:lang w:val="en-US"/>
        </w:rPr>
        <w:t>vk</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lang w:val="en-US"/>
        </w:rPr>
        <w:t>api</w:t>
      </w:r>
      <w:r w:rsidR="00FF34A3">
        <w:rPr>
          <w:rFonts w:ascii="Times New Roman" w:eastAsia="Times New Roman" w:hAnsi="Times New Roman" w:cs="Times New Roman"/>
          <w:color w:val="000000"/>
          <w:sz w:val="28"/>
          <w:szCs w:val="28"/>
        </w:rPr>
        <w:t xml:space="preserve">. Второе – взаимодействие пользователя с социальной сетью </w:t>
      </w:r>
      <w:commentRangeStart w:id="92"/>
      <w:r w:rsidR="00FF34A3">
        <w:rPr>
          <w:rFonts w:ascii="Times New Roman" w:eastAsia="Times New Roman" w:hAnsi="Times New Roman" w:cs="Times New Roman"/>
          <w:color w:val="000000"/>
          <w:sz w:val="28"/>
          <w:szCs w:val="28"/>
        </w:rPr>
        <w:t>оптимизированными способами</w:t>
      </w:r>
      <w:commentRangeEnd w:id="92"/>
      <w:r w:rsidR="00F20C51">
        <w:rPr>
          <w:rStyle w:val="af3"/>
        </w:rPr>
        <w:commentReference w:id="92"/>
      </w:r>
      <w:r w:rsidR="00FF34A3">
        <w:rPr>
          <w:rFonts w:ascii="Times New Roman" w:eastAsia="Times New Roman" w:hAnsi="Times New Roman" w:cs="Times New Roman"/>
          <w:color w:val="000000"/>
          <w:sz w:val="28"/>
          <w:szCs w:val="28"/>
        </w:rPr>
        <w:t>.</w:t>
      </w:r>
    </w:p>
    <w:p w14:paraId="1DE305B1" w14:textId="77777777" w:rsidR="00657242" w:rsidRPr="003F0F68" w:rsidRDefault="00E41FB5" w:rsidP="00FF34A3">
      <w:pPr>
        <w:spacing w:line="360" w:lineRule="auto"/>
        <w:ind w:firstLine="567"/>
        <w:jc w:val="both"/>
        <w:rPr>
          <w:rFonts w:ascii="Times New Roman" w:eastAsia="Times New Roman" w:hAnsi="Times New Roman" w:cs="Times New Roman"/>
          <w:sz w:val="28"/>
          <w:szCs w:val="28"/>
        </w:rPr>
      </w:pPr>
      <w:r w:rsidRPr="003F0F68">
        <w:rPr>
          <w:rFonts w:ascii="Times New Roman" w:eastAsia="Times New Roman" w:hAnsi="Times New Roman" w:cs="Times New Roman"/>
          <w:color w:val="000000"/>
          <w:sz w:val="28"/>
          <w:szCs w:val="28"/>
        </w:rPr>
        <w:t>Для нормальной работы программы необходим IBM совместимый компьютер с тактовой</w:t>
      </w:r>
      <w:r w:rsidR="00544A56">
        <w:rPr>
          <w:rFonts w:ascii="Times New Roman" w:eastAsia="Times New Roman" w:hAnsi="Times New Roman" w:cs="Times New Roman"/>
          <w:color w:val="000000"/>
          <w:sz w:val="28"/>
          <w:szCs w:val="28"/>
        </w:rPr>
        <w:t xml:space="preserve"> частотой процессора не ниже 1.8</w:t>
      </w:r>
      <w:r w:rsidRPr="003F0F68">
        <w:rPr>
          <w:rFonts w:ascii="Times New Roman" w:eastAsia="Times New Roman" w:hAnsi="Times New Roman" w:cs="Times New Roman"/>
          <w:color w:val="000000"/>
          <w:sz w:val="28"/>
          <w:szCs w:val="28"/>
        </w:rPr>
        <w:t>ГГц и выше, оперативной памятью 4 ГБ, жесткий диск объемом не менее 30 ГБ</w:t>
      </w:r>
      <w:r w:rsidR="00286937" w:rsidRPr="003F0F68">
        <w:rPr>
          <w:rFonts w:ascii="Times New Roman" w:eastAsia="Times New Roman" w:hAnsi="Times New Roman" w:cs="Times New Roman"/>
          <w:color w:val="000000"/>
          <w:sz w:val="28"/>
          <w:szCs w:val="28"/>
        </w:rPr>
        <w:t xml:space="preserve">, </w:t>
      </w:r>
      <w:r w:rsidR="00286937" w:rsidRPr="003F0F68">
        <w:rPr>
          <w:rFonts w:ascii="Times New Roman" w:eastAsia="Times New Roman" w:hAnsi="Times New Roman" w:cs="Times New Roman"/>
          <w:color w:val="000000"/>
          <w:sz w:val="28"/>
          <w:szCs w:val="28"/>
          <w:lang w:val="en-US"/>
        </w:rPr>
        <w:t>Windows</w:t>
      </w:r>
      <w:r w:rsidR="00286937" w:rsidRPr="003F0F68">
        <w:rPr>
          <w:rFonts w:ascii="Times New Roman" w:eastAsia="Times New Roman" w:hAnsi="Times New Roman" w:cs="Times New Roman"/>
          <w:color w:val="000000"/>
          <w:sz w:val="28"/>
          <w:szCs w:val="28"/>
        </w:rPr>
        <w:t xml:space="preserve"> </w:t>
      </w:r>
      <w:r w:rsidR="00544A56">
        <w:rPr>
          <w:rFonts w:ascii="Times New Roman" w:eastAsia="Times New Roman" w:hAnsi="Times New Roman" w:cs="Times New Roman"/>
          <w:color w:val="000000"/>
          <w:sz w:val="28"/>
          <w:szCs w:val="28"/>
        </w:rPr>
        <w:t>8</w:t>
      </w:r>
      <w:r w:rsidR="00286937" w:rsidRPr="003F0F68">
        <w:rPr>
          <w:rFonts w:ascii="Times New Roman" w:eastAsia="Times New Roman" w:hAnsi="Times New Roman" w:cs="Times New Roman"/>
          <w:color w:val="000000"/>
          <w:sz w:val="28"/>
          <w:szCs w:val="28"/>
        </w:rPr>
        <w:t>(</w:t>
      </w:r>
      <w:r w:rsidR="00286937" w:rsidRPr="003F0F68">
        <w:rPr>
          <w:rFonts w:ascii="Times New Roman" w:eastAsia="Times New Roman" w:hAnsi="Times New Roman" w:cs="Times New Roman"/>
          <w:color w:val="000000"/>
          <w:sz w:val="28"/>
          <w:szCs w:val="28"/>
          <w:lang w:val="en-US"/>
        </w:rPr>
        <w:t>x</w:t>
      </w:r>
      <w:r w:rsidR="00286937" w:rsidRPr="003F0F68">
        <w:rPr>
          <w:rFonts w:ascii="Times New Roman" w:eastAsia="Times New Roman" w:hAnsi="Times New Roman" w:cs="Times New Roman"/>
          <w:color w:val="000000"/>
          <w:sz w:val="28"/>
          <w:szCs w:val="28"/>
        </w:rPr>
        <w:t>64) и выше</w:t>
      </w:r>
      <w:r w:rsidRPr="003F0F68">
        <w:rPr>
          <w:rFonts w:ascii="Times New Roman" w:eastAsia="Times New Roman" w:hAnsi="Times New Roman" w:cs="Times New Roman"/>
          <w:color w:val="000000"/>
          <w:sz w:val="28"/>
          <w:szCs w:val="28"/>
        </w:rPr>
        <w:t>.</w:t>
      </w:r>
    </w:p>
    <w:p w14:paraId="295E1AAA" w14:textId="77777777" w:rsidR="00DE7B3E" w:rsidRPr="003F0F68" w:rsidRDefault="00DE7B3E" w:rsidP="00544A56">
      <w:pPr>
        <w:pStyle w:val="TNR"/>
        <w:ind w:firstLine="567"/>
      </w:pPr>
      <w:r w:rsidRPr="003F0F68">
        <w:t>Требования к дизайну разрабатываемо</w:t>
      </w:r>
      <w:r w:rsidR="00A874BE">
        <w:t>го</w:t>
      </w:r>
      <w:r w:rsidRPr="003F0F68">
        <w:t xml:space="preserve"> программно</w:t>
      </w:r>
      <w:r w:rsidR="00A874BE">
        <w:t>го продукта</w:t>
      </w:r>
      <w:r w:rsidRPr="003F0F68">
        <w:t>:</w:t>
      </w:r>
    </w:p>
    <w:p w14:paraId="1A31AA8D" w14:textId="77777777" w:rsidR="00DE7B3E" w:rsidRDefault="00C34124" w:rsidP="00544A56">
      <w:pPr>
        <w:pStyle w:val="TNR"/>
        <w:numPr>
          <w:ilvl w:val="0"/>
          <w:numId w:val="12"/>
        </w:numPr>
      </w:pPr>
      <w:r>
        <w:t>Структурированная информация</w:t>
      </w:r>
    </w:p>
    <w:p w14:paraId="7E689EF0" w14:textId="77777777" w:rsidR="00C34124" w:rsidRPr="003F0F68" w:rsidRDefault="00C34124" w:rsidP="00544A56">
      <w:pPr>
        <w:pStyle w:val="TNR"/>
        <w:numPr>
          <w:ilvl w:val="0"/>
          <w:numId w:val="12"/>
        </w:numPr>
      </w:pPr>
      <w:r>
        <w:t>Эргономика</w:t>
      </w:r>
    </w:p>
    <w:p w14:paraId="0EA6547A" w14:textId="77777777" w:rsidR="00DE7B3E" w:rsidRDefault="00C34124" w:rsidP="00544A56">
      <w:pPr>
        <w:pStyle w:val="TNR"/>
        <w:numPr>
          <w:ilvl w:val="0"/>
          <w:numId w:val="12"/>
        </w:numPr>
      </w:pPr>
      <w:r>
        <w:t>Приятная</w:t>
      </w:r>
      <w:r w:rsidR="00DE7B3E" w:rsidRPr="003F0F68">
        <w:t xml:space="preserve"> </w:t>
      </w:r>
      <w:r>
        <w:t>визуализация</w:t>
      </w:r>
      <w:r w:rsidR="00DE7B3E" w:rsidRPr="003F0F68">
        <w:t>.</w:t>
      </w:r>
    </w:p>
    <w:p w14:paraId="1E038664" w14:textId="77777777" w:rsidR="00376551" w:rsidRPr="003F0F68" w:rsidRDefault="00376551" w:rsidP="00376551">
      <w:pPr>
        <w:pStyle w:val="TNR"/>
        <w:ind w:left="720" w:firstLine="0"/>
      </w:pPr>
    </w:p>
    <w:p w14:paraId="08477B67" w14:textId="77777777" w:rsidR="00473169" w:rsidRDefault="00473169" w:rsidP="00544A56">
      <w:pPr>
        <w:spacing w:after="0" w:line="360" w:lineRule="auto"/>
        <w:ind w:firstLine="709"/>
        <w:jc w:val="both"/>
        <w:rPr>
          <w:rFonts w:ascii="Times New Roman" w:hAnsi="Times New Roman" w:cs="Times New Roman"/>
          <w:sz w:val="28"/>
          <w:szCs w:val="28"/>
        </w:rPr>
      </w:pPr>
      <w:r w:rsidRPr="003F0F68">
        <w:rPr>
          <w:rFonts w:ascii="Times New Roman" w:hAnsi="Times New Roman" w:cs="Times New Roman"/>
          <w:sz w:val="28"/>
          <w:szCs w:val="28"/>
        </w:rPr>
        <w:t>Технические требования</w:t>
      </w:r>
      <w:r w:rsidR="00C34124">
        <w:rPr>
          <w:rFonts w:ascii="Times New Roman" w:hAnsi="Times New Roman" w:cs="Times New Roman"/>
          <w:sz w:val="28"/>
          <w:szCs w:val="28"/>
        </w:rPr>
        <w:t>:</w:t>
      </w:r>
    </w:p>
    <w:p w14:paraId="3955E66D" w14:textId="77777777" w:rsidR="00C34124" w:rsidRPr="00C34124" w:rsidRDefault="00C34124" w:rsidP="00544A56">
      <w:pPr>
        <w:spacing w:after="0" w:line="360" w:lineRule="auto"/>
        <w:ind w:firstLine="709"/>
        <w:jc w:val="both"/>
        <w:rPr>
          <w:rFonts w:ascii="Times New Roman" w:hAnsi="Times New Roman" w:cs="Times New Roman"/>
          <w:sz w:val="28"/>
          <w:szCs w:val="28"/>
        </w:rPr>
      </w:pPr>
      <w:commentRangeStart w:id="93"/>
      <w:r>
        <w:rPr>
          <w:rFonts w:ascii="Times New Roman" w:hAnsi="Times New Roman" w:cs="Times New Roman"/>
          <w:sz w:val="28"/>
          <w:szCs w:val="28"/>
        </w:rPr>
        <w:t xml:space="preserve">Работа с </w:t>
      </w:r>
      <w:r>
        <w:rPr>
          <w:rFonts w:ascii="Times New Roman" w:hAnsi="Times New Roman" w:cs="Times New Roman"/>
          <w:sz w:val="28"/>
          <w:szCs w:val="28"/>
          <w:lang w:val="en-US"/>
        </w:rPr>
        <w:t>vk</w:t>
      </w:r>
      <w:r w:rsidRPr="00C34124">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не ниже 5 версии</w:t>
      </w:r>
    </w:p>
    <w:p w14:paraId="2F75AC6E" w14:textId="77777777" w:rsidR="00C34124" w:rsidRPr="00C34124" w:rsidRDefault="00C34124" w:rsidP="00544A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Написание приложения на версии </w:t>
      </w:r>
      <w:r>
        <w:rPr>
          <w:rFonts w:ascii="Times New Roman" w:hAnsi="Times New Roman" w:cs="Times New Roman"/>
          <w:sz w:val="28"/>
          <w:szCs w:val="28"/>
          <w:lang w:val="en-US"/>
        </w:rPr>
        <w:t>PHP</w:t>
      </w:r>
      <w:r w:rsidRPr="00C34124">
        <w:rPr>
          <w:rFonts w:ascii="Times New Roman" w:hAnsi="Times New Roman" w:cs="Times New Roman"/>
          <w:sz w:val="28"/>
          <w:szCs w:val="28"/>
        </w:rPr>
        <w:t xml:space="preserve"> </w:t>
      </w:r>
      <w:r>
        <w:rPr>
          <w:rFonts w:ascii="Times New Roman" w:hAnsi="Times New Roman" w:cs="Times New Roman"/>
          <w:sz w:val="28"/>
          <w:szCs w:val="28"/>
        </w:rPr>
        <w:t>не ниже 7</w:t>
      </w:r>
    </w:p>
    <w:p w14:paraId="5064C0B7" w14:textId="77777777" w:rsidR="00A874BE" w:rsidRPr="00376551" w:rsidRDefault="00376551" w:rsidP="00544A56">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модернизации</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Возможность открытия браузера и работы с БД</w:t>
      </w:r>
    </w:p>
    <w:commentRangeEnd w:id="93"/>
    <w:p w14:paraId="444214A1" w14:textId="77777777" w:rsidR="000E7D5A" w:rsidRDefault="00F20C51" w:rsidP="003F0F68">
      <w:pPr>
        <w:spacing w:line="360" w:lineRule="auto"/>
        <w:ind w:firstLine="708"/>
        <w:rPr>
          <w:rFonts w:ascii="Times New Roman" w:eastAsia="Times New Roman" w:hAnsi="Times New Roman" w:cs="Times New Roman"/>
          <w:sz w:val="28"/>
          <w:szCs w:val="28"/>
        </w:rPr>
      </w:pPr>
      <w:r>
        <w:rPr>
          <w:rStyle w:val="af3"/>
        </w:rPr>
        <w:commentReference w:id="93"/>
      </w:r>
    </w:p>
    <w:p w14:paraId="361E50C3" w14:textId="77777777" w:rsidR="000E7D5A" w:rsidRPr="00C34124" w:rsidRDefault="000E7D5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40D0E60" w14:textId="77777777" w:rsidR="0080575F" w:rsidRDefault="00B82D2F" w:rsidP="00555B9E">
      <w:pPr>
        <w:pStyle w:val="1"/>
        <w:spacing w:before="0" w:line="360" w:lineRule="auto"/>
        <w:jc w:val="center"/>
        <w:rPr>
          <w:rFonts w:ascii="Times New Roman" w:hAnsi="Times New Roman" w:cs="Times New Roman"/>
          <w:color w:val="auto"/>
        </w:rPr>
      </w:pPr>
      <w:bookmarkStart w:id="94" w:name="_Toc534824519"/>
      <w:r w:rsidRPr="003F0F68">
        <w:rPr>
          <w:rFonts w:ascii="Times New Roman" w:hAnsi="Times New Roman" w:cs="Times New Roman"/>
          <w:color w:val="auto"/>
        </w:rPr>
        <w:lastRenderedPageBreak/>
        <w:t>1.3</w:t>
      </w:r>
      <w:r w:rsidR="00873CD4" w:rsidRPr="003F0F68">
        <w:rPr>
          <w:rFonts w:ascii="Times New Roman" w:hAnsi="Times New Roman" w:cs="Times New Roman"/>
          <w:color w:val="auto"/>
        </w:rPr>
        <w:t xml:space="preserve"> </w:t>
      </w:r>
      <w:r w:rsidR="0080575F" w:rsidRPr="003F0F68">
        <w:rPr>
          <w:rFonts w:ascii="Times New Roman" w:hAnsi="Times New Roman" w:cs="Times New Roman"/>
          <w:color w:val="auto"/>
        </w:rPr>
        <w:t>Анализ существующих разработок</w:t>
      </w:r>
      <w:bookmarkEnd w:id="94"/>
    </w:p>
    <w:p w14:paraId="43ED41EE" w14:textId="77777777" w:rsidR="00F20C51" w:rsidRDefault="00F20C51" w:rsidP="003E5A28">
      <w:pPr>
        <w:pStyle w:val="TNR"/>
        <w:jc w:val="center"/>
        <w:rPr>
          <w:ins w:id="95" w:author="Виктория" w:date="2019-01-14T11:40:00Z"/>
        </w:rPr>
      </w:pPr>
      <w:ins w:id="96" w:author="Виктория" w:date="2019-01-14T11:40:00Z">
        <w:r>
          <w:t>Нужно поясняющее предложение – что будет рассмотрено и зачем</w:t>
        </w:r>
      </w:ins>
    </w:p>
    <w:p w14:paraId="00072520" w14:textId="77777777" w:rsidR="003E5A28" w:rsidRPr="003E5A28" w:rsidRDefault="003E5A28" w:rsidP="003E5A28">
      <w:pPr>
        <w:pStyle w:val="TNR"/>
        <w:jc w:val="center"/>
      </w:pPr>
      <w:r w:rsidRPr="001B289F">
        <w:rPr>
          <w:lang w:val="en-US"/>
        </w:rPr>
        <w:t>Kuku</w:t>
      </w:r>
    </w:p>
    <w:p w14:paraId="2D27F20D" w14:textId="77777777" w:rsidR="009D4B29" w:rsidRDefault="009D4B29" w:rsidP="003E5A28">
      <w:pPr>
        <w:spacing w:line="360" w:lineRule="auto"/>
        <w:ind w:firstLine="708"/>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r w:rsidRPr="001B289F">
        <w:rPr>
          <w:rFonts w:ascii="Times New Roman" w:hAnsi="Times New Roman" w:cs="Times New Roman"/>
          <w:sz w:val="28"/>
          <w:szCs w:val="28"/>
        </w:rPr>
        <w:t xml:space="preserve"> </w:t>
      </w:r>
      <w:commentRangeStart w:id="97"/>
      <w:r w:rsidRPr="001B289F">
        <w:rPr>
          <w:rFonts w:ascii="Times New Roman" w:hAnsi="Times New Roman" w:cs="Times New Roman"/>
          <w:sz w:val="28"/>
          <w:szCs w:val="28"/>
        </w:rPr>
        <w:t>-</w:t>
      </w:r>
      <w:commentRangeEnd w:id="97"/>
      <w:r w:rsidR="007B3CB1">
        <w:rPr>
          <w:rStyle w:val="af3"/>
        </w:rPr>
        <w:commentReference w:id="97"/>
      </w:r>
      <w:r w:rsidRPr="001B289F">
        <w:rPr>
          <w:rFonts w:ascii="Times New Roman" w:hAnsi="Times New Roman" w:cs="Times New Roman"/>
          <w:sz w:val="28"/>
          <w:szCs w:val="28"/>
        </w:rPr>
        <w:t xml:space="preserve"> </w:t>
      </w:r>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14:paraId="707DA3C1" w14:textId="77777777" w:rsidR="002011F8" w:rsidRDefault="004F3888" w:rsidP="001B289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44AE05" wp14:editId="3AD4CAC9">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p>
    <w:p w14:paraId="1F001216" w14:textId="77777777" w:rsidR="001B289F" w:rsidRPr="001B289F" w:rsidRDefault="008A6F0D" w:rsidP="001B289F">
      <w:pPr>
        <w:tabs>
          <w:tab w:val="center" w:pos="5031"/>
          <w:tab w:val="left" w:pos="6751"/>
        </w:tabs>
        <w:spacing w:line="360" w:lineRule="auto"/>
        <w:ind w:firstLine="708"/>
        <w:rPr>
          <w:rFonts w:ascii="Times New Roman" w:hAnsi="Times New Roman" w:cs="Times New Roman"/>
          <w:sz w:val="28"/>
          <w:szCs w:val="28"/>
        </w:rPr>
      </w:pPr>
      <w:commentRangeStart w:id="98"/>
      <w:r>
        <w:rPr>
          <w:rFonts w:ascii="Times New Roman" w:hAnsi="Times New Roman" w:cs="Times New Roman"/>
          <w:sz w:val="28"/>
          <w:szCs w:val="28"/>
        </w:rPr>
        <w:tab/>
        <w:t>Рис 1</w:t>
      </w:r>
      <w:ins w:id="99" w:author="Виктория" w:date="2019-01-14T11:40:00Z">
        <w:r w:rsidR="00F20C51">
          <w:rPr>
            <w:rFonts w:ascii="Times New Roman" w:hAnsi="Times New Roman" w:cs="Times New Roman"/>
            <w:sz w:val="28"/>
            <w:szCs w:val="28"/>
          </w:rPr>
          <w:t>.</w:t>
        </w:r>
      </w:ins>
      <w:commentRangeStart w:id="100"/>
      <w:r w:rsidR="001B289F">
        <w:rPr>
          <w:rFonts w:ascii="Times New Roman" w:hAnsi="Times New Roman" w:cs="Times New Roman"/>
          <w:sz w:val="28"/>
          <w:szCs w:val="28"/>
        </w:rPr>
        <w:t xml:space="preserve"> – </w:t>
      </w:r>
      <w:commentRangeEnd w:id="100"/>
      <w:r w:rsidR="00F20C51">
        <w:rPr>
          <w:rStyle w:val="af3"/>
        </w:rPr>
        <w:commentReference w:id="100"/>
      </w:r>
      <w:r w:rsidR="00511053">
        <w:rPr>
          <w:rFonts w:ascii="Times New Roman" w:hAnsi="Times New Roman" w:cs="Times New Roman"/>
          <w:sz w:val="28"/>
          <w:szCs w:val="28"/>
        </w:rPr>
        <w:t xml:space="preserve">главное окно </w:t>
      </w:r>
      <w:r w:rsidR="001B289F">
        <w:rPr>
          <w:rFonts w:ascii="Times New Roman" w:hAnsi="Times New Roman" w:cs="Times New Roman"/>
          <w:sz w:val="28"/>
          <w:szCs w:val="28"/>
        </w:rPr>
        <w:t>«</w:t>
      </w:r>
      <w:r w:rsidR="001B289F" w:rsidRPr="001B289F">
        <w:rPr>
          <w:rFonts w:ascii="Times New Roman" w:hAnsi="Times New Roman" w:cs="Times New Roman"/>
          <w:sz w:val="28"/>
          <w:szCs w:val="28"/>
        </w:rPr>
        <w:t>Kuku</w:t>
      </w:r>
      <w:r w:rsidR="001B289F">
        <w:rPr>
          <w:rFonts w:ascii="Times New Roman" w:hAnsi="Times New Roman" w:cs="Times New Roman"/>
          <w:sz w:val="28"/>
          <w:szCs w:val="28"/>
        </w:rPr>
        <w:t>»</w:t>
      </w:r>
      <w:ins w:id="101" w:author="Виктория" w:date="2019-01-14T11:41:00Z">
        <w:r w:rsidR="00F20C51">
          <w:rPr>
            <w:rFonts w:ascii="Times New Roman" w:hAnsi="Times New Roman" w:cs="Times New Roman"/>
            <w:sz w:val="28"/>
            <w:szCs w:val="28"/>
          </w:rPr>
          <w:t>.</w:t>
        </w:r>
      </w:ins>
      <w:r w:rsidR="001B289F">
        <w:rPr>
          <w:rFonts w:ascii="Times New Roman" w:hAnsi="Times New Roman" w:cs="Times New Roman"/>
          <w:sz w:val="28"/>
          <w:szCs w:val="28"/>
        </w:rPr>
        <w:tab/>
      </w:r>
    </w:p>
    <w:p w14:paraId="60C289EA" w14:textId="77777777" w:rsidR="001B289F" w:rsidRDefault="006F507C" w:rsidP="001B289F">
      <w:pPr>
        <w:spacing w:line="360" w:lineRule="auto"/>
        <w:jc w:val="both"/>
        <w:rPr>
          <w:rFonts w:ascii="Times New Roman" w:hAnsi="Times New Roman" w:cs="Times New Roman"/>
          <w:sz w:val="28"/>
          <w:szCs w:val="28"/>
        </w:rPr>
      </w:pPr>
      <w:commentRangeStart w:id="102"/>
      <w:r>
        <w:rPr>
          <w:rFonts w:ascii="Times New Roman" w:hAnsi="Times New Roman" w:cs="Times New Roman"/>
          <w:sz w:val="28"/>
          <w:szCs w:val="28"/>
        </w:rPr>
        <w:t xml:space="preserve">Плюсы: </w:t>
      </w:r>
    </w:p>
    <w:p w14:paraId="2231D17E" w14:textId="77777777" w:rsidR="006F507C" w:rsidRPr="000D4E40" w:rsidRDefault="006F507C" w:rsidP="006F507C">
      <w:pPr>
        <w:spacing w:line="360" w:lineRule="auto"/>
        <w:jc w:val="both"/>
        <w:rPr>
          <w:rFonts w:ascii="Times New Roman" w:hAnsi="Times New Roman" w:cs="Times New Roman"/>
          <w:color w:val="222222"/>
          <w:sz w:val="28"/>
          <w:szCs w:val="28"/>
          <w:shd w:val="clear" w:color="auto" w:fill="FFFFFF"/>
        </w:rPr>
      </w:pPr>
      <w:r w:rsidRPr="000D4E40">
        <w:rPr>
          <w:rFonts w:ascii="Times New Roman" w:hAnsi="Times New Roman" w:cs="Times New Roman"/>
          <w:color w:val="222222"/>
          <w:sz w:val="28"/>
          <w:szCs w:val="28"/>
          <w:shd w:val="clear" w:color="auto" w:fill="FFFFFF"/>
        </w:rPr>
        <w:t>Есть бесплатный 14-дневный пробный период.</w:t>
      </w:r>
    </w:p>
    <w:p w14:paraId="6C3E8F6F" w14:textId="77777777" w:rsidR="000D4E40" w:rsidRDefault="000D4E40" w:rsidP="001B289F">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14:paraId="37118C29" w14:textId="77777777" w:rsidR="00AA50E2" w:rsidRDefault="000D4E40" w:rsidP="00AA50E2">
      <w:pPr>
        <w:spacing w:line="360" w:lineRule="auto"/>
        <w:jc w:val="both"/>
        <w:rPr>
          <w:rFonts w:ascii="Times New Roman" w:hAnsi="Times New Roman" w:cs="Times New Roman"/>
          <w:color w:val="222222"/>
          <w:sz w:val="28"/>
          <w:szCs w:val="28"/>
          <w:shd w:val="clear" w:color="auto" w:fill="FFFFFF"/>
        </w:rPr>
      </w:pPr>
      <w:r w:rsidRPr="000D4E40">
        <w:rPr>
          <w:rFonts w:ascii="Times New Roman" w:hAnsi="Times New Roman" w:cs="Times New Roman"/>
          <w:color w:val="222222"/>
          <w:sz w:val="28"/>
          <w:szCs w:val="28"/>
          <w:shd w:val="clear" w:color="auto" w:fill="FFFFFF"/>
        </w:rPr>
        <w:t>Далее минимальный тариф стоит 399 р (не более 5 аккаунтов и не более 500 постов).</w:t>
      </w:r>
      <w:commentRangeEnd w:id="98"/>
      <w:r w:rsidR="00F20C51">
        <w:rPr>
          <w:rStyle w:val="af3"/>
        </w:rPr>
        <w:commentReference w:id="98"/>
      </w:r>
      <w:r w:rsidR="00AA50E2">
        <w:rPr>
          <w:rFonts w:ascii="Times New Roman" w:hAnsi="Times New Roman" w:cs="Times New Roman"/>
          <w:color w:val="222222"/>
          <w:sz w:val="28"/>
          <w:szCs w:val="28"/>
          <w:shd w:val="clear" w:color="auto" w:fill="FFFFFF"/>
        </w:rPr>
        <w:br w:type="page"/>
      </w:r>
    </w:p>
    <w:commentRangeEnd w:id="102"/>
    <w:p w14:paraId="373ADE08" w14:textId="77777777" w:rsidR="005876A2" w:rsidRPr="003E5A28" w:rsidRDefault="00F20C51" w:rsidP="003E5A28">
      <w:pPr>
        <w:pStyle w:val="TNR"/>
        <w:jc w:val="center"/>
      </w:pPr>
      <w:r>
        <w:rPr>
          <w:rStyle w:val="af3"/>
          <w:rFonts w:asciiTheme="minorHAnsi" w:eastAsiaTheme="minorEastAsia" w:hAnsiTheme="minorHAnsi" w:cstheme="minorBidi"/>
          <w:lang w:eastAsia="ru-RU"/>
        </w:rPr>
        <w:lastRenderedPageBreak/>
        <w:commentReference w:id="102"/>
      </w:r>
      <w:r w:rsidR="005876A2" w:rsidRPr="003E5A28">
        <w:t>TargetHunter</w:t>
      </w:r>
    </w:p>
    <w:p w14:paraId="6864AA47" w14:textId="77777777" w:rsidR="0015471B" w:rsidRPr="0015471B" w:rsidRDefault="00511053" w:rsidP="0015471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Програмный продукт - TargetHunter </w:t>
      </w:r>
      <w:commentRangeStart w:id="103"/>
      <w:r>
        <w:rPr>
          <w:rFonts w:ascii="Times New Roman" w:hAnsi="Times New Roman" w:cs="Times New Roman"/>
          <w:sz w:val="28"/>
          <w:szCs w:val="28"/>
        </w:rPr>
        <w:t>—</w:t>
      </w:r>
      <w:commentRangeEnd w:id="103"/>
      <w:r w:rsidR="007B3CB1">
        <w:rPr>
          <w:rStyle w:val="af3"/>
        </w:rPr>
        <w:commentReference w:id="103"/>
      </w:r>
      <w:r>
        <w:rPr>
          <w:rFonts w:ascii="Times New Roman" w:hAnsi="Times New Roman" w:cs="Times New Roman"/>
          <w:sz w:val="28"/>
          <w:szCs w:val="28"/>
        </w:rPr>
        <w:t xml:space="preserve"> п</w:t>
      </w:r>
      <w:r w:rsidR="0015471B" w:rsidRPr="0015471B">
        <w:rPr>
          <w:rFonts w:ascii="Times New Roman" w:hAnsi="Times New Roman" w:cs="Times New Roman"/>
          <w:sz w:val="28"/>
          <w:szCs w:val="28"/>
        </w:rPr>
        <w:t>редоставляет современные инструменты для анализа и подбора активной целевой аудитории ВКонтакте. С</w:t>
      </w:r>
      <w:r w:rsidR="0052512A">
        <w:rPr>
          <w:rFonts w:ascii="Times New Roman" w:hAnsi="Times New Roman" w:cs="Times New Roman"/>
          <w:sz w:val="28"/>
          <w:szCs w:val="28"/>
        </w:rPr>
        <w:t>ервис позволя</w:t>
      </w:r>
      <w:r w:rsidR="0015471B" w:rsidRPr="0015471B">
        <w:rPr>
          <w:rFonts w:ascii="Times New Roman" w:hAnsi="Times New Roman" w:cs="Times New Roman"/>
          <w:sz w:val="28"/>
          <w:szCs w:val="28"/>
        </w:rPr>
        <w:t>ет значительно снизить рекламные расходы</w:t>
      </w:r>
      <w:r w:rsidR="0052512A">
        <w:rPr>
          <w:rFonts w:ascii="Times New Roman" w:hAnsi="Times New Roman" w:cs="Times New Roman"/>
          <w:sz w:val="28"/>
          <w:szCs w:val="28"/>
        </w:rPr>
        <w:t>, за счет проработанных алгоритмов</w:t>
      </w:r>
      <w:r w:rsidR="0015471B" w:rsidRPr="0015471B">
        <w:rPr>
          <w:rFonts w:ascii="Times New Roman" w:hAnsi="Times New Roman" w:cs="Times New Roman"/>
          <w:sz w:val="28"/>
          <w:szCs w:val="28"/>
        </w:rPr>
        <w:t>.</w:t>
      </w:r>
    </w:p>
    <w:p w14:paraId="78E549AB" w14:textId="77777777" w:rsidR="002011F8" w:rsidRDefault="00C14DBD" w:rsidP="00BC5BD2">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10745A1D" wp14:editId="5AB1BCE3">
            <wp:extent cx="5876757" cy="468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rgetHun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p>
    <w:p w14:paraId="0F482A32" w14:textId="77777777" w:rsidR="004F3888" w:rsidRPr="00B63DF4" w:rsidRDefault="004F3888" w:rsidP="004F388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B63DF4">
        <w:rPr>
          <w:rFonts w:ascii="Times New Roman" w:hAnsi="Times New Roman" w:cs="Times New Roman"/>
          <w:sz w:val="28"/>
          <w:szCs w:val="28"/>
        </w:rPr>
        <w:t>2</w:t>
      </w:r>
      <w:r>
        <w:rPr>
          <w:rFonts w:ascii="Times New Roman" w:hAnsi="Times New Roman" w:cs="Times New Roman"/>
          <w:sz w:val="28"/>
          <w:szCs w:val="28"/>
        </w:rPr>
        <w:t xml:space="preserve"> – </w:t>
      </w:r>
      <w:r w:rsidR="00511053">
        <w:rPr>
          <w:rFonts w:ascii="Times New Roman" w:hAnsi="Times New Roman" w:cs="Times New Roman"/>
          <w:sz w:val="28"/>
          <w:szCs w:val="28"/>
        </w:rPr>
        <w:t xml:space="preserve">окно запроса </w:t>
      </w:r>
      <w:r>
        <w:rPr>
          <w:rFonts w:ascii="Times New Roman" w:hAnsi="Times New Roman" w:cs="Times New Roman"/>
          <w:sz w:val="28"/>
          <w:szCs w:val="28"/>
        </w:rPr>
        <w:t>«TargetHunter»</w:t>
      </w:r>
    </w:p>
    <w:p w14:paraId="5E878A6B" w14:textId="77777777" w:rsidR="001F53CA" w:rsidRPr="001F53CA" w:rsidRDefault="001F53CA" w:rsidP="00BC5BD2">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p w14:paraId="10D604F0" w14:textId="77777777"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 xml:space="preserve">Приложение предоставляет 20 функций совершенно бесплатно. </w:t>
      </w:r>
    </w:p>
    <w:p w14:paraId="7D882B66" w14:textId="77777777"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14:paraId="6BF5DB71" w14:textId="77777777"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Стандартный тариф включает 90 функций для сбора ЦА и стоит 799 рублей на 30 дней.</w:t>
      </w:r>
      <w:r>
        <w:rPr>
          <w:rFonts w:ascii="Times New Roman" w:hAnsi="Times New Roman" w:cs="Times New Roman"/>
          <w:color w:val="222222"/>
          <w:sz w:val="28"/>
          <w:szCs w:val="28"/>
          <w:shd w:val="clear" w:color="auto" w:fill="FFFFFF"/>
        </w:rPr>
        <w:t xml:space="preserve"> </w:t>
      </w:r>
    </w:p>
    <w:p w14:paraId="51F073C3" w14:textId="77777777"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Н</w:t>
      </w:r>
      <w:r w:rsidRPr="00902E69">
        <w:rPr>
          <w:rFonts w:ascii="Times New Roman" w:hAnsi="Times New Roman" w:cs="Times New Roman"/>
          <w:color w:val="222222"/>
          <w:sz w:val="28"/>
          <w:szCs w:val="28"/>
          <w:shd w:val="clear" w:color="auto" w:fill="FFFFFF"/>
        </w:rPr>
        <w:t>е</w:t>
      </w:r>
      <w:r>
        <w:rPr>
          <w:rFonts w:ascii="Times New Roman" w:hAnsi="Times New Roman" w:cs="Times New Roman"/>
          <w:color w:val="222222"/>
          <w:sz w:val="28"/>
          <w:szCs w:val="28"/>
          <w:shd w:val="clear" w:color="auto" w:fill="FFFFFF"/>
        </w:rPr>
        <w:t xml:space="preserve"> обеспечивает возможности постить записи больше недели</w:t>
      </w:r>
    </w:p>
    <w:p w14:paraId="1095E778" w14:textId="77777777" w:rsidR="00AA50E2" w:rsidRDefault="002011F8" w:rsidP="00B17081">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Для наших целей является избыточным</w:t>
      </w:r>
      <w:r w:rsidR="0037020A">
        <w:rPr>
          <w:rFonts w:ascii="Times New Roman" w:hAnsi="Times New Roman" w:cs="Times New Roman"/>
          <w:color w:val="222222"/>
          <w:sz w:val="28"/>
          <w:szCs w:val="28"/>
          <w:shd w:val="clear" w:color="auto" w:fill="FFFFFF"/>
        </w:rPr>
        <w:t xml:space="preserve"> </w:t>
      </w:r>
      <w:r w:rsidR="0037020A" w:rsidRPr="009C4CA3">
        <w:rPr>
          <w:rFonts w:ascii="Times New Roman" w:hAnsi="Times New Roman" w:cs="Times New Roman"/>
          <w:color w:val="222222"/>
          <w:sz w:val="28"/>
          <w:szCs w:val="28"/>
          <w:shd w:val="clear" w:color="auto" w:fill="FFFFFF"/>
        </w:rPr>
        <w:t>функционал</w:t>
      </w:r>
      <w:r>
        <w:rPr>
          <w:rFonts w:ascii="Times New Roman" w:hAnsi="Times New Roman" w:cs="Times New Roman"/>
          <w:color w:val="222222"/>
          <w:sz w:val="28"/>
          <w:szCs w:val="28"/>
          <w:shd w:val="clear" w:color="auto" w:fill="FFFFFF"/>
        </w:rPr>
        <w:t>, платным</w:t>
      </w:r>
      <w:r w:rsidR="00902E69">
        <w:rPr>
          <w:rFonts w:ascii="Times New Roman" w:hAnsi="Times New Roman" w:cs="Times New Roman"/>
          <w:color w:val="222222"/>
          <w:sz w:val="28"/>
          <w:szCs w:val="28"/>
          <w:shd w:val="clear" w:color="auto" w:fill="FFFFFF"/>
        </w:rPr>
        <w:t>.</w:t>
      </w:r>
    </w:p>
    <w:p w14:paraId="61DDA216" w14:textId="77777777" w:rsidR="00BC5BD2" w:rsidRPr="003E5A28" w:rsidRDefault="00BC5BD2" w:rsidP="003E5A28">
      <w:pPr>
        <w:pStyle w:val="TNR"/>
        <w:jc w:val="center"/>
        <w:rPr>
          <w:shd w:val="clear" w:color="auto" w:fill="FFFFFF"/>
        </w:rPr>
      </w:pPr>
      <w:r w:rsidRPr="003E5A28">
        <w:rPr>
          <w:shd w:val="clear" w:color="auto" w:fill="FFFFFF"/>
        </w:rPr>
        <w:t>YouScan</w:t>
      </w:r>
    </w:p>
    <w:p w14:paraId="0EA00860" w14:textId="77777777" w:rsidR="009C4CA3" w:rsidRPr="00B63DF4" w:rsidRDefault="00514934" w:rsidP="003019DE">
      <w:pPr>
        <w:spacing w:line="360" w:lineRule="auto"/>
        <w:jc w:val="both"/>
        <w:rPr>
          <w:rFonts w:ascii="Times New Roman" w:hAnsi="Times New Roman" w:cs="Times New Roman"/>
          <w:color w:val="222222"/>
          <w:sz w:val="28"/>
          <w:szCs w:val="28"/>
          <w:shd w:val="clear" w:color="auto" w:fill="FFFFFF"/>
        </w:rPr>
      </w:pPr>
      <w:r w:rsidRPr="00BC5BD2">
        <w:rPr>
          <w:rFonts w:ascii="Times New Roman" w:hAnsi="Times New Roman" w:cs="Times New Roman"/>
          <w:color w:val="222222"/>
          <w:sz w:val="28"/>
          <w:szCs w:val="28"/>
          <w:shd w:val="clear" w:color="auto" w:fill="FFFFFF"/>
        </w:rPr>
        <w:t>YouScan</w:t>
      </w:r>
      <w:r>
        <w:rPr>
          <w:rFonts w:ascii="Times New Roman" w:hAnsi="Times New Roman" w:cs="Times New Roman"/>
          <w:color w:val="222222"/>
          <w:sz w:val="28"/>
          <w:szCs w:val="28"/>
          <w:shd w:val="clear" w:color="auto" w:fill="FFFFFF"/>
        </w:rPr>
        <w:t xml:space="preserve"> м</w:t>
      </w:r>
      <w:r w:rsidR="009C4CA3" w:rsidRPr="00EC7C26">
        <w:rPr>
          <w:rFonts w:ascii="Times New Roman" w:hAnsi="Times New Roman" w:cs="Times New Roman"/>
          <w:color w:val="222222"/>
          <w:sz w:val="28"/>
          <w:szCs w:val="28"/>
          <w:shd w:val="clear" w:color="auto" w:fill="FFFFFF"/>
        </w:rPr>
        <w:t xml:space="preserve">ониторинг социальных сетей, сайтов отзывов и СМИ. Отслеживает упоминания бренда или любых друг слов. </w:t>
      </w:r>
    </w:p>
    <w:p w14:paraId="2C6E114F" w14:textId="77777777" w:rsidR="00BC5BD2" w:rsidRDefault="00646BCE"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6FA82CB3" wp14:editId="21C7BFD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p>
    <w:p w14:paraId="159AD3A7" w14:textId="77777777" w:rsidR="009F46B1" w:rsidRPr="00B63DF4" w:rsidRDefault="009F46B1" w:rsidP="009F46B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3 – </w:t>
      </w:r>
      <w:r w:rsidR="00511053">
        <w:rPr>
          <w:rFonts w:ascii="Times New Roman" w:hAnsi="Times New Roman" w:cs="Times New Roman"/>
          <w:sz w:val="28"/>
          <w:szCs w:val="28"/>
        </w:rPr>
        <w:t xml:space="preserve">окно отчета </w:t>
      </w:r>
      <w:r>
        <w:rPr>
          <w:rFonts w:ascii="Times New Roman" w:hAnsi="Times New Roman" w:cs="Times New Roman"/>
          <w:sz w:val="28"/>
          <w:szCs w:val="28"/>
        </w:rPr>
        <w:t>«</w:t>
      </w:r>
      <w:r w:rsidRPr="00BC5BD2">
        <w:rPr>
          <w:rFonts w:ascii="Times New Roman" w:hAnsi="Times New Roman" w:cs="Times New Roman"/>
          <w:color w:val="222222"/>
          <w:sz w:val="28"/>
          <w:szCs w:val="28"/>
          <w:shd w:val="clear" w:color="auto" w:fill="FFFFFF"/>
        </w:rPr>
        <w:t>YouScan</w:t>
      </w:r>
      <w:r>
        <w:rPr>
          <w:rFonts w:ascii="Times New Roman" w:hAnsi="Times New Roman" w:cs="Times New Roman"/>
          <w:sz w:val="28"/>
          <w:szCs w:val="28"/>
        </w:rPr>
        <w:t>»</w:t>
      </w:r>
    </w:p>
    <w:p w14:paraId="6FB659E0"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14:paraId="41A2C6A8"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14:paraId="1CAC049C"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14:paraId="0E398587"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14:paraId="4FC45001" w14:textId="77777777"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24/7.</w:t>
      </w:r>
    </w:p>
    <w:p w14:paraId="393E068A"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14:paraId="1B8D9D40" w14:textId="77777777"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lastRenderedPageBreak/>
        <w:t xml:space="preserve">Минусы: </w:t>
      </w:r>
    </w:p>
    <w:p w14:paraId="22D64DCF" w14:textId="77777777"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14:paraId="1273C276" w14:textId="77777777"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Демо доступно только по запросу.</w:t>
      </w:r>
    </w:p>
    <w:p w14:paraId="7DF7EE8C" w14:textId="77777777" w:rsidR="00AD070E" w:rsidRPr="005A1A26" w:rsidRDefault="00AD070E" w:rsidP="00627180">
      <w:pPr>
        <w:pStyle w:val="TNR"/>
        <w:jc w:val="center"/>
        <w:rPr>
          <w:noProof/>
        </w:rPr>
      </w:pPr>
      <w:r>
        <w:rPr>
          <w:noProof/>
          <w:lang w:val="en-US"/>
        </w:rPr>
        <w:t>Sobot</w:t>
      </w:r>
    </w:p>
    <w:p w14:paraId="2B876E37" w14:textId="77777777" w:rsidR="00AD070E" w:rsidRPr="00AD070E" w:rsidRDefault="00AD070E" w:rsidP="00573561">
      <w:pPr>
        <w:spacing w:line="360" w:lineRule="auto"/>
        <w:ind w:firstLine="708"/>
        <w:jc w:val="both"/>
        <w:rPr>
          <w:rFonts w:ascii="Times New Roman" w:hAnsi="Times New Roman" w:cs="Times New Roman"/>
          <w:noProof/>
          <w:sz w:val="28"/>
          <w:szCs w:val="28"/>
        </w:rPr>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p>
    <w:p w14:paraId="059C097A"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На сайте можно скачать бот-программу,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14:paraId="4E244A76" w14:textId="77777777" w:rsidR="00AD070E" w:rsidRDefault="00AD070E" w:rsidP="009A795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1896C5" wp14:editId="555CC55A">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p>
    <w:p w14:paraId="61497319" w14:textId="77777777" w:rsidR="00573561" w:rsidRPr="00B63DF4" w:rsidRDefault="00573561" w:rsidP="0057356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 –</w:t>
      </w:r>
      <w:r w:rsidR="00511053">
        <w:rPr>
          <w:rFonts w:ascii="Times New Roman" w:hAnsi="Times New Roman" w:cs="Times New Roman"/>
          <w:sz w:val="28"/>
          <w:szCs w:val="28"/>
        </w:rPr>
        <w:t>окно запроса</w:t>
      </w:r>
      <w:r>
        <w:rPr>
          <w:rFonts w:ascii="Times New Roman" w:hAnsi="Times New Roman" w:cs="Times New Roman"/>
          <w:sz w:val="28"/>
          <w:szCs w:val="28"/>
        </w:rPr>
        <w:t xml:space="preserve"> «</w:t>
      </w:r>
      <w:r>
        <w:rPr>
          <w:rFonts w:ascii="Times New Roman" w:hAnsi="Times New Roman" w:cs="Times New Roman"/>
          <w:noProof/>
          <w:sz w:val="28"/>
          <w:szCs w:val="28"/>
          <w:lang w:val="en-US"/>
        </w:rPr>
        <w:t>Sobot</w:t>
      </w:r>
      <w:r>
        <w:rPr>
          <w:rFonts w:ascii="Times New Roman" w:hAnsi="Times New Roman" w:cs="Times New Roman"/>
          <w:sz w:val="28"/>
          <w:szCs w:val="28"/>
        </w:rPr>
        <w:t>»</w:t>
      </w:r>
    </w:p>
    <w:p w14:paraId="59D164F1"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Возможности Sobot</w:t>
      </w:r>
    </w:p>
    <w:p w14:paraId="511A49BE"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xml:space="preserve">• Делает публикацию постов, комментариев, ищет группы; </w:t>
      </w:r>
    </w:p>
    <w:p w14:paraId="788BCFD8"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Занимается рассылкой личных сообщений;</w:t>
      </w:r>
    </w:p>
    <w:p w14:paraId="26B178CC"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Делает приглашения в группу и друзья;</w:t>
      </w:r>
    </w:p>
    <w:p w14:paraId="0173F02C"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Публикует комментарии в новостной ленте;</w:t>
      </w:r>
    </w:p>
    <w:p w14:paraId="57D17517"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Создает черный список групп и пользователей;</w:t>
      </w:r>
    </w:p>
    <w:p w14:paraId="1985DA89"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Пакетное добавление аккаунтов;</w:t>
      </w:r>
    </w:p>
    <w:p w14:paraId="3F1D7D48"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Бот лайкает посты и фотографиям, делает репосты;</w:t>
      </w:r>
    </w:p>
    <w:p w14:paraId="695BFFE1"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Автоматически подтверждает запрос на дружбу.</w:t>
      </w:r>
    </w:p>
    <w:p w14:paraId="09745AF2" w14:textId="77777777" w:rsidR="007B3CB1" w:rsidRDefault="000606D1" w:rsidP="00AD070E">
      <w:pPr>
        <w:spacing w:line="360" w:lineRule="auto"/>
        <w:jc w:val="both"/>
        <w:rPr>
          <w:ins w:id="104" w:author="Виктория" w:date="2019-01-14T11:42:00Z"/>
          <w:rFonts w:ascii="Times New Roman" w:hAnsi="Times New Roman" w:cs="Times New Roman"/>
          <w:noProof/>
          <w:sz w:val="28"/>
          <w:szCs w:val="28"/>
        </w:rPr>
      </w:pPr>
      <w:r>
        <w:rPr>
          <w:rFonts w:ascii="Times New Roman" w:hAnsi="Times New Roman" w:cs="Times New Roman"/>
          <w:noProof/>
          <w:sz w:val="28"/>
          <w:szCs w:val="28"/>
        </w:rPr>
        <w:lastRenderedPageBreak/>
        <w:t>Вывод: в своем приложении мы будем устранять минусы</w:t>
      </w:r>
      <w:ins w:id="105" w:author="Виктория" w:date="2019-01-14T11:42:00Z">
        <w:r w:rsidR="007B3CB1">
          <w:rPr>
            <w:rFonts w:ascii="Times New Roman" w:hAnsi="Times New Roman" w:cs="Times New Roman"/>
            <w:noProof/>
            <w:sz w:val="28"/>
            <w:szCs w:val="28"/>
          </w:rPr>
          <w:t>,</w:t>
        </w:r>
      </w:ins>
      <w:r>
        <w:rPr>
          <w:rFonts w:ascii="Times New Roman" w:hAnsi="Times New Roman" w:cs="Times New Roman"/>
          <w:noProof/>
          <w:sz w:val="28"/>
          <w:szCs w:val="28"/>
        </w:rPr>
        <w:t xml:space="preserve"> </w:t>
      </w:r>
      <w:commentRangeStart w:id="106"/>
      <w:r>
        <w:rPr>
          <w:rFonts w:ascii="Times New Roman" w:hAnsi="Times New Roman" w:cs="Times New Roman"/>
          <w:noProof/>
          <w:sz w:val="28"/>
          <w:szCs w:val="28"/>
        </w:rPr>
        <w:t>связанными с разным функционалом каждого приложения, будем объединять их в одном приложении</w:t>
      </w:r>
      <w:r w:rsidR="00CD6673">
        <w:rPr>
          <w:rFonts w:ascii="Times New Roman" w:hAnsi="Times New Roman" w:cs="Times New Roman"/>
          <w:noProof/>
          <w:sz w:val="28"/>
          <w:szCs w:val="28"/>
        </w:rPr>
        <w:t xml:space="preserve"> и  попробуем добавить свой функционал</w:t>
      </w:r>
      <w:commentRangeEnd w:id="106"/>
      <w:r w:rsidR="007B3CB1">
        <w:rPr>
          <w:rStyle w:val="af3"/>
        </w:rPr>
        <w:commentReference w:id="106"/>
      </w:r>
      <w:r w:rsidR="00CD6673">
        <w:rPr>
          <w:rFonts w:ascii="Times New Roman" w:hAnsi="Times New Roman" w:cs="Times New Roman"/>
          <w:noProof/>
          <w:sz w:val="28"/>
          <w:szCs w:val="28"/>
        </w:rPr>
        <w:t>.</w:t>
      </w:r>
    </w:p>
    <w:p w14:paraId="4FD1A139" w14:textId="77777777" w:rsidR="00AD070E" w:rsidRPr="00AD070E" w:rsidRDefault="000606D1" w:rsidP="00AD070E">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br/>
      </w:r>
    </w:p>
    <w:p w14:paraId="3822E119" w14:textId="77777777" w:rsidR="002011F8" w:rsidRDefault="002011F8" w:rsidP="009A795D">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2D224A4F" w14:textId="77777777" w:rsidR="007B3CB1" w:rsidRDefault="00AD32AF" w:rsidP="00555B9E">
      <w:pPr>
        <w:pStyle w:val="1"/>
        <w:spacing w:before="0" w:line="360" w:lineRule="auto"/>
        <w:jc w:val="center"/>
        <w:rPr>
          <w:ins w:id="107" w:author="Виктория" w:date="2019-01-14T11:42:00Z"/>
          <w:rFonts w:ascii="Times New Roman" w:eastAsia="Times New Roman" w:hAnsi="Times New Roman" w:cs="Times New Roman"/>
          <w:color w:val="000000"/>
        </w:rPr>
      </w:pPr>
      <w:bookmarkStart w:id="108" w:name="_Toc534824520"/>
      <w:r w:rsidRPr="003F0F68">
        <w:rPr>
          <w:rFonts w:ascii="Times New Roman" w:hAnsi="Times New Roman" w:cs="Times New Roman"/>
          <w:color w:val="auto"/>
        </w:rPr>
        <w:lastRenderedPageBreak/>
        <w:t xml:space="preserve">Глава 2. </w:t>
      </w:r>
      <w:r w:rsidR="007B3CB1">
        <w:rPr>
          <w:rFonts w:ascii="Times New Roman" w:eastAsia="Times New Roman" w:hAnsi="Times New Roman" w:cs="Times New Roman"/>
          <w:color w:val="000000"/>
        </w:rPr>
        <w:t xml:space="preserve">Разработка </w:t>
      </w:r>
      <w:r w:rsidR="007B3AF7">
        <w:rPr>
          <w:rFonts w:ascii="Times New Roman" w:eastAsia="Times New Roman" w:hAnsi="Times New Roman" w:cs="Times New Roman"/>
          <w:color w:val="000000"/>
        </w:rPr>
        <w:t>бота веб</w:t>
      </w:r>
      <w:r w:rsidR="007B3AF7" w:rsidRPr="00151E1A">
        <w:rPr>
          <w:rFonts w:ascii="Times New Roman" w:eastAsia="Times New Roman" w:hAnsi="Times New Roman" w:cs="Times New Roman"/>
          <w:color w:val="000000"/>
        </w:rPr>
        <w:t xml:space="preserve"> приложения  десктопной версии </w:t>
      </w:r>
    </w:p>
    <w:p w14:paraId="17898474" w14:textId="77777777" w:rsidR="00AD32AF" w:rsidRPr="003F0F68" w:rsidRDefault="007B3AF7" w:rsidP="00555B9E">
      <w:pPr>
        <w:pStyle w:val="1"/>
        <w:spacing w:before="0" w:line="360" w:lineRule="auto"/>
        <w:jc w:val="center"/>
        <w:rPr>
          <w:rFonts w:ascii="Times New Roman" w:hAnsi="Times New Roman" w:cs="Times New Roman"/>
          <w:color w:val="auto"/>
        </w:rPr>
      </w:pPr>
      <w:r w:rsidRPr="00151E1A">
        <w:rPr>
          <w:rFonts w:ascii="Times New Roman" w:eastAsia="Times New Roman" w:hAnsi="Times New Roman" w:cs="Times New Roman"/>
          <w:color w:val="000000"/>
        </w:rPr>
        <w:t>для социальной сети "ВКонтакте</w:t>
      </w:r>
      <w:bookmarkEnd w:id="108"/>
    </w:p>
    <w:p w14:paraId="11AB221F" w14:textId="77777777" w:rsidR="00FB6C60" w:rsidRPr="003F0F68" w:rsidRDefault="00FB6C60" w:rsidP="00555B9E">
      <w:pPr>
        <w:pStyle w:val="1"/>
        <w:spacing w:before="0" w:line="360" w:lineRule="auto"/>
        <w:jc w:val="center"/>
        <w:rPr>
          <w:rFonts w:ascii="Times New Roman" w:hAnsi="Times New Roman" w:cs="Times New Roman"/>
          <w:color w:val="auto"/>
        </w:rPr>
      </w:pPr>
      <w:bookmarkStart w:id="109" w:name="_Toc534824521"/>
      <w:r w:rsidRPr="003F0F68">
        <w:rPr>
          <w:rFonts w:ascii="Times New Roman" w:hAnsi="Times New Roman" w:cs="Times New Roman"/>
          <w:color w:val="auto"/>
        </w:rPr>
        <w:t xml:space="preserve">2.1. Описание и обоснование выбора состава технических </w:t>
      </w:r>
      <w:r w:rsidR="00914D6D" w:rsidRPr="003F0F68">
        <w:rPr>
          <w:rFonts w:ascii="Times New Roman" w:hAnsi="Times New Roman" w:cs="Times New Roman"/>
          <w:color w:val="auto"/>
        </w:rPr>
        <w:br/>
      </w:r>
      <w:r w:rsidRPr="003F0F68">
        <w:rPr>
          <w:rFonts w:ascii="Times New Roman" w:hAnsi="Times New Roman" w:cs="Times New Roman"/>
          <w:color w:val="auto"/>
        </w:rPr>
        <w:t>и программных средств разработки</w:t>
      </w:r>
      <w:bookmarkEnd w:id="109"/>
    </w:p>
    <w:p w14:paraId="6D48B9C7" w14:textId="77777777" w:rsidR="00FE28B3" w:rsidRDefault="004C27DF" w:rsidP="007D5774">
      <w:pPr>
        <w:spacing w:after="0" w:line="360" w:lineRule="auto"/>
        <w:ind w:firstLine="567"/>
        <w:jc w:val="both"/>
        <w:rPr>
          <w:rFonts w:ascii="Times New Roman" w:hAnsi="Times New Roman" w:cs="Times New Roman"/>
          <w:sz w:val="28"/>
          <w:szCs w:val="28"/>
        </w:rPr>
      </w:pPr>
      <w:commentRangeStart w:id="110"/>
      <w:r w:rsidRPr="003F0F68">
        <w:rPr>
          <w:rFonts w:ascii="Times New Roman" w:hAnsi="Times New Roman" w:cs="Times New Roman"/>
          <w:sz w:val="28"/>
          <w:szCs w:val="28"/>
        </w:rPr>
        <w:t xml:space="preserve">При создании программы </w:t>
      </w:r>
      <w:r w:rsidR="00914D6D" w:rsidRPr="003F0F68">
        <w:rPr>
          <w:rFonts w:ascii="Times New Roman" w:hAnsi="Times New Roman" w:cs="Times New Roman"/>
          <w:sz w:val="28"/>
          <w:szCs w:val="28"/>
        </w:rPr>
        <w:t>применялись</w:t>
      </w:r>
      <w:r w:rsidRPr="003F0F68">
        <w:rPr>
          <w:rFonts w:ascii="Times New Roman" w:hAnsi="Times New Roman" w:cs="Times New Roman"/>
          <w:sz w:val="28"/>
          <w:szCs w:val="28"/>
        </w:rPr>
        <w:t>:</w:t>
      </w:r>
      <w:r w:rsidR="007D5774" w:rsidRPr="007D5774">
        <w:rPr>
          <w:rFonts w:ascii="Times New Roman" w:hAnsi="Times New Roman" w:cs="Times New Roman"/>
          <w:sz w:val="28"/>
          <w:szCs w:val="28"/>
        </w:rPr>
        <w:t xml:space="preserve"> </w:t>
      </w:r>
      <w:commentRangeEnd w:id="110"/>
      <w:r w:rsidR="007B3CB1">
        <w:rPr>
          <w:rStyle w:val="af3"/>
        </w:rPr>
        <w:commentReference w:id="110"/>
      </w:r>
    </w:p>
    <w:p w14:paraId="1A0C022E" w14:textId="77777777" w:rsidR="007D5774" w:rsidRPr="007D5774" w:rsidRDefault="007D5774" w:rsidP="007D5774">
      <w:pPr>
        <w:spacing w:after="0" w:line="360" w:lineRule="auto"/>
        <w:ind w:firstLine="567"/>
        <w:jc w:val="both"/>
        <w:rPr>
          <w:rFonts w:ascii="Times New Roman" w:hAnsi="Times New Roman" w:cs="Times New Roman"/>
          <w:sz w:val="28"/>
          <w:szCs w:val="28"/>
        </w:rPr>
      </w:pPr>
      <w:r w:rsidRPr="007D5774">
        <w:rPr>
          <w:rFonts w:ascii="Times New Roman" w:hAnsi="Times New Roman" w:cs="Times New Roman"/>
          <w:sz w:val="28"/>
          <w:szCs w:val="28"/>
        </w:rPr>
        <w:t>PHP является наиболее распространенным языком веб-программирования. Подавляющ</w:t>
      </w:r>
      <w:ins w:id="111" w:author="Виктория" w:date="2019-01-14T11:43:00Z">
        <w:r w:rsidR="007B3CB1">
          <w:rPr>
            <w:rFonts w:ascii="Times New Roman" w:hAnsi="Times New Roman" w:cs="Times New Roman"/>
            <w:sz w:val="28"/>
            <w:szCs w:val="28"/>
          </w:rPr>
          <w:t>е</w:t>
        </w:r>
      </w:ins>
      <w:del w:id="112" w:author="Виктория" w:date="2019-01-14T11:43:00Z">
        <w:r w:rsidRPr="007D5774" w:rsidDel="007B3CB1">
          <w:rPr>
            <w:rFonts w:ascii="Times New Roman" w:hAnsi="Times New Roman" w:cs="Times New Roman"/>
            <w:sz w:val="28"/>
            <w:szCs w:val="28"/>
          </w:rPr>
          <w:delText>и</w:delText>
        </w:r>
      </w:del>
      <w:r w:rsidRPr="007D5774">
        <w:rPr>
          <w:rFonts w:ascii="Times New Roman" w:hAnsi="Times New Roman" w:cs="Times New Roman"/>
          <w:sz w:val="28"/>
          <w:szCs w:val="28"/>
        </w:rPr>
        <w:t>е большинство сайтов и веб-сервисов в интернете написано с помощью PHP. По некоторым оценкам PHP применяется более чем на 80% сайтов, среди которых такие сервисы, как facebook.com, vk.com, baidu.com и другие. И такая популярность неудивительна. Простота языка позволяет быстро и легко создавать сайты и порталы различной сложности.</w:t>
      </w:r>
    </w:p>
    <w:p w14:paraId="59BC4DFD" w14:textId="77777777" w:rsidR="00C30D31" w:rsidRDefault="007D5774" w:rsidP="00FE28B3">
      <w:pPr>
        <w:spacing w:after="0" w:line="360" w:lineRule="auto"/>
        <w:ind w:firstLine="567"/>
        <w:jc w:val="both"/>
        <w:rPr>
          <w:rFonts w:ascii="Times New Roman" w:hAnsi="Times New Roman" w:cs="Times New Roman"/>
          <w:sz w:val="28"/>
          <w:szCs w:val="28"/>
        </w:rPr>
      </w:pPr>
      <w:r w:rsidRPr="007D5774">
        <w:rPr>
          <w:rFonts w:ascii="Times New Roman" w:hAnsi="Times New Roman" w:cs="Times New Roman"/>
          <w:sz w:val="28"/>
          <w:szCs w:val="28"/>
        </w:rPr>
        <w:t>PHP был создан в 1994 году датским программистом Расмусом Лердорфом и изначально представлял собой набор скриптов на другом языке Perl. Позже этот набор скриптов был переписан в интерпретатор на языке Си. И с самого возникновения PHP (сокращение от PHP: Hypertext Preprocessor - PHP: Препроцессор гипертекста) представлял удобный набор инструментов для упрощенного создания веб-сайтов и веб-приложений.</w:t>
      </w:r>
    </w:p>
    <w:p w14:paraId="2808D45A" w14:textId="77777777" w:rsidR="00C30D31" w:rsidRPr="00C30D31" w:rsidRDefault="00C30D31" w:rsidP="00C30D31">
      <w:pPr>
        <w:spacing w:after="0" w:line="360" w:lineRule="auto"/>
        <w:jc w:val="both"/>
        <w:rPr>
          <w:rFonts w:ascii="Times New Roman" w:hAnsi="Times New Roman" w:cs="Times New Roman"/>
          <w:sz w:val="28"/>
          <w:szCs w:val="28"/>
        </w:rPr>
      </w:pPr>
      <w:commentRangeStart w:id="113"/>
      <w:r w:rsidRPr="00C30D31">
        <w:rPr>
          <w:rFonts w:ascii="Times New Roman" w:hAnsi="Times New Roman" w:cs="Times New Roman"/>
          <w:sz w:val="28"/>
          <w:szCs w:val="28"/>
        </w:rPr>
        <w:t>Какие преимущества предоставляет PHP?</w:t>
      </w:r>
      <w:commentRangeEnd w:id="113"/>
      <w:r w:rsidR="007B3CB1">
        <w:rPr>
          <w:rStyle w:val="af3"/>
        </w:rPr>
        <w:commentReference w:id="113"/>
      </w:r>
    </w:p>
    <w:p w14:paraId="75C75AAE" w14:textId="77777777" w:rsidR="00C30D31" w:rsidRDefault="00C30D31" w:rsidP="00C30D31">
      <w:pPr>
        <w:spacing w:after="0" w:line="360" w:lineRule="auto"/>
        <w:jc w:val="both"/>
        <w:rPr>
          <w:ins w:id="114" w:author="Виктория" w:date="2019-01-14T11:45:00Z"/>
          <w:rFonts w:ascii="Times New Roman" w:hAnsi="Times New Roman" w:cs="Times New Roman"/>
          <w:sz w:val="28"/>
          <w:szCs w:val="28"/>
        </w:rPr>
      </w:pPr>
    </w:p>
    <w:p w14:paraId="7BEECB2E" w14:textId="77777777" w:rsidR="007B3CB1" w:rsidRPr="00C30D31" w:rsidRDefault="007B3CB1" w:rsidP="00C30D31">
      <w:pPr>
        <w:spacing w:after="0" w:line="360" w:lineRule="auto"/>
        <w:jc w:val="both"/>
        <w:rPr>
          <w:rFonts w:ascii="Times New Roman" w:hAnsi="Times New Roman" w:cs="Times New Roman"/>
          <w:sz w:val="28"/>
          <w:szCs w:val="28"/>
        </w:rPr>
      </w:pPr>
      <w:ins w:id="115" w:author="Виктория" w:date="2019-01-14T11:45:00Z">
        <w:r>
          <w:rPr>
            <w:rFonts w:ascii="Times New Roman" w:hAnsi="Times New Roman" w:cs="Times New Roman"/>
            <w:sz w:val="28"/>
            <w:szCs w:val="28"/>
          </w:rPr>
          <w:t>Далее вообще все не отформатировано – читать не буду</w:t>
        </w:r>
      </w:ins>
    </w:p>
    <w:p w14:paraId="12F59B3A" w14:textId="77777777"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 xml:space="preserve">Для всех наиболее распространенных операционных системам (Windows, MacOS, Linux) есть свои версии пакетов разработки на PHP, а это значит, что </w:t>
      </w:r>
      <w:r w:rsidRPr="007B3CB1">
        <w:rPr>
          <w:rFonts w:ascii="Times New Roman" w:hAnsi="Times New Roman" w:cs="Times New Roman"/>
          <w:sz w:val="28"/>
          <w:szCs w:val="28"/>
          <w:highlight w:val="red"/>
          <w:rPrChange w:id="116" w:author="Виктория" w:date="2019-01-14T11:45:00Z">
            <w:rPr>
              <w:rFonts w:ascii="Times New Roman" w:hAnsi="Times New Roman" w:cs="Times New Roman"/>
              <w:sz w:val="28"/>
              <w:szCs w:val="28"/>
            </w:rPr>
          </w:rPrChange>
        </w:rPr>
        <w:t>вы можете создавать веб-сайты на любой из этих операционных систем.</w:t>
      </w:r>
    </w:p>
    <w:p w14:paraId="7350A8C1" w14:textId="77777777" w:rsidR="00C30D31" w:rsidRPr="00C30D31" w:rsidRDefault="00C30D31" w:rsidP="00C30D31">
      <w:pPr>
        <w:spacing w:after="0" w:line="360" w:lineRule="auto"/>
        <w:jc w:val="both"/>
        <w:rPr>
          <w:rFonts w:ascii="Times New Roman" w:hAnsi="Times New Roman" w:cs="Times New Roman"/>
          <w:sz w:val="28"/>
          <w:szCs w:val="28"/>
        </w:rPr>
      </w:pPr>
    </w:p>
    <w:p w14:paraId="7866E627" w14:textId="77777777"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PHP может работать в связке с различными веб-серверами: Apache, Nginx, IIS</w:t>
      </w:r>
    </w:p>
    <w:p w14:paraId="1E9851B1" w14:textId="77777777" w:rsidR="00C30D31" w:rsidRPr="00C30D31" w:rsidRDefault="00C30D31" w:rsidP="00C30D31">
      <w:pPr>
        <w:spacing w:after="0" w:line="360" w:lineRule="auto"/>
        <w:jc w:val="both"/>
        <w:rPr>
          <w:rFonts w:ascii="Times New Roman" w:hAnsi="Times New Roman" w:cs="Times New Roman"/>
          <w:sz w:val="28"/>
          <w:szCs w:val="28"/>
        </w:rPr>
      </w:pPr>
    </w:p>
    <w:p w14:paraId="5482BFF4" w14:textId="77777777"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Простота и легкость освоения. Как правило, уже имея небольшой опыт в программировании на PHP, можно создавать простенькие веб-сайты</w:t>
      </w:r>
    </w:p>
    <w:p w14:paraId="370AC683" w14:textId="77777777" w:rsidR="00C30D31" w:rsidRPr="00C30D31" w:rsidRDefault="00C30D31" w:rsidP="00C30D31">
      <w:pPr>
        <w:spacing w:after="0" w:line="360" w:lineRule="auto"/>
        <w:jc w:val="both"/>
        <w:rPr>
          <w:rFonts w:ascii="Times New Roman" w:hAnsi="Times New Roman" w:cs="Times New Roman"/>
          <w:sz w:val="28"/>
          <w:szCs w:val="28"/>
        </w:rPr>
      </w:pPr>
    </w:p>
    <w:p w14:paraId="336E6562" w14:textId="77777777"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lastRenderedPageBreak/>
        <w:t>PHP похож на язык Си, поэтому, зная Си или один из языков с сиподобным синтаксисом, будет проще овладеть PHP</w:t>
      </w:r>
    </w:p>
    <w:p w14:paraId="2D34399E" w14:textId="77777777" w:rsidR="00C30D31" w:rsidRPr="00C30D31" w:rsidRDefault="00C30D31" w:rsidP="00C30D31">
      <w:pPr>
        <w:spacing w:after="0" w:line="360" w:lineRule="auto"/>
        <w:jc w:val="both"/>
        <w:rPr>
          <w:rFonts w:ascii="Times New Roman" w:hAnsi="Times New Roman" w:cs="Times New Roman"/>
          <w:sz w:val="28"/>
          <w:szCs w:val="28"/>
        </w:rPr>
      </w:pPr>
    </w:p>
    <w:p w14:paraId="47933425" w14:textId="77777777"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PHP поддерживает работу с множеством систем баз данных (MySQL, MSSQL, Oracle, Postgre, MongoDB и другие)</w:t>
      </w:r>
    </w:p>
    <w:p w14:paraId="75444FCC" w14:textId="77777777" w:rsidR="00C30D31" w:rsidRPr="00C30D31" w:rsidRDefault="00C30D31" w:rsidP="00C30D31">
      <w:pPr>
        <w:spacing w:after="0" w:line="360" w:lineRule="auto"/>
        <w:jc w:val="both"/>
        <w:rPr>
          <w:rFonts w:ascii="Times New Roman" w:hAnsi="Times New Roman" w:cs="Times New Roman"/>
          <w:sz w:val="28"/>
          <w:szCs w:val="28"/>
        </w:rPr>
      </w:pPr>
    </w:p>
    <w:p w14:paraId="58B63593" w14:textId="77777777"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Распространенность хостинговых услуг и их дешевизна. Так как, как правило, хостинговые компании размещают веб-сайты на PHP на веб-серверах Apache или Nginx, которые работают на одной из операционных систем семейства Linux. И веб-серверы, и операционные системы на базе Linux бесплатны, что снижает общую стоимость использования хостинга</w:t>
      </w:r>
    </w:p>
    <w:p w14:paraId="61323AF7" w14:textId="77777777" w:rsidR="00C30D31" w:rsidRPr="00C30D31" w:rsidRDefault="00C30D31" w:rsidP="00C30D31">
      <w:pPr>
        <w:spacing w:after="0" w:line="360" w:lineRule="auto"/>
        <w:jc w:val="both"/>
        <w:rPr>
          <w:rFonts w:ascii="Times New Roman" w:hAnsi="Times New Roman" w:cs="Times New Roman"/>
          <w:sz w:val="28"/>
          <w:szCs w:val="28"/>
        </w:rPr>
      </w:pPr>
    </w:p>
    <w:p w14:paraId="5F0D0B84" w14:textId="77777777" w:rsid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Постоянное развитие. PHP продолжает развиваться, выходят все новые версии, которые несут новые функции, адаптируя язык программирования к новым вызовам. И, как правило, перейти на новую версию не составляет труда.</w:t>
      </w:r>
    </w:p>
    <w:p w14:paraId="127FB57A" w14:textId="77777777" w:rsidR="00FF34A3" w:rsidRPr="00544A56" w:rsidRDefault="00FF34A3" w:rsidP="00FF34A3">
      <w:pPr>
        <w:spacing w:line="360" w:lineRule="auto"/>
        <w:ind w:firstLine="708"/>
        <w:jc w:val="both"/>
        <w:rPr>
          <w:sz w:val="28"/>
          <w:szCs w:val="28"/>
        </w:rPr>
      </w:pPr>
      <w:r>
        <w:rPr>
          <w:sz w:val="28"/>
          <w:szCs w:val="28"/>
        </w:rPr>
        <w:t xml:space="preserve">При разработке использовался программный продукт </w:t>
      </w:r>
      <w:r w:rsidR="00FE28B3">
        <w:rPr>
          <w:sz w:val="28"/>
          <w:szCs w:val="28"/>
        </w:rPr>
        <w:t xml:space="preserve">- </w:t>
      </w:r>
      <w:r>
        <w:rPr>
          <w:sz w:val="28"/>
          <w:szCs w:val="28"/>
          <w:lang w:val="en-US"/>
        </w:rPr>
        <w:t>DevelStudio</w:t>
      </w:r>
      <w:r w:rsidRPr="00F2280D">
        <w:rPr>
          <w:sz w:val="28"/>
          <w:szCs w:val="28"/>
        </w:rPr>
        <w:t>.</w:t>
      </w:r>
      <w:r w:rsidRPr="00F2280D">
        <w:t xml:space="preserve"> </w:t>
      </w:r>
      <w:r w:rsidRPr="00F2280D">
        <w:rPr>
          <w:sz w:val="28"/>
          <w:szCs w:val="28"/>
        </w:rPr>
        <w:t>Devel</w:t>
      </w:r>
      <w:r w:rsidR="00FE28B3">
        <w:rPr>
          <w:sz w:val="28"/>
          <w:szCs w:val="28"/>
        </w:rPr>
        <w:t>Studio - среда программирования</w:t>
      </w:r>
      <w:r w:rsidRPr="00F2280D">
        <w:rPr>
          <w:sz w:val="28"/>
          <w:szCs w:val="28"/>
        </w:rPr>
        <w:t>, ориентированная на создание программ с помощью языка PHP под Windows.</w:t>
      </w:r>
      <w:r w:rsidRPr="00345A81">
        <w:rPr>
          <w:sz w:val="28"/>
          <w:szCs w:val="28"/>
        </w:rPr>
        <w:t xml:space="preserve"> </w:t>
      </w:r>
      <w:r>
        <w:rPr>
          <w:sz w:val="28"/>
          <w:szCs w:val="28"/>
        </w:rPr>
        <w:t xml:space="preserve">Позволяет создавать приложения с помощью языка </w:t>
      </w:r>
      <w:r>
        <w:rPr>
          <w:sz w:val="28"/>
          <w:szCs w:val="28"/>
          <w:lang w:val="en-US"/>
        </w:rPr>
        <w:t>PHP</w:t>
      </w:r>
      <w:r w:rsidRPr="00544A56">
        <w:rPr>
          <w:sz w:val="28"/>
          <w:szCs w:val="28"/>
        </w:rPr>
        <w:t>.</w:t>
      </w:r>
    </w:p>
    <w:p w14:paraId="4861B9B9" w14:textId="77777777" w:rsidR="00FF34A3" w:rsidRDefault="00FF34A3" w:rsidP="00FF34A3">
      <w:pPr>
        <w:spacing w:line="360" w:lineRule="auto"/>
        <w:ind w:firstLine="708"/>
        <w:jc w:val="both"/>
        <w:rPr>
          <w:sz w:val="28"/>
          <w:szCs w:val="28"/>
        </w:rPr>
      </w:pPr>
      <w:r>
        <w:rPr>
          <w:sz w:val="28"/>
          <w:szCs w:val="28"/>
        </w:rPr>
        <w:t xml:space="preserve">Для работы с вк </w:t>
      </w:r>
      <w:r>
        <w:rPr>
          <w:sz w:val="28"/>
          <w:szCs w:val="28"/>
          <w:lang w:val="en-US"/>
        </w:rPr>
        <w:t>api</w:t>
      </w:r>
      <w:r w:rsidRPr="00EC1278">
        <w:rPr>
          <w:sz w:val="28"/>
          <w:szCs w:val="28"/>
        </w:rPr>
        <w:t xml:space="preserve"> </w:t>
      </w:r>
      <w:r>
        <w:rPr>
          <w:sz w:val="28"/>
          <w:szCs w:val="28"/>
        </w:rPr>
        <w:t xml:space="preserve">используется открытая архитектура авторизации </w:t>
      </w:r>
      <w:r w:rsidRPr="00EC1278">
        <w:rPr>
          <w:sz w:val="28"/>
          <w:szCs w:val="28"/>
        </w:rPr>
        <w:t>OAuth 2.0</w:t>
      </w:r>
      <w:r>
        <w:rPr>
          <w:sz w:val="28"/>
          <w:szCs w:val="28"/>
        </w:rPr>
        <w:t xml:space="preserve"> и язык </w:t>
      </w:r>
      <w:r>
        <w:rPr>
          <w:sz w:val="28"/>
          <w:szCs w:val="28"/>
          <w:lang w:val="en-US"/>
        </w:rPr>
        <w:t>PHP</w:t>
      </w:r>
      <w:r w:rsidRPr="00EC1278">
        <w:rPr>
          <w:sz w:val="28"/>
          <w:szCs w:val="28"/>
        </w:rPr>
        <w:t>.</w:t>
      </w:r>
    </w:p>
    <w:p w14:paraId="681ED515" w14:textId="77777777" w:rsidR="00FF34A3" w:rsidRDefault="00FF34A3" w:rsidP="00FF34A3">
      <w:pPr>
        <w:spacing w:line="360" w:lineRule="auto"/>
        <w:ind w:firstLine="708"/>
        <w:jc w:val="both"/>
        <w:rPr>
          <w:sz w:val="28"/>
          <w:szCs w:val="28"/>
        </w:rPr>
      </w:pPr>
      <w:r w:rsidRPr="009D075B">
        <w:rPr>
          <w:sz w:val="28"/>
          <w:szCs w:val="28"/>
        </w:rPr>
        <w:t>OAuth 2.0 —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p>
    <w:p w14:paraId="01E16F88" w14:textId="77777777" w:rsidR="00FF34A3" w:rsidRDefault="00FF34A3" w:rsidP="00FF34A3">
      <w:pPr>
        <w:spacing w:line="360" w:lineRule="auto"/>
        <w:ind w:firstLine="708"/>
        <w:jc w:val="both"/>
        <w:rPr>
          <w:sz w:val="28"/>
          <w:szCs w:val="28"/>
        </w:rPr>
      </w:pPr>
      <w:r w:rsidRPr="009D075B">
        <w:rPr>
          <w:sz w:val="28"/>
          <w:szCs w:val="28"/>
        </w:rPr>
        <w:t>Результатом авторизации является access token — некий ключ (обычно просто набор символов), предъявление которого является пропуском к за</w:t>
      </w:r>
      <w:r w:rsidRPr="009D075B">
        <w:rPr>
          <w:sz w:val="28"/>
          <w:szCs w:val="28"/>
        </w:rPr>
        <w:lastRenderedPageBreak/>
        <w:t>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p>
    <w:p w14:paraId="40807345" w14:textId="77777777" w:rsidR="00FF34A3" w:rsidRDefault="00FF34A3" w:rsidP="00FF34A3">
      <w:pPr>
        <w:spacing w:line="360" w:lineRule="auto"/>
        <w:ind w:firstLine="708"/>
        <w:jc w:val="both"/>
        <w:rPr>
          <w:sz w:val="28"/>
          <w:szCs w:val="28"/>
        </w:rPr>
      </w:pPr>
      <w:r w:rsidRPr="004273F6">
        <w:rPr>
          <w:sz w:val="28"/>
          <w:szCs w:val="28"/>
        </w:rPr>
        <w:t xml:space="preserve">Обычно, access token имеет ограниченный срок годности.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нему можно получить access token с помощью HTTP-запроса, аналогично авторизации по логину и паролю. </w:t>
      </w:r>
    </w:p>
    <w:p w14:paraId="1AD3071F" w14:textId="77777777" w:rsidR="00FF34A3" w:rsidRDefault="00FF34A3" w:rsidP="00FF34A3">
      <w:pPr>
        <w:spacing w:line="360" w:lineRule="auto"/>
        <w:ind w:firstLine="708"/>
        <w:jc w:val="both"/>
        <w:rPr>
          <w:sz w:val="28"/>
          <w:szCs w:val="28"/>
        </w:rPr>
      </w:pPr>
      <w:r>
        <w:rPr>
          <w:sz w:val="28"/>
          <w:szCs w:val="28"/>
        </w:rPr>
        <w:t xml:space="preserve">Приложение использует авторизацию - </w:t>
      </w:r>
      <w:r w:rsidRPr="00303BB6">
        <w:rPr>
          <w:sz w:val="28"/>
          <w:szCs w:val="28"/>
        </w:rPr>
        <w:t>Implicit Flow для вызова методов API ВКонтакте непосредственно с устройства пользователя</w:t>
      </w:r>
      <w:r>
        <w:rPr>
          <w:sz w:val="28"/>
          <w:szCs w:val="28"/>
        </w:rPr>
        <w:t>.</w:t>
      </w:r>
      <w:r w:rsidRPr="00303BB6">
        <w:t xml:space="preserve"> </w:t>
      </w:r>
      <w:r w:rsidRPr="00303BB6">
        <w:rPr>
          <w:sz w:val="28"/>
          <w:szCs w:val="28"/>
        </w:rPr>
        <w:t>Ключ доступа, полученный таким способом, не может быть использован для запросов с сервера.</w:t>
      </w:r>
      <w:r>
        <w:rPr>
          <w:sz w:val="28"/>
          <w:szCs w:val="28"/>
        </w:rPr>
        <w:t>После успешного входа</w:t>
      </w:r>
      <w:r w:rsidRPr="00DD7804">
        <w:rPr>
          <w:sz w:val="28"/>
          <w:szCs w:val="28"/>
        </w:rPr>
        <w:t xml:space="preserve"> пользователю будет предложено авторизовать приложение, разрешив доступ к необходимым настройкам, запрошенным при помощи параметра scope.</w:t>
      </w:r>
      <w:r>
        <w:rPr>
          <w:sz w:val="28"/>
          <w:szCs w:val="28"/>
        </w:rPr>
        <w:t xml:space="preserve"> </w:t>
      </w:r>
    </w:p>
    <w:p w14:paraId="2CC4EDB4" w14:textId="77777777"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9DFEA22" w14:textId="77777777" w:rsidR="000C3A4C" w:rsidRPr="003F0F68" w:rsidRDefault="009A24FE" w:rsidP="00555B9E">
      <w:pPr>
        <w:pStyle w:val="1"/>
        <w:spacing w:before="0" w:line="360" w:lineRule="auto"/>
        <w:jc w:val="center"/>
        <w:rPr>
          <w:rFonts w:ascii="Times New Roman" w:hAnsi="Times New Roman" w:cs="Times New Roman"/>
          <w:color w:val="auto"/>
        </w:rPr>
      </w:pPr>
      <w:bookmarkStart w:id="117" w:name="_Toc534824522"/>
      <w:r w:rsidRPr="003F0F68">
        <w:rPr>
          <w:rFonts w:ascii="Times New Roman" w:hAnsi="Times New Roman" w:cs="Times New Roman"/>
          <w:color w:val="auto"/>
        </w:rPr>
        <w:lastRenderedPageBreak/>
        <w:t xml:space="preserve">2.2 </w:t>
      </w:r>
      <w:r w:rsidR="000C3A4C" w:rsidRPr="003F0F68">
        <w:rPr>
          <w:rFonts w:ascii="Times New Roman" w:hAnsi="Times New Roman" w:cs="Times New Roman"/>
          <w:color w:val="auto"/>
        </w:rPr>
        <w:t>Алгоритм программы</w:t>
      </w:r>
      <w:bookmarkEnd w:id="117"/>
    </w:p>
    <w:p w14:paraId="3E25E8BA" w14:textId="77777777"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commentRangeStart w:id="118"/>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commentRangeEnd w:id="118"/>
      <w:r w:rsidR="007B3CB1">
        <w:rPr>
          <w:rStyle w:val="af3"/>
        </w:rPr>
        <w:commentReference w:id="118"/>
      </w:r>
    </w:p>
    <w:p w14:paraId="4F5E0142" w14:textId="77777777" w:rsidR="000C3A4C" w:rsidRPr="003F0F68" w:rsidRDefault="00490FB9" w:rsidP="00555B9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0BF9F7" wp14:editId="5D8164A0">
            <wp:extent cx="5939790" cy="4613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хема Приложения.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4613275"/>
                    </a:xfrm>
                    <a:prstGeom prst="rect">
                      <a:avLst/>
                    </a:prstGeom>
                  </pic:spPr>
                </pic:pic>
              </a:graphicData>
            </a:graphic>
          </wp:inline>
        </w:drawing>
      </w:r>
    </w:p>
    <w:p w14:paraId="64632B13" w14:textId="77777777" w:rsidR="000C3A4C" w:rsidRPr="003F0F68"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5</w:t>
      </w:r>
      <w:r w:rsidRPr="003F0F68">
        <w:rPr>
          <w:rFonts w:ascii="Times New Roman" w:hAnsi="Times New Roman" w:cs="Times New Roman"/>
          <w:sz w:val="28"/>
          <w:szCs w:val="28"/>
        </w:rPr>
        <w:t>.</w:t>
      </w:r>
      <w:r w:rsidR="000C3A4C" w:rsidRPr="003F0F68">
        <w:rPr>
          <w:rFonts w:ascii="Times New Roman" w:hAnsi="Times New Roman" w:cs="Times New Roman"/>
          <w:sz w:val="28"/>
          <w:szCs w:val="28"/>
        </w:rPr>
        <w:t>Алгоритм программы</w:t>
      </w:r>
    </w:p>
    <w:p w14:paraId="4B785989" w14:textId="77777777"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14:paraId="630FAA3E" w14:textId="77777777" w:rsidR="003F16B3" w:rsidRDefault="003F16B3" w:rsidP="00555B9E">
      <w:pPr>
        <w:pStyle w:val="1"/>
        <w:spacing w:before="0" w:line="360" w:lineRule="auto"/>
        <w:jc w:val="center"/>
        <w:rPr>
          <w:rFonts w:ascii="Times New Roman" w:hAnsi="Times New Roman" w:cs="Times New Roman"/>
          <w:color w:val="auto"/>
        </w:rPr>
      </w:pPr>
      <w:bookmarkStart w:id="119" w:name="_Toc534824523"/>
      <w:r w:rsidRPr="003F0F68">
        <w:rPr>
          <w:rFonts w:ascii="Times New Roman" w:hAnsi="Times New Roman" w:cs="Times New Roman"/>
          <w:color w:val="auto"/>
        </w:rPr>
        <w:lastRenderedPageBreak/>
        <w:t>2.3 Руководство разработчика</w:t>
      </w:r>
      <w:bookmarkEnd w:id="119"/>
    </w:p>
    <w:p w14:paraId="6B0305AE" w14:textId="77777777" w:rsidR="00257DC5" w:rsidRDefault="00D7479F" w:rsidP="00F6451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создается в </w:t>
      </w:r>
      <w:commentRangeStart w:id="120"/>
      <w:r>
        <w:rPr>
          <w:rFonts w:ascii="Times New Roman" w:hAnsi="Times New Roman" w:cs="Times New Roman"/>
          <w:sz w:val="28"/>
          <w:szCs w:val="28"/>
          <w:lang w:val="en-US"/>
        </w:rPr>
        <w:t>IDE</w:t>
      </w:r>
      <w:r w:rsidRPr="00D7479F">
        <w:rPr>
          <w:rFonts w:ascii="Times New Roman" w:hAnsi="Times New Roman" w:cs="Times New Roman"/>
          <w:sz w:val="28"/>
          <w:szCs w:val="28"/>
        </w:rPr>
        <w:t xml:space="preserve"> </w:t>
      </w:r>
      <w:r>
        <w:rPr>
          <w:rFonts w:ascii="Times New Roman" w:hAnsi="Times New Roman" w:cs="Times New Roman"/>
          <w:sz w:val="28"/>
          <w:szCs w:val="28"/>
          <w:lang w:val="en-US"/>
        </w:rPr>
        <w:t>DevelStudio</w:t>
      </w:r>
      <w:commentRangeEnd w:id="120"/>
      <w:r w:rsidR="007B3CB1">
        <w:rPr>
          <w:rStyle w:val="af3"/>
        </w:rPr>
        <w:commentReference w:id="120"/>
      </w:r>
      <w:r w:rsidRPr="00D7479F">
        <w:rPr>
          <w:rFonts w:ascii="Times New Roman" w:hAnsi="Times New Roman" w:cs="Times New Roman"/>
          <w:sz w:val="28"/>
          <w:szCs w:val="28"/>
        </w:rPr>
        <w:t>.</w:t>
      </w:r>
      <w:r w:rsidR="0023539A">
        <w:rPr>
          <w:rFonts w:ascii="Times New Roman" w:hAnsi="Times New Roman" w:cs="Times New Roman"/>
          <w:sz w:val="28"/>
          <w:szCs w:val="28"/>
        </w:rPr>
        <w:t xml:space="preserve"> Это окно авторизации. Здесь </w:t>
      </w:r>
      <w:r w:rsidR="00257DC5">
        <w:rPr>
          <w:rFonts w:ascii="Times New Roman" w:hAnsi="Times New Roman" w:cs="Times New Roman"/>
          <w:sz w:val="28"/>
          <w:szCs w:val="28"/>
        </w:rPr>
        <w:t>окно сделано широким, т.к при авторизации разворачивается небольшое окно браузера, которое может некорректно отобразиться при низком разрешении.</w:t>
      </w:r>
    </w:p>
    <w:p w14:paraId="6DFDD965" w14:textId="77777777" w:rsidR="0023539A" w:rsidRDefault="00064B6D"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FE3D8B" wp14:editId="7F8BDB27">
            <wp:extent cx="5939790" cy="3341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вторизация.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3E89FB31" w14:textId="77777777" w:rsidR="0023539A" w:rsidRDefault="0023539A" w:rsidP="00F6451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6</w:t>
      </w:r>
      <w:r w:rsidR="00257DC5" w:rsidRPr="00257DC5">
        <w:rPr>
          <w:rFonts w:ascii="Times New Roman" w:hAnsi="Times New Roman" w:cs="Times New Roman"/>
          <w:sz w:val="28"/>
          <w:szCs w:val="28"/>
        </w:rPr>
        <w:t xml:space="preserve"> </w:t>
      </w:r>
      <w:r w:rsidR="00257DC5">
        <w:rPr>
          <w:rFonts w:ascii="Times New Roman" w:hAnsi="Times New Roman" w:cs="Times New Roman"/>
          <w:sz w:val="28"/>
          <w:szCs w:val="28"/>
        </w:rPr>
        <w:t>Окно авторизации</w:t>
      </w:r>
    </w:p>
    <w:p w14:paraId="4E76583F" w14:textId="77777777" w:rsidR="00DF6820" w:rsidRDefault="00F6451B"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F2BA3">
        <w:rPr>
          <w:rFonts w:ascii="Times New Roman" w:hAnsi="Times New Roman" w:cs="Times New Roman"/>
          <w:sz w:val="28"/>
          <w:szCs w:val="28"/>
        </w:rPr>
        <w:t xml:space="preserve">На форме размещаем кнопку и окно браузера, которое будет всплывать при запросе авторизации. </w:t>
      </w:r>
    </w:p>
    <w:p w14:paraId="2D2453BC" w14:textId="77777777" w:rsidR="00DF6820" w:rsidRDefault="00F6451B"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 xml:space="preserve">Код внутри кнопки </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авторизации</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w:t>
      </w:r>
    </w:p>
    <w:p w14:paraId="65AD2DE2" w14:textId="77777777" w:rsidR="009F2BA3" w:rsidRPr="009F2BA3" w:rsidRDefault="009F2BA3" w:rsidP="00DF6820">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rPr>
        <w:t>resize::resize_object(c('authVk'), array("y" =&gt; 0));</w:t>
      </w:r>
    </w:p>
    <w:p w14:paraId="3FC62818" w14:textId="77777777" w:rsidR="00F6451B" w:rsidRDefault="009F2BA3" w:rsidP="009F2BA3">
      <w:pPr>
        <w:spacing w:line="360" w:lineRule="auto"/>
        <w:jc w:val="both"/>
        <w:rPr>
          <w:rFonts w:ascii="Times New Roman" w:hAnsi="Times New Roman" w:cs="Times New Roman"/>
          <w:sz w:val="28"/>
          <w:szCs w:val="28"/>
          <w:lang w:val="en-US"/>
        </w:rPr>
      </w:pPr>
      <w:r w:rsidRPr="009F2BA3">
        <w:rPr>
          <w:rFonts w:ascii="Times New Roman" w:hAnsi="Times New Roman" w:cs="Times New Roman"/>
          <w:sz w:val="28"/>
          <w:szCs w:val="28"/>
          <w:lang w:val="en-US"/>
        </w:rPr>
        <w:t>c("authVK")-&gt;url = 'https://oauth.vk.com/authorize?client_id=6769897&amp;display=mobile&amp;scope=friends,status,offline&amp;response_type=token&amp;v=5.44';</w:t>
      </w:r>
    </w:p>
    <w:p w14:paraId="2FFCF743" w14:textId="77777777" w:rsidR="009F2BA3" w:rsidRDefault="009F2BA3" w:rsidP="009F2BA3">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lang w:val="en-US"/>
        </w:rPr>
        <w:t>client</w:t>
      </w:r>
      <w:r w:rsidRPr="009F2BA3">
        <w:rPr>
          <w:rFonts w:ascii="Times New Roman" w:hAnsi="Times New Roman" w:cs="Times New Roman"/>
          <w:sz w:val="28"/>
          <w:szCs w:val="28"/>
        </w:rPr>
        <w:t>_</w:t>
      </w:r>
      <w:r w:rsidRPr="009F2BA3">
        <w:rPr>
          <w:rFonts w:ascii="Times New Roman" w:hAnsi="Times New Roman" w:cs="Times New Roman"/>
          <w:sz w:val="28"/>
          <w:szCs w:val="28"/>
          <w:lang w:val="en-US"/>
        </w:rPr>
        <w:t>id</w:t>
      </w:r>
      <w:r>
        <w:rPr>
          <w:rFonts w:ascii="Times New Roman" w:hAnsi="Times New Roman" w:cs="Times New Roman"/>
          <w:sz w:val="28"/>
          <w:szCs w:val="28"/>
        </w:rPr>
        <w:t xml:space="preserve"> - клиент приложение ВК к которому мы делаем запрос</w:t>
      </w:r>
    </w:p>
    <w:p w14:paraId="16A69750" w14:textId="77777777" w:rsidR="009F2BA3" w:rsidRDefault="009F2BA3"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w:t>
      </w:r>
      <w:r w:rsidRPr="009F2BA3">
        <w:rPr>
          <w:rFonts w:ascii="Times New Roman" w:hAnsi="Times New Roman" w:cs="Times New Roman"/>
          <w:sz w:val="28"/>
          <w:szCs w:val="28"/>
        </w:rPr>
        <w:t xml:space="preserve">=5.44 – версия </w:t>
      </w:r>
      <w:r>
        <w:rPr>
          <w:rFonts w:ascii="Times New Roman" w:hAnsi="Times New Roman" w:cs="Times New Roman"/>
          <w:sz w:val="28"/>
          <w:szCs w:val="28"/>
        </w:rPr>
        <w:t>авторизации, по которой мы делаем запрос к серверу авторизации ВК.</w:t>
      </w:r>
    </w:p>
    <w:p w14:paraId="1007A6F7" w14:textId="77777777" w:rsidR="00A36FC0" w:rsidRPr="00A36FC0" w:rsidRDefault="00A36FC0"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Здесь у нас идет обращение к файлу </w:t>
      </w:r>
      <w:r>
        <w:rPr>
          <w:rFonts w:ascii="Times New Roman" w:hAnsi="Times New Roman" w:cs="Times New Roman"/>
          <w:sz w:val="28"/>
          <w:szCs w:val="28"/>
          <w:lang w:val="en-US"/>
        </w:rPr>
        <w:t>resize</w:t>
      </w:r>
      <w:ins w:id="121" w:author="Виктория" w:date="2019-01-14T11:47:00Z">
        <w:r w:rsidR="007B3CB1">
          <w:rPr>
            <w:rFonts w:ascii="Times New Roman" w:hAnsi="Times New Roman" w:cs="Times New Roman"/>
            <w:sz w:val="28"/>
            <w:szCs w:val="28"/>
          </w:rPr>
          <w:t>,</w:t>
        </w:r>
      </w:ins>
      <w:r>
        <w:rPr>
          <w:rFonts w:ascii="Times New Roman" w:hAnsi="Times New Roman" w:cs="Times New Roman"/>
          <w:sz w:val="28"/>
          <w:szCs w:val="28"/>
        </w:rPr>
        <w:t xml:space="preserve"> который отвечает за авторизацию</w:t>
      </w:r>
      <w:r w:rsidR="00256940">
        <w:rPr>
          <w:rFonts w:ascii="Times New Roman" w:hAnsi="Times New Roman" w:cs="Times New Roman"/>
          <w:sz w:val="28"/>
          <w:szCs w:val="28"/>
        </w:rPr>
        <w:t xml:space="preserve"> в ВК.</w:t>
      </w:r>
    </w:p>
    <w:p w14:paraId="109D0F79" w14:textId="77777777" w:rsidR="0023539A" w:rsidRDefault="00064B6D"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636952" wp14:editId="07CC35E6">
            <wp:extent cx="5939790" cy="33413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сновное меню.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74676235" w14:textId="77777777" w:rsidR="00256940" w:rsidRDefault="00256940" w:rsidP="0025694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7 Основное меню</w:t>
      </w:r>
    </w:p>
    <w:p w14:paraId="3D2F6F82" w14:textId="77777777" w:rsidR="00DF6820" w:rsidRDefault="00256940" w:rsidP="00DF68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форме размещаем несколько кнопок, </w:t>
      </w:r>
      <w:r>
        <w:rPr>
          <w:rFonts w:ascii="Times New Roman" w:hAnsi="Times New Roman" w:cs="Times New Roman"/>
          <w:sz w:val="28"/>
          <w:szCs w:val="28"/>
          <w:lang w:val="en-US"/>
        </w:rPr>
        <w:t>label</w:t>
      </w:r>
      <w:r w:rsidRPr="00256940">
        <w:rPr>
          <w:rFonts w:ascii="Times New Roman" w:hAnsi="Times New Roman" w:cs="Times New Roman"/>
          <w:sz w:val="28"/>
          <w:szCs w:val="28"/>
        </w:rPr>
        <w:t xml:space="preserve">, </w:t>
      </w:r>
      <w:r>
        <w:rPr>
          <w:rFonts w:ascii="Times New Roman" w:hAnsi="Times New Roman" w:cs="Times New Roman"/>
          <w:sz w:val="28"/>
          <w:szCs w:val="28"/>
          <w:lang w:val="en-US"/>
        </w:rPr>
        <w:t>edit</w:t>
      </w:r>
      <w:r w:rsidRPr="00256940">
        <w:rPr>
          <w:rFonts w:ascii="Times New Roman" w:hAnsi="Times New Roman" w:cs="Times New Roman"/>
          <w:sz w:val="28"/>
          <w:szCs w:val="28"/>
        </w:rPr>
        <w:t xml:space="preserve"> </w:t>
      </w:r>
      <w:r>
        <w:rPr>
          <w:rFonts w:ascii="Times New Roman" w:hAnsi="Times New Roman" w:cs="Times New Roman"/>
          <w:sz w:val="28"/>
          <w:szCs w:val="28"/>
        </w:rPr>
        <w:t>полей.</w:t>
      </w:r>
    </w:p>
    <w:p w14:paraId="5FD5A990" w14:textId="77777777" w:rsidR="00096733" w:rsidRPr="00DF6820" w:rsidRDefault="00256940"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«Страница ВК»</w:t>
      </w:r>
      <w:r w:rsidR="00096733" w:rsidRPr="00DF6820">
        <w:rPr>
          <w:rFonts w:ascii="Times New Roman" w:hAnsi="Times New Roman" w:cs="Times New Roman"/>
          <w:b/>
          <w:sz w:val="28"/>
          <w:szCs w:val="28"/>
        </w:rPr>
        <w:t>:</w:t>
      </w:r>
    </w:p>
    <w:p w14:paraId="22D6E343" w14:textId="77777777" w:rsidR="00DF6820" w:rsidRDefault="00096733" w:rsidP="00DF6820">
      <w:pPr>
        <w:spacing w:line="360" w:lineRule="auto"/>
        <w:jc w:val="both"/>
        <w:rPr>
          <w:rFonts w:ascii="Times New Roman" w:hAnsi="Times New Roman" w:cs="Times New Roman"/>
          <w:sz w:val="28"/>
          <w:szCs w:val="28"/>
        </w:rPr>
      </w:pPr>
      <w:r w:rsidRPr="00096733">
        <w:rPr>
          <w:rFonts w:ascii="Times New Roman" w:hAnsi="Times New Roman" w:cs="Times New Roman"/>
          <w:sz w:val="28"/>
          <w:szCs w:val="28"/>
        </w:rPr>
        <w:t>Profile::User('');</w:t>
      </w:r>
    </w:p>
    <w:p w14:paraId="28D95509" w14:textId="77777777" w:rsidR="00256940" w:rsidRPr="00DF6820" w:rsidRDefault="00096733" w:rsidP="00DF6820">
      <w:pPr>
        <w:spacing w:line="360" w:lineRule="auto"/>
        <w:ind w:left="708"/>
        <w:jc w:val="both"/>
        <w:rPr>
          <w:rFonts w:ascii="Times New Roman" w:hAnsi="Times New Roman" w:cs="Times New Roman"/>
          <w:b/>
          <w:sz w:val="28"/>
          <w:szCs w:val="28"/>
        </w:rPr>
      </w:pPr>
      <w:r w:rsidRPr="00DF6820">
        <w:rPr>
          <w:rFonts w:ascii="Times New Roman" w:hAnsi="Times New Roman" w:cs="Times New Roman"/>
          <w:b/>
          <w:sz w:val="28"/>
          <w:szCs w:val="28"/>
        </w:rPr>
        <w:t>Код внутри кнопки «Ваш статус»:</w:t>
      </w:r>
    </w:p>
    <w:p w14:paraId="34A00FFD"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 xml:space="preserve"> = </w:t>
      </w:r>
      <w:r w:rsidRPr="00096733">
        <w:rPr>
          <w:rFonts w:ascii="Times New Roman" w:hAnsi="Times New Roman" w:cs="Times New Roman"/>
          <w:sz w:val="28"/>
          <w:szCs w:val="28"/>
          <w:lang w:val="en-US"/>
        </w:rPr>
        <w:t>Status</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statusGet</w:t>
      </w:r>
      <w:r w:rsidRPr="00F20C51">
        <w:rPr>
          <w:rFonts w:ascii="Times New Roman" w:hAnsi="Times New Roman" w:cs="Times New Roman"/>
          <w:sz w:val="28"/>
          <w:szCs w:val="28"/>
          <w:lang w:val="en-US"/>
        </w:rPr>
        <w:t>();</w:t>
      </w:r>
    </w:p>
    <w:p w14:paraId="7B922EF4" w14:textId="77777777" w:rsidR="00096733" w:rsidRPr="00F20C51"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if</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isset</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w:t>
      </w:r>
    </w:p>
    <w:p w14:paraId="322042DF" w14:textId="77777777" w:rsidR="00096733" w:rsidRPr="00096733" w:rsidRDefault="00096733" w:rsidP="00096733">
      <w:pPr>
        <w:spacing w:line="360" w:lineRule="auto"/>
        <w:jc w:val="both"/>
        <w:rPr>
          <w:rFonts w:ascii="Times New Roman" w:hAnsi="Times New Roman" w:cs="Times New Roman"/>
          <w:sz w:val="28"/>
          <w:szCs w:val="28"/>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rPr>
        <w:t>messageDlg("Не удалось получить статус!", mtConfirmation, MB_OK);</w:t>
      </w:r>
    </w:p>
    <w:p w14:paraId="1AB24526"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else</w:t>
      </w:r>
      <w:r w:rsidRPr="00F20C51">
        <w:rPr>
          <w:rFonts w:ascii="Times New Roman" w:hAnsi="Times New Roman" w:cs="Times New Roman"/>
          <w:sz w:val="28"/>
          <w:szCs w:val="28"/>
          <w:lang w:val="en-US"/>
        </w:rPr>
        <w:t>{</w:t>
      </w:r>
    </w:p>
    <w:p w14:paraId="44137801" w14:textId="77777777" w:rsidR="00096733" w:rsidRPr="00096733"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lang w:val="en-US"/>
        </w:rPr>
        <w:t>c("Status-&gt;statusEdit")-&gt;text = $get;</w:t>
      </w:r>
    </w:p>
    <w:p w14:paraId="39EF96DB" w14:textId="77777777" w:rsid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 xml:space="preserve">    LoadForm(c('Status'), LD_NONE);</w:t>
      </w:r>
    </w:p>
    <w:p w14:paraId="377B16E4" w14:textId="77777777" w:rsidR="00FA5B90" w:rsidRPr="004B1245" w:rsidRDefault="00FA5B90" w:rsidP="00096733">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lastRenderedPageBreak/>
        <w:t>}</w:t>
      </w:r>
    </w:p>
    <w:p w14:paraId="0829FFAC" w14:textId="77777777" w:rsidR="00096733" w:rsidRPr="00096733" w:rsidRDefault="00096733" w:rsidP="0009673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Здесь уже обработка происходит в файле </w:t>
      </w:r>
      <w:r w:rsidRPr="00096733">
        <w:rPr>
          <w:rFonts w:ascii="Times New Roman" w:hAnsi="Times New Roman" w:cs="Times New Roman"/>
          <w:sz w:val="28"/>
          <w:szCs w:val="28"/>
        </w:rPr>
        <w:t>VK API</w:t>
      </w:r>
      <w:r>
        <w:rPr>
          <w:rFonts w:ascii="Times New Roman" w:hAnsi="Times New Roman" w:cs="Times New Roman"/>
          <w:sz w:val="28"/>
          <w:szCs w:val="28"/>
        </w:rPr>
        <w:t xml:space="preserve">. Идет обращение к классу </w:t>
      </w:r>
      <w:r>
        <w:rPr>
          <w:rFonts w:ascii="Times New Roman" w:hAnsi="Times New Roman" w:cs="Times New Roman"/>
          <w:sz w:val="28"/>
          <w:szCs w:val="28"/>
          <w:lang w:val="en-US"/>
        </w:rPr>
        <w:t>User</w:t>
      </w:r>
      <w:r>
        <w:rPr>
          <w:rFonts w:ascii="Times New Roman" w:hAnsi="Times New Roman" w:cs="Times New Roman"/>
          <w:sz w:val="28"/>
          <w:szCs w:val="28"/>
        </w:rPr>
        <w:t xml:space="preserve"> в котором строится основной запрос к ВК.</w:t>
      </w:r>
    </w:p>
    <w:p w14:paraId="4E4230F7" w14:textId="77777777" w:rsidR="0023539A" w:rsidRDefault="0054508B"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3C7A7E" wp14:editId="6B34079E">
            <wp:extent cx="5939790" cy="33413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нформация о пользователе.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5C5D5882" w14:textId="77777777" w:rsidR="0023539A" w:rsidRPr="00FA5B90" w:rsidRDefault="00FA5B90" w:rsidP="0054508B">
      <w:pPr>
        <w:spacing w:line="360" w:lineRule="auto"/>
        <w:jc w:val="center"/>
        <w:rPr>
          <w:rFonts w:ascii="Times New Roman" w:hAnsi="Times New Roman" w:cs="Times New Roman"/>
          <w:sz w:val="28"/>
          <w:szCs w:val="28"/>
        </w:rPr>
      </w:pPr>
      <w:commentRangeStart w:id="122"/>
      <w:r>
        <w:rPr>
          <w:rFonts w:ascii="Times New Roman" w:hAnsi="Times New Roman" w:cs="Times New Roman"/>
          <w:sz w:val="28"/>
          <w:szCs w:val="28"/>
        </w:rPr>
        <w:t xml:space="preserve">Рис 8 Окно </w:t>
      </w:r>
      <w:r>
        <w:rPr>
          <w:rFonts w:ascii="Times New Roman" w:hAnsi="Times New Roman" w:cs="Times New Roman"/>
          <w:sz w:val="28"/>
          <w:szCs w:val="28"/>
          <w:lang w:val="en-US"/>
        </w:rPr>
        <w:t>User</w:t>
      </w:r>
      <w:commentRangeEnd w:id="122"/>
      <w:r w:rsidR="007B3CB1">
        <w:rPr>
          <w:rStyle w:val="af3"/>
        </w:rPr>
        <w:commentReference w:id="122"/>
      </w:r>
    </w:p>
    <w:p w14:paraId="041958D5" w14:textId="77777777" w:rsidR="0023539A" w:rsidRDefault="00FA5B90" w:rsidP="00545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этом окне появляется информация о нужной странице ВКонтакте.</w:t>
      </w:r>
      <w:r w:rsidR="0054508B">
        <w:rPr>
          <w:rFonts w:ascii="Times New Roman" w:hAnsi="Times New Roman" w:cs="Times New Roman"/>
          <w:sz w:val="28"/>
          <w:szCs w:val="28"/>
        </w:rPr>
        <w:br/>
        <w:t xml:space="preserve">Размещаем на форму: </w:t>
      </w:r>
      <w:r w:rsidR="0054508B">
        <w:rPr>
          <w:rFonts w:ascii="Times New Roman" w:hAnsi="Times New Roman" w:cs="Times New Roman"/>
          <w:sz w:val="28"/>
          <w:szCs w:val="28"/>
          <w:lang w:val="en-US"/>
        </w:rPr>
        <w:t>label</w:t>
      </w:r>
      <w:r w:rsidR="0054508B">
        <w:rPr>
          <w:rFonts w:ascii="Times New Roman" w:hAnsi="Times New Roman" w:cs="Times New Roman"/>
          <w:sz w:val="28"/>
          <w:szCs w:val="28"/>
        </w:rPr>
        <w:t xml:space="preserve">, </w:t>
      </w:r>
      <w:r w:rsidR="00F500CE">
        <w:rPr>
          <w:rFonts w:ascii="Times New Roman" w:hAnsi="Times New Roman" w:cs="Times New Roman"/>
          <w:sz w:val="28"/>
          <w:szCs w:val="28"/>
          <w:lang w:val="en-US"/>
        </w:rPr>
        <w:t>edit</w:t>
      </w:r>
      <w:r w:rsidR="00F500CE" w:rsidRPr="00F500CE">
        <w:rPr>
          <w:rFonts w:ascii="Times New Roman" w:hAnsi="Times New Roman" w:cs="Times New Roman"/>
          <w:sz w:val="28"/>
          <w:szCs w:val="28"/>
        </w:rPr>
        <w:t xml:space="preserve">, </w:t>
      </w:r>
      <w:r w:rsidR="00F500CE">
        <w:rPr>
          <w:rFonts w:ascii="Times New Roman" w:hAnsi="Times New Roman" w:cs="Times New Roman"/>
          <w:sz w:val="28"/>
          <w:szCs w:val="28"/>
        </w:rPr>
        <w:t>кнопки</w:t>
      </w:r>
      <w:r>
        <w:rPr>
          <w:rFonts w:ascii="Times New Roman" w:hAnsi="Times New Roman" w:cs="Times New Roman"/>
          <w:sz w:val="28"/>
          <w:szCs w:val="28"/>
        </w:rPr>
        <w:t xml:space="preserve"> Выводится </w:t>
      </w:r>
      <w:r w:rsidR="0054508B">
        <w:rPr>
          <w:rFonts w:ascii="Times New Roman" w:hAnsi="Times New Roman" w:cs="Times New Roman"/>
          <w:sz w:val="28"/>
          <w:szCs w:val="28"/>
        </w:rPr>
        <w:t>такая информация как: Фамилия,</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 xml:space="preserve">Имя, Дата рождения, Страна, Город, Количество друзей. В поле </w:t>
      </w:r>
      <w:r w:rsidR="0054508B">
        <w:rPr>
          <w:rFonts w:ascii="Times New Roman" w:hAnsi="Times New Roman" w:cs="Times New Roman"/>
          <w:sz w:val="28"/>
          <w:szCs w:val="28"/>
          <w:lang w:val="en-US"/>
        </w:rPr>
        <w:t>Edite</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выводится статус, если он есть.</w:t>
      </w:r>
    </w:p>
    <w:p w14:paraId="5B71A28B" w14:textId="77777777" w:rsidR="0054508B" w:rsidRPr="00DF6820" w:rsidRDefault="0054508B" w:rsidP="0054508B">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w:t>
      </w:r>
      <w:r w:rsidRPr="00DF6820">
        <w:rPr>
          <w:rFonts w:ascii="Times New Roman" w:hAnsi="Times New Roman" w:cs="Times New Roman"/>
          <w:b/>
          <w:sz w:val="28"/>
          <w:szCs w:val="28"/>
          <w:lang w:val="en-US"/>
        </w:rPr>
        <w:t>Back</w:t>
      </w:r>
      <w:r w:rsidRPr="00DF6820">
        <w:rPr>
          <w:rFonts w:ascii="Times New Roman" w:hAnsi="Times New Roman" w:cs="Times New Roman"/>
          <w:b/>
          <w:sz w:val="28"/>
          <w:szCs w:val="28"/>
        </w:rPr>
        <w:t xml:space="preserve">»: </w:t>
      </w:r>
    </w:p>
    <w:p w14:paraId="31758D0F" w14:textId="77777777" w:rsidR="0054508B" w:rsidRPr="004B1245" w:rsidRDefault="0054508B" w:rsidP="00DF6820">
      <w:pPr>
        <w:spacing w:line="360" w:lineRule="auto"/>
        <w:jc w:val="both"/>
        <w:rPr>
          <w:rFonts w:ascii="Times New Roman" w:hAnsi="Times New Roman" w:cs="Times New Roman"/>
          <w:sz w:val="28"/>
          <w:szCs w:val="28"/>
          <w:lang w:val="en-US"/>
        </w:rPr>
      </w:pPr>
      <w:r w:rsidRPr="0054508B">
        <w:rPr>
          <w:rFonts w:ascii="Times New Roman" w:hAnsi="Times New Roman" w:cs="Times New Roman"/>
          <w:sz w:val="28"/>
          <w:szCs w:val="28"/>
          <w:lang w:val="en-US"/>
        </w:rPr>
        <w:t>LoadForm</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c</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VK</w:t>
      </w:r>
      <w:r w:rsidRPr="004B1245">
        <w:rPr>
          <w:rFonts w:ascii="Times New Roman" w:hAnsi="Times New Roman" w:cs="Times New Roman"/>
          <w:sz w:val="28"/>
          <w:szCs w:val="28"/>
          <w:lang w:val="en-US"/>
        </w:rPr>
        <w:t xml:space="preserve">'), </w:t>
      </w:r>
      <w:r w:rsidRPr="0054508B">
        <w:rPr>
          <w:rFonts w:ascii="Times New Roman" w:hAnsi="Times New Roman" w:cs="Times New Roman"/>
          <w:sz w:val="28"/>
          <w:szCs w:val="28"/>
          <w:lang w:val="en-US"/>
        </w:rPr>
        <w:t>LD</w:t>
      </w:r>
      <w:r w:rsidRPr="004B1245">
        <w:rPr>
          <w:rFonts w:ascii="Times New Roman" w:hAnsi="Times New Roman" w:cs="Times New Roman"/>
          <w:sz w:val="28"/>
          <w:szCs w:val="28"/>
          <w:lang w:val="en-US"/>
        </w:rPr>
        <w:t>_</w:t>
      </w:r>
      <w:r w:rsidRPr="0054508B">
        <w:rPr>
          <w:rFonts w:ascii="Times New Roman" w:hAnsi="Times New Roman" w:cs="Times New Roman"/>
          <w:sz w:val="28"/>
          <w:szCs w:val="28"/>
          <w:lang w:val="en-US"/>
        </w:rPr>
        <w:t>NONE</w:t>
      </w:r>
      <w:r w:rsidRPr="004B1245">
        <w:rPr>
          <w:rFonts w:ascii="Times New Roman" w:hAnsi="Times New Roman" w:cs="Times New Roman"/>
          <w:sz w:val="28"/>
          <w:szCs w:val="28"/>
          <w:lang w:val="en-US"/>
        </w:rPr>
        <w:t>);</w:t>
      </w:r>
    </w:p>
    <w:p w14:paraId="05B134C5" w14:textId="77777777" w:rsidR="0023539A" w:rsidRPr="004B1245" w:rsidRDefault="004B1245" w:rsidP="00DF6820">
      <w:pPr>
        <w:spacing w:line="360" w:lineRule="auto"/>
        <w:ind w:firstLine="708"/>
        <w:jc w:val="both"/>
        <w:rPr>
          <w:rFonts w:ascii="Times New Roman" w:hAnsi="Times New Roman" w:cs="Times New Roman"/>
          <w:sz w:val="28"/>
          <w:szCs w:val="28"/>
        </w:rPr>
      </w:pPr>
      <w:r w:rsidRPr="00DF6820">
        <w:rPr>
          <w:rFonts w:ascii="Times New Roman" w:hAnsi="Times New Roman" w:cs="Times New Roman"/>
          <w:b/>
          <w:sz w:val="28"/>
          <w:szCs w:val="28"/>
        </w:rPr>
        <w:t xml:space="preserve">Код из файла </w:t>
      </w:r>
      <w:r w:rsidRPr="00DF6820">
        <w:rPr>
          <w:rFonts w:ascii="Times New Roman" w:hAnsi="Times New Roman" w:cs="Times New Roman"/>
          <w:b/>
          <w:sz w:val="28"/>
          <w:szCs w:val="28"/>
          <w:lang w:val="en-US"/>
        </w:rPr>
        <w:t>VK</w:t>
      </w:r>
      <w:r w:rsidRPr="00DF6820">
        <w:rPr>
          <w:rFonts w:ascii="Times New Roman" w:hAnsi="Times New Roman" w:cs="Times New Roman"/>
          <w:b/>
          <w:sz w:val="28"/>
          <w:szCs w:val="28"/>
        </w:rPr>
        <w:t xml:space="preserve"> </w:t>
      </w:r>
      <w:r w:rsidRPr="00DF6820">
        <w:rPr>
          <w:rFonts w:ascii="Times New Roman" w:hAnsi="Times New Roman" w:cs="Times New Roman"/>
          <w:b/>
          <w:sz w:val="28"/>
          <w:szCs w:val="28"/>
          <w:lang w:val="en-US"/>
        </w:rPr>
        <w:t>API</w:t>
      </w:r>
      <w:r w:rsidR="00A24494">
        <w:rPr>
          <w:rFonts w:ascii="Times New Roman" w:hAnsi="Times New Roman" w:cs="Times New Roman"/>
          <w:sz w:val="28"/>
          <w:szCs w:val="28"/>
        </w:rPr>
        <w:t>, который обрабатывает данную форму</w:t>
      </w:r>
      <w:r w:rsidRPr="004B1245">
        <w:rPr>
          <w:rFonts w:ascii="Times New Roman" w:hAnsi="Times New Roman" w:cs="Times New Roman"/>
          <w:sz w:val="28"/>
          <w:szCs w:val="28"/>
        </w:rPr>
        <w:t>:</w:t>
      </w:r>
    </w:p>
    <w:p w14:paraId="7A422581"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function User($uid2){</w:t>
      </w:r>
    </w:p>
    <w:p w14:paraId="56A5D20E"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 c("uId2")-&gt;text;</w:t>
      </w:r>
    </w:p>
    <w:p w14:paraId="3278373B"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//$uid2=61943436;</w:t>
      </w:r>
    </w:p>
    <w:p w14:paraId="48EBAB99"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$user = VK::request('users.get', 'user_id=' . $uid2.'&amp;fields=photo_100,bdate,city,country,followers_count,online,online_mobile,contacts,connections,status,last_seen,counters,sex&amp;v=5.92');</w:t>
      </w:r>
    </w:p>
    <w:p w14:paraId="1422EC4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if(!$user){</w:t>
      </w:r>
    </w:p>
    <w:p w14:paraId="1ACEC4D2"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messageDlg("Не удалось получить информацию о пользователе!", mtConfirmation, MB_OK);</w:t>
      </w:r>
    </w:p>
    <w:p w14:paraId="096177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}else{</w:t>
      </w:r>
    </w:p>
    <w:p w14:paraId="7B248B86"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//pre($user);</w:t>
      </w:r>
    </w:p>
    <w:p w14:paraId="44097FA7"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//c('User-&gt;imageUser')-&gt;loadFromUrl  ('https://vk.com/id61943436?z=photo61943436_456241353%2Falbum61943436_0%2Frev');</w:t>
      </w:r>
    </w:p>
    <w:p w14:paraId="3B72F9C4"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c('User-&gt;firstName')-&gt;caption = iconv('UTF-8', 'cp1251', $user['response']['0']['first_name']);</w:t>
      </w:r>
    </w:p>
    <w:p w14:paraId="44E4B4B6"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c('User-&gt;lastName')-&gt;caption = iconv('UTF-8', 'cp1251', $user['response']['0']['last_name']);</w:t>
      </w:r>
    </w:p>
    <w:p w14:paraId="14F58229"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c('User-&gt;bDate')-&gt;caption = iconv('UTF-8', 'cp1251', $user['response']['0']['bdate']);</w:t>
      </w:r>
    </w:p>
    <w:p w14:paraId="298F22C8"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c('User-&gt;status')-&gt;text = iconv('UTF-8', 'cp1251', $user['response']['0']['status']);</w:t>
      </w:r>
    </w:p>
    <w:p w14:paraId="73361BDC"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c('User-&gt;cityId')-&gt;text = iconv('UTF-8', 'cp1251', $user['response']['0']['city']['title']);</w:t>
      </w:r>
    </w:p>
    <w:p w14:paraId="7DD7B284"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 xml:space="preserve"> c('User-&gt;countryName')-&gt;text = iconv('UTF-8', 'cp1251', $user['response']['0']['country']['title']);</w:t>
      </w:r>
    </w:p>
    <w:p w14:paraId="56E86BDC"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c('User-&gt;friends')-&gt;text = iconv('UTF-8', 'cp1251', $user['response']['0']['counters']['friends']);</w:t>
      </w:r>
    </w:p>
    <w:p w14:paraId="2D7EC5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LoadForm(c("User"), LD_NONE);</w:t>
      </w:r>
    </w:p>
    <w:p w14:paraId="735DD75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721ACF3D" w14:textId="77777777" w:rsidR="00064B6D" w:rsidRDefault="00064B6D"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151C0E" wp14:editId="32E20F0B">
            <wp:extent cx="5939790" cy="33413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татус.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098D3EA4" w14:textId="77777777" w:rsidR="00F500CE" w:rsidRDefault="00F500CE" w:rsidP="00F500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9 Окно статуса</w:t>
      </w:r>
    </w:p>
    <w:p w14:paraId="0AA8C737" w14:textId="77777777" w:rsidR="00FA56EB" w:rsidRDefault="00F500CE" w:rsidP="00FA56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окне статуса размещены: кнопки, поле </w:t>
      </w:r>
      <w:r>
        <w:rPr>
          <w:rFonts w:ascii="Times New Roman" w:hAnsi="Times New Roman" w:cs="Times New Roman"/>
          <w:sz w:val="28"/>
          <w:szCs w:val="28"/>
          <w:lang w:val="en-US"/>
        </w:rPr>
        <w:t>edite</w:t>
      </w:r>
      <w:r w:rsidRPr="00F500CE">
        <w:rPr>
          <w:rFonts w:ascii="Times New Roman" w:hAnsi="Times New Roman" w:cs="Times New Roman"/>
          <w:sz w:val="28"/>
          <w:szCs w:val="28"/>
        </w:rPr>
        <w:t xml:space="preserve">, </w:t>
      </w:r>
      <w:r>
        <w:rPr>
          <w:rFonts w:ascii="Times New Roman" w:hAnsi="Times New Roman" w:cs="Times New Roman"/>
          <w:sz w:val="28"/>
          <w:szCs w:val="28"/>
          <w:lang w:val="en-US"/>
        </w:rPr>
        <w:t>label</w:t>
      </w:r>
      <w:r>
        <w:rPr>
          <w:rFonts w:ascii="Times New Roman" w:hAnsi="Times New Roman" w:cs="Times New Roman"/>
          <w:sz w:val="28"/>
          <w:szCs w:val="28"/>
        </w:rPr>
        <w:t xml:space="preserve">. В поле </w:t>
      </w:r>
      <w:r>
        <w:rPr>
          <w:rFonts w:ascii="Times New Roman" w:hAnsi="Times New Roman" w:cs="Times New Roman"/>
          <w:sz w:val="28"/>
          <w:szCs w:val="28"/>
          <w:lang w:val="en-US"/>
        </w:rPr>
        <w:t>edite</w:t>
      </w:r>
      <w:r>
        <w:rPr>
          <w:rFonts w:ascii="Times New Roman" w:hAnsi="Times New Roman" w:cs="Times New Roman"/>
          <w:sz w:val="28"/>
          <w:szCs w:val="28"/>
        </w:rPr>
        <w:t xml:space="preserve"> выводим данные о статусе. Можем отредактировать статус как хочет пользователь. Для закрепления статуса жмем кнопку «Сменить». Если пользователю нужно обновить строку состояния статуса, то нужно нажать кнопку «Обновить»</w:t>
      </w:r>
    </w:p>
    <w:p w14:paraId="07EF2DD9" w14:textId="77777777" w:rsidR="00F500CE" w:rsidRPr="00F20C51"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Сменить</w:t>
      </w:r>
      <w:r w:rsidRPr="00F20C51">
        <w:rPr>
          <w:rFonts w:ascii="Times New Roman" w:hAnsi="Times New Roman" w:cs="Times New Roman"/>
          <w:b/>
          <w:sz w:val="28"/>
          <w:szCs w:val="28"/>
          <w:lang w:val="en-US"/>
        </w:rPr>
        <w:t>»:</w:t>
      </w:r>
    </w:p>
    <w:p w14:paraId="7DBE9F64"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if(c("statusEdit")-&gt;text == null){</w:t>
      </w:r>
    </w:p>
    <w:p w14:paraId="14F5BD10"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500CE">
        <w:rPr>
          <w:rFonts w:ascii="Times New Roman" w:hAnsi="Times New Roman" w:cs="Times New Roman"/>
          <w:sz w:val="28"/>
          <w:szCs w:val="28"/>
        </w:rPr>
        <w:t>Поле</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статуса</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пустое</w:t>
      </w:r>
      <w:r w:rsidRPr="00F500CE">
        <w:rPr>
          <w:rFonts w:ascii="Times New Roman" w:hAnsi="Times New Roman" w:cs="Times New Roman"/>
          <w:sz w:val="28"/>
          <w:szCs w:val="28"/>
          <w:lang w:val="en-US"/>
        </w:rPr>
        <w:t>!", mtConfirmation, MB_OK);</w:t>
      </w:r>
    </w:p>
    <w:p w14:paraId="3262BA7F"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10997002"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$set = Status::statusSet(c("statusEdit")-&gt;text);</w:t>
      </w:r>
    </w:p>
    <w:p w14:paraId="696AB658"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if($set == 1){</w:t>
      </w:r>
    </w:p>
    <w:p w14:paraId="3DE241F5"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messageDlg("</w:t>
      </w:r>
      <w:r w:rsidRPr="00F500CE">
        <w:rPr>
          <w:rFonts w:ascii="Times New Roman" w:hAnsi="Times New Roman" w:cs="Times New Roman"/>
          <w:sz w:val="28"/>
          <w:szCs w:val="28"/>
        </w:rPr>
        <w:t>Статус</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успешно</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изменен</w:t>
      </w:r>
      <w:r w:rsidRPr="00F500CE">
        <w:rPr>
          <w:rFonts w:ascii="Times New Roman" w:hAnsi="Times New Roman" w:cs="Times New Roman"/>
          <w:sz w:val="28"/>
          <w:szCs w:val="28"/>
          <w:lang w:val="en-US"/>
        </w:rPr>
        <w:t>!", mtConfirmation, MB_OK);</w:t>
      </w:r>
    </w:p>
    <w:p w14:paraId="2C0934BD"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lastRenderedPageBreak/>
        <w:t>}else{</w:t>
      </w:r>
    </w:p>
    <w:p w14:paraId="7838FD3D" w14:textId="77777777" w:rsidR="00F500CE" w:rsidRPr="00F20C51"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20C51">
        <w:rPr>
          <w:rFonts w:ascii="Times New Roman" w:hAnsi="Times New Roman" w:cs="Times New Roman"/>
          <w:sz w:val="28"/>
          <w:szCs w:val="28"/>
          <w:lang w:val="en-US"/>
        </w:rPr>
        <w:t>("</w:t>
      </w:r>
      <w:r w:rsidRPr="00F500CE">
        <w:rPr>
          <w:rFonts w:ascii="Times New Roman" w:hAnsi="Times New Roman" w:cs="Times New Roman"/>
          <w:sz w:val="28"/>
          <w:szCs w:val="28"/>
        </w:rPr>
        <w:t>Не</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сменить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mtConfirmation</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MB</w:t>
      </w:r>
      <w:r w:rsidRPr="00F20C51">
        <w:rPr>
          <w:rFonts w:ascii="Times New Roman" w:hAnsi="Times New Roman" w:cs="Times New Roman"/>
          <w:sz w:val="28"/>
          <w:szCs w:val="28"/>
          <w:lang w:val="en-US"/>
        </w:rPr>
        <w:t>_</w:t>
      </w:r>
      <w:r w:rsidRPr="00F500CE">
        <w:rPr>
          <w:rFonts w:ascii="Times New Roman" w:hAnsi="Times New Roman" w:cs="Times New Roman"/>
          <w:sz w:val="28"/>
          <w:szCs w:val="28"/>
          <w:lang w:val="en-US"/>
        </w:rPr>
        <w:t>OK</w:t>
      </w:r>
      <w:r w:rsidRPr="00F20C51">
        <w:rPr>
          <w:rFonts w:ascii="Times New Roman" w:hAnsi="Times New Roman" w:cs="Times New Roman"/>
          <w:sz w:val="28"/>
          <w:szCs w:val="28"/>
          <w:lang w:val="en-US"/>
        </w:rPr>
        <w:t>);</w:t>
      </w:r>
    </w:p>
    <w:p w14:paraId="3D581169"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76A0B38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0E14E9DD" w14:textId="77777777" w:rsidR="00F500CE" w:rsidRPr="00DF6820" w:rsidRDefault="00F500CE" w:rsidP="00DF6820">
      <w:pPr>
        <w:spacing w:line="360" w:lineRule="auto"/>
        <w:ind w:firstLine="708"/>
        <w:jc w:val="both"/>
        <w:rPr>
          <w:rFonts w:ascii="Times New Roman" w:hAnsi="Times New Roman" w:cs="Times New Roman"/>
          <w:b/>
          <w:sz w:val="28"/>
          <w:szCs w:val="28"/>
          <w:lang w:val="en-US"/>
        </w:rPr>
      </w:pPr>
      <w:r w:rsidRPr="00DF6820">
        <w:rPr>
          <w:rFonts w:ascii="Times New Roman" w:hAnsi="Times New Roman" w:cs="Times New Roman"/>
          <w:b/>
          <w:sz w:val="28"/>
          <w:szCs w:val="28"/>
        </w:rPr>
        <w:t>Код</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кноки</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Обновить</w:t>
      </w:r>
      <w:r w:rsidRPr="00DF6820">
        <w:rPr>
          <w:rFonts w:ascii="Times New Roman" w:hAnsi="Times New Roman" w:cs="Times New Roman"/>
          <w:b/>
          <w:sz w:val="28"/>
          <w:szCs w:val="28"/>
          <w:lang w:val="en-US"/>
        </w:rPr>
        <w:t>»:</w:t>
      </w:r>
    </w:p>
    <w:p w14:paraId="535C7B4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$get = Status::statusGet();</w:t>
      </w:r>
    </w:p>
    <w:p w14:paraId="1DF160C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if(!isset($get)){</w:t>
      </w:r>
    </w:p>
    <w:p w14:paraId="5019946B" w14:textId="77777777" w:rsidR="00F500CE" w:rsidRPr="00886B02" w:rsidRDefault="00F500CE" w:rsidP="00F500CE">
      <w:pPr>
        <w:spacing w:line="360" w:lineRule="auto"/>
        <w:jc w:val="both"/>
        <w:rPr>
          <w:rFonts w:ascii="Times New Roman" w:hAnsi="Times New Roman" w:cs="Times New Roman"/>
          <w:sz w:val="28"/>
          <w:szCs w:val="28"/>
          <w:rPrChange w:id="123" w:author="Валентин" w:date="2019-01-14T15:04:00Z">
            <w:rPr>
              <w:rFonts w:ascii="Times New Roman" w:hAnsi="Times New Roman" w:cs="Times New Roman"/>
              <w:sz w:val="28"/>
              <w:szCs w:val="28"/>
              <w:lang w:val="en-US"/>
            </w:rPr>
          </w:rPrChange>
        </w:rPr>
      </w:pPr>
      <w:r w:rsidRPr="004B1245">
        <w:rPr>
          <w:rFonts w:ascii="Times New Roman" w:hAnsi="Times New Roman" w:cs="Times New Roman"/>
          <w:sz w:val="28"/>
          <w:szCs w:val="28"/>
          <w:lang w:val="en-US"/>
        </w:rPr>
        <w:t>messageDlg</w:t>
      </w:r>
      <w:r w:rsidRPr="00886B02">
        <w:rPr>
          <w:rFonts w:ascii="Times New Roman" w:hAnsi="Times New Roman" w:cs="Times New Roman"/>
          <w:sz w:val="28"/>
          <w:szCs w:val="28"/>
          <w:rPrChange w:id="124" w:author="Валентин" w:date="2019-01-14T15:04:00Z">
            <w:rPr>
              <w:rFonts w:ascii="Times New Roman" w:hAnsi="Times New Roman" w:cs="Times New Roman"/>
              <w:sz w:val="28"/>
              <w:szCs w:val="28"/>
              <w:lang w:val="en-US"/>
            </w:rPr>
          </w:rPrChange>
        </w:rPr>
        <w:t>("</w:t>
      </w:r>
      <w:r w:rsidRPr="00F500CE">
        <w:rPr>
          <w:rFonts w:ascii="Times New Roman" w:hAnsi="Times New Roman" w:cs="Times New Roman"/>
          <w:sz w:val="28"/>
          <w:szCs w:val="28"/>
        </w:rPr>
        <w:t>Не</w:t>
      </w:r>
      <w:r w:rsidRPr="00886B02">
        <w:rPr>
          <w:rFonts w:ascii="Times New Roman" w:hAnsi="Times New Roman" w:cs="Times New Roman"/>
          <w:sz w:val="28"/>
          <w:szCs w:val="28"/>
          <w:rPrChange w:id="125" w:author="Валентин" w:date="2019-01-14T15:04:00Z">
            <w:rPr>
              <w:rFonts w:ascii="Times New Roman" w:hAnsi="Times New Roman" w:cs="Times New Roman"/>
              <w:sz w:val="28"/>
              <w:szCs w:val="28"/>
              <w:lang w:val="en-US"/>
            </w:rPr>
          </w:rPrChange>
        </w:rPr>
        <w:t xml:space="preserve"> </w:t>
      </w:r>
      <w:r w:rsidRPr="00F500CE">
        <w:rPr>
          <w:rFonts w:ascii="Times New Roman" w:hAnsi="Times New Roman" w:cs="Times New Roman"/>
          <w:sz w:val="28"/>
          <w:szCs w:val="28"/>
        </w:rPr>
        <w:t>удалось</w:t>
      </w:r>
      <w:r w:rsidRPr="00886B02">
        <w:rPr>
          <w:rFonts w:ascii="Times New Roman" w:hAnsi="Times New Roman" w:cs="Times New Roman"/>
          <w:sz w:val="28"/>
          <w:szCs w:val="28"/>
          <w:rPrChange w:id="126" w:author="Валентин" w:date="2019-01-14T15:04:00Z">
            <w:rPr>
              <w:rFonts w:ascii="Times New Roman" w:hAnsi="Times New Roman" w:cs="Times New Roman"/>
              <w:sz w:val="28"/>
              <w:szCs w:val="28"/>
              <w:lang w:val="en-US"/>
            </w:rPr>
          </w:rPrChange>
        </w:rPr>
        <w:t xml:space="preserve"> </w:t>
      </w:r>
      <w:r w:rsidRPr="00F500CE">
        <w:rPr>
          <w:rFonts w:ascii="Times New Roman" w:hAnsi="Times New Roman" w:cs="Times New Roman"/>
          <w:sz w:val="28"/>
          <w:szCs w:val="28"/>
        </w:rPr>
        <w:t>получить</w:t>
      </w:r>
      <w:r w:rsidRPr="00886B02">
        <w:rPr>
          <w:rFonts w:ascii="Times New Roman" w:hAnsi="Times New Roman" w:cs="Times New Roman"/>
          <w:sz w:val="28"/>
          <w:szCs w:val="28"/>
          <w:rPrChange w:id="127" w:author="Валентин" w:date="2019-01-14T15:04:00Z">
            <w:rPr>
              <w:rFonts w:ascii="Times New Roman" w:hAnsi="Times New Roman" w:cs="Times New Roman"/>
              <w:sz w:val="28"/>
              <w:szCs w:val="28"/>
              <w:lang w:val="en-US"/>
            </w:rPr>
          </w:rPrChange>
        </w:rPr>
        <w:t xml:space="preserve"> </w:t>
      </w:r>
      <w:r w:rsidRPr="00F500CE">
        <w:rPr>
          <w:rFonts w:ascii="Times New Roman" w:hAnsi="Times New Roman" w:cs="Times New Roman"/>
          <w:sz w:val="28"/>
          <w:szCs w:val="28"/>
        </w:rPr>
        <w:t>статус</w:t>
      </w:r>
      <w:r w:rsidRPr="00886B02">
        <w:rPr>
          <w:rFonts w:ascii="Times New Roman" w:hAnsi="Times New Roman" w:cs="Times New Roman"/>
          <w:sz w:val="28"/>
          <w:szCs w:val="28"/>
          <w:rPrChange w:id="128" w:author="Валентин" w:date="2019-01-14T15:04:00Z">
            <w:rPr>
              <w:rFonts w:ascii="Times New Roman" w:hAnsi="Times New Roman" w:cs="Times New Roman"/>
              <w:sz w:val="28"/>
              <w:szCs w:val="28"/>
              <w:lang w:val="en-US"/>
            </w:rPr>
          </w:rPrChange>
        </w:rPr>
        <w:t xml:space="preserve">!", </w:t>
      </w:r>
      <w:r w:rsidRPr="004B1245">
        <w:rPr>
          <w:rFonts w:ascii="Times New Roman" w:hAnsi="Times New Roman" w:cs="Times New Roman"/>
          <w:sz w:val="28"/>
          <w:szCs w:val="28"/>
          <w:lang w:val="en-US"/>
        </w:rPr>
        <w:t>mtConfirmation</w:t>
      </w:r>
      <w:r w:rsidRPr="00886B02">
        <w:rPr>
          <w:rFonts w:ascii="Times New Roman" w:hAnsi="Times New Roman" w:cs="Times New Roman"/>
          <w:sz w:val="28"/>
          <w:szCs w:val="28"/>
          <w:rPrChange w:id="129" w:author="Валентин" w:date="2019-01-14T15:04:00Z">
            <w:rPr>
              <w:rFonts w:ascii="Times New Roman" w:hAnsi="Times New Roman" w:cs="Times New Roman"/>
              <w:sz w:val="28"/>
              <w:szCs w:val="28"/>
              <w:lang w:val="en-US"/>
            </w:rPr>
          </w:rPrChange>
        </w:rPr>
        <w:t xml:space="preserve">, </w:t>
      </w:r>
      <w:r w:rsidRPr="004B1245">
        <w:rPr>
          <w:rFonts w:ascii="Times New Roman" w:hAnsi="Times New Roman" w:cs="Times New Roman"/>
          <w:sz w:val="28"/>
          <w:szCs w:val="28"/>
          <w:lang w:val="en-US"/>
        </w:rPr>
        <w:t>MB</w:t>
      </w:r>
      <w:r w:rsidRPr="00886B02">
        <w:rPr>
          <w:rFonts w:ascii="Times New Roman" w:hAnsi="Times New Roman" w:cs="Times New Roman"/>
          <w:sz w:val="28"/>
          <w:szCs w:val="28"/>
          <w:rPrChange w:id="130" w:author="Валентин" w:date="2019-01-14T15:04:00Z">
            <w:rPr>
              <w:rFonts w:ascii="Times New Roman" w:hAnsi="Times New Roman" w:cs="Times New Roman"/>
              <w:sz w:val="28"/>
              <w:szCs w:val="28"/>
              <w:lang w:val="en-US"/>
            </w:rPr>
          </w:rPrChange>
        </w:rPr>
        <w:t>_</w:t>
      </w:r>
      <w:r w:rsidRPr="004B1245">
        <w:rPr>
          <w:rFonts w:ascii="Times New Roman" w:hAnsi="Times New Roman" w:cs="Times New Roman"/>
          <w:sz w:val="28"/>
          <w:szCs w:val="28"/>
          <w:lang w:val="en-US"/>
        </w:rPr>
        <w:t>OK</w:t>
      </w:r>
      <w:r w:rsidRPr="00886B02">
        <w:rPr>
          <w:rFonts w:ascii="Times New Roman" w:hAnsi="Times New Roman" w:cs="Times New Roman"/>
          <w:sz w:val="28"/>
          <w:szCs w:val="28"/>
          <w:rPrChange w:id="131" w:author="Валентин" w:date="2019-01-14T15:04:00Z">
            <w:rPr>
              <w:rFonts w:ascii="Times New Roman" w:hAnsi="Times New Roman" w:cs="Times New Roman"/>
              <w:sz w:val="28"/>
              <w:szCs w:val="28"/>
              <w:lang w:val="en-US"/>
            </w:rPr>
          </w:rPrChange>
        </w:rPr>
        <w:t>);</w:t>
      </w:r>
    </w:p>
    <w:p w14:paraId="005FB194"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722C3309"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c("statusEdit")-&gt;text = $get;</w:t>
      </w:r>
    </w:p>
    <w:p w14:paraId="24AEC9E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608528F1" w14:textId="77777777" w:rsidR="00F500CE" w:rsidRPr="00FA56EB"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A56EB">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A56EB">
        <w:rPr>
          <w:rFonts w:ascii="Times New Roman" w:hAnsi="Times New Roman" w:cs="Times New Roman"/>
          <w:b/>
          <w:sz w:val="28"/>
          <w:szCs w:val="28"/>
          <w:lang w:val="en-US"/>
        </w:rPr>
        <w:t xml:space="preserve"> «Back»:</w:t>
      </w:r>
    </w:p>
    <w:p w14:paraId="6F8086F4" w14:textId="77777777" w:rsidR="00F500CE" w:rsidRDefault="002B48DB" w:rsidP="00F6451B">
      <w:pPr>
        <w:spacing w:line="360" w:lineRule="auto"/>
        <w:jc w:val="both"/>
        <w:rPr>
          <w:rFonts w:ascii="Times New Roman" w:hAnsi="Times New Roman" w:cs="Times New Roman"/>
          <w:sz w:val="28"/>
          <w:szCs w:val="28"/>
          <w:lang w:val="en-US"/>
        </w:rPr>
      </w:pPr>
      <w:r w:rsidRPr="002B48DB">
        <w:rPr>
          <w:rFonts w:ascii="Times New Roman" w:hAnsi="Times New Roman" w:cs="Times New Roman"/>
          <w:sz w:val="28"/>
          <w:szCs w:val="28"/>
          <w:lang w:val="en-US"/>
        </w:rPr>
        <w:t>LoadForm(c('VK'), LD_NONE);</w:t>
      </w:r>
    </w:p>
    <w:p w14:paraId="30C643F0" w14:textId="77777777" w:rsidR="00C70230" w:rsidRPr="00C70230" w:rsidRDefault="00C70230" w:rsidP="00FA56EB">
      <w:pPr>
        <w:spacing w:line="360" w:lineRule="auto"/>
        <w:ind w:firstLine="708"/>
        <w:jc w:val="both"/>
        <w:rPr>
          <w:rFonts w:ascii="Times New Roman" w:hAnsi="Times New Roman" w:cs="Times New Roman"/>
          <w:sz w:val="28"/>
          <w:szCs w:val="28"/>
        </w:rPr>
      </w:pPr>
      <w:r w:rsidRPr="00FA56EB">
        <w:rPr>
          <w:rFonts w:ascii="Times New Roman" w:hAnsi="Times New Roman" w:cs="Times New Roman"/>
          <w:b/>
          <w:sz w:val="28"/>
          <w:szCs w:val="28"/>
        </w:rPr>
        <w:t xml:space="preserve">Код из файла </w:t>
      </w:r>
      <w:r w:rsidRPr="00FA56EB">
        <w:rPr>
          <w:rFonts w:ascii="Times New Roman" w:hAnsi="Times New Roman" w:cs="Times New Roman"/>
          <w:b/>
          <w:sz w:val="28"/>
          <w:szCs w:val="28"/>
          <w:lang w:val="en-US"/>
        </w:rPr>
        <w:t>VK</w:t>
      </w:r>
      <w:r w:rsidRPr="00FA56EB">
        <w:rPr>
          <w:rFonts w:ascii="Times New Roman" w:hAnsi="Times New Roman" w:cs="Times New Roman"/>
          <w:b/>
          <w:sz w:val="28"/>
          <w:szCs w:val="28"/>
        </w:rPr>
        <w:t xml:space="preserve"> </w:t>
      </w:r>
      <w:r w:rsidRPr="00FA56EB">
        <w:rPr>
          <w:rFonts w:ascii="Times New Roman" w:hAnsi="Times New Roman" w:cs="Times New Roman"/>
          <w:b/>
          <w:sz w:val="28"/>
          <w:szCs w:val="28"/>
          <w:lang w:val="en-US"/>
        </w:rPr>
        <w:t>API</w:t>
      </w:r>
      <w:r w:rsidRPr="00C70230">
        <w:rPr>
          <w:rFonts w:ascii="Times New Roman" w:hAnsi="Times New Roman" w:cs="Times New Roman"/>
          <w:sz w:val="28"/>
          <w:szCs w:val="28"/>
        </w:rPr>
        <w:t xml:space="preserve"> </w:t>
      </w:r>
      <w:r>
        <w:rPr>
          <w:rFonts w:ascii="Times New Roman" w:hAnsi="Times New Roman" w:cs="Times New Roman"/>
          <w:sz w:val="28"/>
          <w:szCs w:val="28"/>
        </w:rPr>
        <w:t>обрабатывающего данную форму:</w:t>
      </w:r>
      <w:r>
        <w:rPr>
          <w:rFonts w:ascii="Times New Roman" w:hAnsi="Times New Roman" w:cs="Times New Roman"/>
          <w:sz w:val="28"/>
          <w:szCs w:val="28"/>
        </w:rPr>
        <w:br/>
      </w:r>
      <w:r w:rsidRPr="00C70230">
        <w:rPr>
          <w:rFonts w:ascii="Times New Roman" w:hAnsi="Times New Roman" w:cs="Times New Roman"/>
          <w:sz w:val="28"/>
          <w:szCs w:val="28"/>
        </w:rPr>
        <w:t>function statusGet(){</w:t>
      </w:r>
    </w:p>
    <w:p w14:paraId="41292D6C"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 c("VK-&gt;uId")-&gt;text;</w:t>
      </w:r>
    </w:p>
    <w:p w14:paraId="63C05CE7"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//$uid=61943436;</w:t>
      </w:r>
    </w:p>
    <w:p w14:paraId="65B8ED7F"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VK::request('status.get','user_id='.$uid.'&amp;v=5.92');</w:t>
      </w:r>
    </w:p>
    <w:p w14:paraId="027C0A57"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iconv('UTF-8', 'cp1251', $get['response']['text']);</w:t>
      </w:r>
    </w:p>
    <w:p w14:paraId="6BA55FFA"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$get;</w:t>
      </w:r>
    </w:p>
    <w:p w14:paraId="425FF8C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w:t>
      </w:r>
    </w:p>
    <w:p w14:paraId="76D6C32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lastRenderedPageBreak/>
        <w:t>function statusSet($set){</w:t>
      </w:r>
    </w:p>
    <w:p w14:paraId="2808999D"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iconv('cp1251', 'UTF-8', $set);</w:t>
      </w:r>
    </w:p>
    <w:p w14:paraId="6CF9E098"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str_replace(' ', '+', $set);</w:t>
      </w:r>
    </w:p>
    <w:p w14:paraId="492A08C6"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VK::request('status.set', 'text=' . $set.'&amp;v=5.92');</w:t>
      </w:r>
    </w:p>
    <w:p w14:paraId="6C9F80F3"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$set['response'];</w:t>
      </w:r>
    </w:p>
    <w:p w14:paraId="3E22CF22" w14:textId="77777777" w:rsidR="00C70230" w:rsidRPr="00886B02" w:rsidRDefault="00C70230" w:rsidP="00C70230">
      <w:pPr>
        <w:spacing w:line="360" w:lineRule="auto"/>
        <w:jc w:val="both"/>
        <w:rPr>
          <w:rFonts w:ascii="Times New Roman" w:hAnsi="Times New Roman" w:cs="Times New Roman"/>
          <w:sz w:val="28"/>
          <w:szCs w:val="28"/>
          <w:lang w:val="en-US"/>
          <w:rPrChange w:id="132" w:author="Валентин" w:date="2019-01-14T15:04:00Z">
            <w:rPr>
              <w:rFonts w:ascii="Times New Roman" w:hAnsi="Times New Roman" w:cs="Times New Roman"/>
              <w:sz w:val="28"/>
              <w:szCs w:val="28"/>
            </w:rPr>
          </w:rPrChange>
        </w:rPr>
      </w:pPr>
      <w:r w:rsidRPr="00886B02">
        <w:rPr>
          <w:rFonts w:ascii="Times New Roman" w:hAnsi="Times New Roman" w:cs="Times New Roman"/>
          <w:sz w:val="28"/>
          <w:szCs w:val="28"/>
          <w:lang w:val="en-US"/>
          <w:rPrChange w:id="133" w:author="Валентин" w:date="2019-01-14T15:04:00Z">
            <w:rPr>
              <w:rFonts w:ascii="Times New Roman" w:hAnsi="Times New Roman" w:cs="Times New Roman"/>
              <w:sz w:val="28"/>
              <w:szCs w:val="28"/>
            </w:rPr>
          </w:rPrChange>
        </w:rPr>
        <w:t>}</w:t>
      </w:r>
    </w:p>
    <w:p w14:paraId="587111B5" w14:textId="77777777" w:rsidR="00B326F9" w:rsidRPr="00886B02" w:rsidRDefault="00B326F9" w:rsidP="00F6451B">
      <w:pPr>
        <w:spacing w:line="360" w:lineRule="auto"/>
        <w:jc w:val="both"/>
        <w:rPr>
          <w:lang w:val="en-US"/>
          <w:rPrChange w:id="134" w:author="Валентин" w:date="2019-01-14T15:04:00Z">
            <w:rPr/>
          </w:rPrChange>
        </w:rPr>
      </w:pPr>
      <w:r w:rsidRPr="00886B02">
        <w:rPr>
          <w:lang w:val="en-US"/>
          <w:rPrChange w:id="135" w:author="Валентин" w:date="2019-01-14T15:04:00Z">
            <w:rPr/>
          </w:rPrChange>
        </w:rPr>
        <w:br w:type="page"/>
      </w:r>
    </w:p>
    <w:p w14:paraId="04C13C1A" w14:textId="77777777" w:rsidR="006C0285" w:rsidRPr="003F0F68" w:rsidRDefault="008562D5" w:rsidP="00555B9E">
      <w:pPr>
        <w:pStyle w:val="1"/>
        <w:spacing w:before="0" w:line="360" w:lineRule="auto"/>
        <w:jc w:val="center"/>
        <w:rPr>
          <w:rFonts w:ascii="Times New Roman" w:hAnsi="Times New Roman" w:cs="Times New Roman"/>
          <w:color w:val="auto"/>
        </w:rPr>
      </w:pPr>
      <w:bookmarkStart w:id="136" w:name="_Toc534824526"/>
      <w:r w:rsidRPr="003F0F68">
        <w:rPr>
          <w:rFonts w:ascii="Times New Roman" w:hAnsi="Times New Roman" w:cs="Times New Roman"/>
          <w:color w:val="auto"/>
        </w:rPr>
        <w:lastRenderedPageBreak/>
        <w:t>Заключение</w:t>
      </w:r>
      <w:bookmarkEnd w:id="136"/>
    </w:p>
    <w:p w14:paraId="042B61C7" w14:textId="77777777" w:rsidR="000712A2" w:rsidRDefault="009E1986" w:rsidP="000B5EC1">
      <w:pPr>
        <w:spacing w:after="0" w:line="360" w:lineRule="auto"/>
        <w:ind w:firstLine="708"/>
        <w:jc w:val="both"/>
        <w:rPr>
          <w:rFonts w:ascii="Times New Roman" w:hAnsi="Times New Roman" w:cs="Times New Roman"/>
          <w:sz w:val="28"/>
          <w:szCs w:val="28"/>
        </w:rPr>
      </w:pPr>
      <w:del w:id="137" w:author="Виктория" w:date="2019-01-14T11:48:00Z">
        <w:r w:rsidDel="007B3CB1">
          <w:rPr>
            <w:rFonts w:ascii="Times New Roman" w:hAnsi="Times New Roman" w:cs="Times New Roman"/>
            <w:sz w:val="28"/>
            <w:szCs w:val="28"/>
          </w:rPr>
          <w:tab/>
        </w:r>
      </w:del>
      <w:r>
        <w:rPr>
          <w:rFonts w:ascii="Times New Roman" w:hAnsi="Times New Roman" w:cs="Times New Roman"/>
          <w:sz w:val="28"/>
          <w:szCs w:val="28"/>
        </w:rPr>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 xml:space="preserve">было прочитано и проанализированное </w:t>
      </w:r>
      <w:commentRangeStart w:id="138"/>
      <w:r w:rsidR="00D93DA5">
        <w:rPr>
          <w:rFonts w:ascii="Times New Roman" w:hAnsi="Times New Roman" w:cs="Times New Roman"/>
          <w:sz w:val="28"/>
          <w:szCs w:val="28"/>
        </w:rPr>
        <w:t>много ресурсов</w:t>
      </w:r>
      <w:commentRangeEnd w:id="138"/>
      <w:r w:rsidR="007B3CB1">
        <w:rPr>
          <w:rStyle w:val="af3"/>
        </w:rPr>
        <w:commentReference w:id="138"/>
      </w:r>
      <w:r w:rsidR="00D93DA5">
        <w:rPr>
          <w:rFonts w:ascii="Times New Roman" w:hAnsi="Times New Roman" w:cs="Times New Roman"/>
          <w:sz w:val="28"/>
          <w:szCs w:val="28"/>
        </w:rPr>
        <w:t xml:space="preserve">. Полностью с чистого листа шло освоение </w:t>
      </w:r>
      <w:r w:rsidR="007E4A0C">
        <w:rPr>
          <w:rFonts w:ascii="Times New Roman" w:hAnsi="Times New Roman" w:cs="Times New Roman"/>
          <w:sz w:val="28"/>
          <w:szCs w:val="28"/>
          <w:lang w:val="en-US"/>
        </w:rPr>
        <w:t>PHP</w:t>
      </w:r>
      <w:r w:rsidR="007E4A0C" w:rsidRPr="007E4A0C">
        <w:rPr>
          <w:rFonts w:ascii="Times New Roman" w:hAnsi="Times New Roman" w:cs="Times New Roman"/>
          <w:sz w:val="28"/>
          <w:szCs w:val="28"/>
        </w:rPr>
        <w:t xml:space="preserve"> </w:t>
      </w:r>
      <w:r w:rsidR="007E4A0C">
        <w:rPr>
          <w:rFonts w:ascii="Times New Roman" w:hAnsi="Times New Roman" w:cs="Times New Roman"/>
          <w:sz w:val="28"/>
          <w:szCs w:val="28"/>
        </w:rPr>
        <w:t xml:space="preserve">и </w:t>
      </w:r>
      <w:r w:rsidR="007E4A0C">
        <w:rPr>
          <w:rFonts w:ascii="Times New Roman" w:hAnsi="Times New Roman" w:cs="Times New Roman"/>
          <w:sz w:val="28"/>
          <w:szCs w:val="28"/>
          <w:lang w:val="en-US"/>
        </w:rPr>
        <w:t>DevelStudio</w:t>
      </w:r>
      <w:r w:rsidR="00D93DA5">
        <w:rPr>
          <w:rFonts w:ascii="Times New Roman" w:hAnsi="Times New Roman" w:cs="Times New Roman"/>
          <w:sz w:val="28"/>
          <w:szCs w:val="28"/>
        </w:rPr>
        <w:t>.</w:t>
      </w:r>
    </w:p>
    <w:p w14:paraId="0F52C8D7" w14:textId="77777777" w:rsidR="00D93DA5" w:rsidRPr="005572E9"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Решена проблема </w:t>
      </w:r>
      <w:r w:rsidR="005572E9">
        <w:rPr>
          <w:rFonts w:ascii="Times New Roman" w:hAnsi="Times New Roman" w:cs="Times New Roman"/>
          <w:sz w:val="28"/>
          <w:szCs w:val="28"/>
        </w:rPr>
        <w:t>с авторизацией в социальной сети ВКонтакте</w:t>
      </w:r>
      <w:del w:id="139" w:author="Виктория" w:date="2019-01-14T11:48:00Z">
        <w:r w:rsidR="005572E9" w:rsidDel="007B3CB1">
          <w:rPr>
            <w:rFonts w:ascii="Times New Roman" w:hAnsi="Times New Roman" w:cs="Times New Roman"/>
            <w:sz w:val="28"/>
            <w:szCs w:val="28"/>
          </w:rPr>
          <w:delText>.</w:delText>
        </w:r>
      </w:del>
      <w:r w:rsidR="005572E9" w:rsidRPr="005572E9">
        <w:rPr>
          <w:rFonts w:ascii="Times New Roman" w:hAnsi="Times New Roman" w:cs="Times New Roman"/>
          <w:sz w:val="28"/>
          <w:szCs w:val="28"/>
        </w:rPr>
        <w:t xml:space="preserve">. Изучены команды запросов к методам </w:t>
      </w:r>
      <w:r w:rsidR="005572E9">
        <w:rPr>
          <w:rFonts w:ascii="Times New Roman" w:hAnsi="Times New Roman" w:cs="Times New Roman"/>
          <w:sz w:val="28"/>
          <w:szCs w:val="28"/>
          <w:lang w:val="en-US"/>
        </w:rPr>
        <w:t>VK</w:t>
      </w:r>
      <w:r w:rsidR="005572E9" w:rsidRPr="005572E9">
        <w:rPr>
          <w:rFonts w:ascii="Times New Roman" w:hAnsi="Times New Roman" w:cs="Times New Roman"/>
          <w:sz w:val="28"/>
          <w:szCs w:val="28"/>
        </w:rPr>
        <w:t xml:space="preserve"> </w:t>
      </w:r>
      <w:r w:rsidR="005572E9">
        <w:rPr>
          <w:rFonts w:ascii="Times New Roman" w:hAnsi="Times New Roman" w:cs="Times New Roman"/>
          <w:sz w:val="28"/>
          <w:szCs w:val="28"/>
          <w:lang w:val="en-US"/>
        </w:rPr>
        <w:t>API</w:t>
      </w:r>
      <w:r w:rsidR="005572E9">
        <w:rPr>
          <w:rFonts w:ascii="Times New Roman" w:hAnsi="Times New Roman" w:cs="Times New Roman"/>
          <w:sz w:val="28"/>
          <w:szCs w:val="28"/>
        </w:rPr>
        <w:t xml:space="preserve">. Разобраны разные методы авторизации, их плюсы и минусы. </w:t>
      </w:r>
      <w:r w:rsidR="00353CB6">
        <w:rPr>
          <w:rFonts w:ascii="Times New Roman" w:hAnsi="Times New Roman" w:cs="Times New Roman"/>
          <w:sz w:val="28"/>
          <w:szCs w:val="28"/>
        </w:rPr>
        <w:t xml:space="preserve">Разобраны базовые основы </w:t>
      </w:r>
      <w:r w:rsidR="00353CB6">
        <w:rPr>
          <w:rFonts w:ascii="Times New Roman" w:hAnsi="Times New Roman" w:cs="Times New Roman"/>
          <w:sz w:val="28"/>
          <w:szCs w:val="28"/>
          <w:lang w:val="en-US"/>
        </w:rPr>
        <w:t>PHP</w:t>
      </w:r>
      <w:ins w:id="140" w:author="Виктория" w:date="2019-01-14T11:48:00Z">
        <w:r w:rsidR="007B3CB1">
          <w:rPr>
            <w:rFonts w:ascii="Times New Roman" w:hAnsi="Times New Roman" w:cs="Times New Roman"/>
            <w:sz w:val="28"/>
            <w:szCs w:val="28"/>
          </w:rPr>
          <w:t>.</w:t>
        </w:r>
      </w:ins>
      <w:r w:rsidR="00353CB6">
        <w:rPr>
          <w:rFonts w:ascii="Times New Roman" w:hAnsi="Times New Roman" w:cs="Times New Roman"/>
          <w:sz w:val="28"/>
          <w:szCs w:val="28"/>
        </w:rPr>
        <w:t xml:space="preserve"> </w:t>
      </w:r>
      <w:r w:rsidR="005572E9">
        <w:rPr>
          <w:rFonts w:ascii="Times New Roman" w:hAnsi="Times New Roman" w:cs="Times New Roman"/>
          <w:sz w:val="28"/>
          <w:szCs w:val="28"/>
        </w:rPr>
        <w:t xml:space="preserve">Не решена проблема с модулями </w:t>
      </w:r>
      <w:r w:rsidR="005572E9">
        <w:rPr>
          <w:rFonts w:ascii="Times New Roman" w:hAnsi="Times New Roman" w:cs="Times New Roman"/>
          <w:sz w:val="28"/>
          <w:szCs w:val="28"/>
          <w:lang w:val="en-US"/>
        </w:rPr>
        <w:t>DevelStudio</w:t>
      </w:r>
      <w:r w:rsidR="005572E9">
        <w:rPr>
          <w:rFonts w:ascii="Times New Roman" w:hAnsi="Times New Roman" w:cs="Times New Roman"/>
          <w:sz w:val="28"/>
          <w:szCs w:val="28"/>
        </w:rPr>
        <w:t xml:space="preserve">. обратился за решением проблемы к разработчику и сообществу, пока решение не найдено и приходится вручную вводить данные в поля </w:t>
      </w:r>
      <w:r w:rsidR="005572E9">
        <w:rPr>
          <w:rFonts w:ascii="Times New Roman" w:hAnsi="Times New Roman" w:cs="Times New Roman"/>
          <w:sz w:val="28"/>
          <w:szCs w:val="28"/>
          <w:lang w:val="en-US"/>
        </w:rPr>
        <w:t>ID</w:t>
      </w:r>
      <w:r w:rsidR="005572E9">
        <w:rPr>
          <w:rFonts w:ascii="Times New Roman" w:hAnsi="Times New Roman" w:cs="Times New Roman"/>
          <w:sz w:val="28"/>
          <w:szCs w:val="28"/>
        </w:rPr>
        <w:t xml:space="preserve"> вашей страницы и которой хотите просмотреть. По итогу работы создано приложение, которое </w:t>
      </w:r>
      <w:r w:rsidR="00353CB6">
        <w:rPr>
          <w:rFonts w:ascii="Times New Roman" w:hAnsi="Times New Roman" w:cs="Times New Roman"/>
          <w:sz w:val="28"/>
          <w:szCs w:val="28"/>
        </w:rPr>
        <w:t xml:space="preserve">в дальнейшем </w:t>
      </w:r>
      <w:r w:rsidR="005572E9">
        <w:rPr>
          <w:rFonts w:ascii="Times New Roman" w:hAnsi="Times New Roman" w:cs="Times New Roman"/>
          <w:sz w:val="28"/>
          <w:szCs w:val="28"/>
        </w:rPr>
        <w:t xml:space="preserve">после модернизации и более углубленного изучения сможет отвечать </w:t>
      </w:r>
      <w:commentRangeStart w:id="141"/>
      <w:r w:rsidR="005572E9">
        <w:rPr>
          <w:rFonts w:ascii="Times New Roman" w:hAnsi="Times New Roman" w:cs="Times New Roman"/>
          <w:sz w:val="28"/>
          <w:szCs w:val="28"/>
        </w:rPr>
        <w:t>всем запросам.</w:t>
      </w:r>
      <w:commentRangeEnd w:id="141"/>
      <w:r w:rsidR="007B3CB1">
        <w:rPr>
          <w:rStyle w:val="af3"/>
        </w:rPr>
        <w:commentReference w:id="141"/>
      </w:r>
    </w:p>
    <w:p w14:paraId="75EFA6C3" w14:textId="77777777"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14:paraId="05DD6BB2" w14:textId="77777777"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A795206" w14:textId="77777777" w:rsidR="00B440CA" w:rsidRPr="00CF66A7" w:rsidRDefault="00B440CA" w:rsidP="00555B9E">
      <w:pPr>
        <w:pStyle w:val="1"/>
        <w:spacing w:before="0" w:line="360" w:lineRule="auto"/>
        <w:jc w:val="center"/>
        <w:rPr>
          <w:rFonts w:ascii="Times New Roman" w:hAnsi="Times New Roman" w:cs="Times New Roman"/>
          <w:color w:val="auto"/>
        </w:rPr>
      </w:pPr>
      <w:bookmarkStart w:id="142" w:name="_Toc534824527"/>
      <w:commentRangeStart w:id="143"/>
      <w:r w:rsidRPr="003F0F68">
        <w:rPr>
          <w:rFonts w:ascii="Times New Roman" w:hAnsi="Times New Roman" w:cs="Times New Roman"/>
          <w:color w:val="auto"/>
        </w:rPr>
        <w:lastRenderedPageBreak/>
        <w:t>Список</w:t>
      </w:r>
      <w:r w:rsidRPr="00CF66A7">
        <w:rPr>
          <w:rFonts w:ascii="Times New Roman" w:hAnsi="Times New Roman" w:cs="Times New Roman"/>
          <w:color w:val="auto"/>
        </w:rPr>
        <w:t xml:space="preserve"> </w:t>
      </w:r>
      <w:r w:rsidRPr="003F0F68">
        <w:rPr>
          <w:rFonts w:ascii="Times New Roman" w:hAnsi="Times New Roman" w:cs="Times New Roman"/>
          <w:color w:val="auto"/>
        </w:rPr>
        <w:t>литературы</w:t>
      </w:r>
      <w:bookmarkEnd w:id="142"/>
      <w:commentRangeEnd w:id="143"/>
      <w:r w:rsidR="007B3CB1">
        <w:rPr>
          <w:rStyle w:val="af3"/>
          <w:rFonts w:asciiTheme="minorHAnsi" w:eastAsiaTheme="minorEastAsia" w:hAnsiTheme="minorHAnsi" w:cstheme="minorBidi"/>
          <w:b w:val="0"/>
          <w:bCs w:val="0"/>
          <w:color w:val="auto"/>
        </w:rPr>
        <w:commentReference w:id="143"/>
      </w:r>
    </w:p>
    <w:p w14:paraId="3B4C7929" w14:textId="77777777"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5941D5">
        <w:rPr>
          <w:rFonts w:ascii="Times New Roman" w:eastAsia="Times New Roman" w:hAnsi="Times New Roman" w:cs="Times New Roman"/>
          <w:color w:val="000000"/>
          <w:sz w:val="28"/>
          <w:szCs w:val="28"/>
        </w:rPr>
        <w:t xml:space="preserve">) </w:t>
      </w:r>
      <w:r w:rsidRPr="004A6B6D">
        <w:rPr>
          <w:rFonts w:ascii="Times New Roman" w:eastAsia="Times New Roman" w:hAnsi="Times New Roman" w:cs="Times New Roman"/>
          <w:color w:val="000000"/>
          <w:sz w:val="28"/>
          <w:szCs w:val="28"/>
        </w:rPr>
        <w:t>Албахари Дж., Албахари Б.C# 6.0. Справочник. Полное описание языка. 6-е издание, Издательство: Вильямс Издательский дом, 2016, 1040 с.</w:t>
      </w:r>
    </w:p>
    <w:p w14:paraId="7FD0F095" w14:textId="77777777"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hAnsi="Times New Roman" w:cs="Times New Roman"/>
          <w:sz w:val="28"/>
          <w:szCs w:val="28"/>
        </w:rPr>
        <w:t>2</w:t>
      </w:r>
      <w:r w:rsidRPr="005941D5">
        <w:rPr>
          <w:rFonts w:ascii="Times New Roman" w:hAnsi="Times New Roman" w:cs="Times New Roman"/>
          <w:sz w:val="28"/>
          <w:szCs w:val="28"/>
        </w:rPr>
        <w:t xml:space="preserve">) </w:t>
      </w:r>
      <w:hyperlink r:id="rId22" w:history="1">
        <w:r w:rsidRPr="005941D5">
          <w:rPr>
            <w:rFonts w:ascii="Times New Roman" w:eastAsia="Times New Roman" w:hAnsi="Times New Roman" w:cs="Times New Roman"/>
            <w:color w:val="000000"/>
            <w:sz w:val="28"/>
            <w:szCs w:val="28"/>
          </w:rPr>
          <w:t>Астахова</w:t>
        </w:r>
      </w:hyperlink>
      <w:r w:rsidRPr="005941D5">
        <w:rPr>
          <w:rFonts w:ascii="Times New Roman" w:eastAsia="Times New Roman" w:hAnsi="Times New Roman" w:cs="Times New Roman"/>
          <w:color w:val="000000"/>
          <w:sz w:val="28"/>
          <w:szCs w:val="28"/>
        </w:rPr>
        <w:t xml:space="preserve"> Ирина, </w:t>
      </w:r>
      <w:hyperlink r:id="rId23" w:history="1">
        <w:r w:rsidRPr="005941D5">
          <w:rPr>
            <w:rFonts w:ascii="Times New Roman" w:eastAsia="Times New Roman" w:hAnsi="Times New Roman" w:cs="Times New Roman"/>
            <w:color w:val="000000"/>
            <w:sz w:val="28"/>
            <w:szCs w:val="28"/>
          </w:rPr>
          <w:t>Вадим Мельников</w:t>
        </w:r>
      </w:hyperlink>
      <w:r w:rsidRPr="005941D5">
        <w:rPr>
          <w:rFonts w:ascii="Times New Roman" w:eastAsia="Times New Roman" w:hAnsi="Times New Roman" w:cs="Times New Roman"/>
          <w:color w:val="000000"/>
          <w:sz w:val="28"/>
          <w:szCs w:val="28"/>
        </w:rPr>
        <w:t xml:space="preserve">, </w:t>
      </w:r>
      <w:hyperlink r:id="rId24" w:history="1">
        <w:r w:rsidRPr="005941D5">
          <w:rPr>
            <w:rFonts w:ascii="Times New Roman" w:eastAsia="Times New Roman" w:hAnsi="Times New Roman" w:cs="Times New Roman"/>
            <w:color w:val="000000"/>
            <w:sz w:val="28"/>
            <w:szCs w:val="28"/>
          </w:rPr>
          <w:t>Александр Толстобров</w:t>
        </w:r>
      </w:hyperlink>
      <w:r w:rsidRPr="005941D5">
        <w:rPr>
          <w:rFonts w:ascii="Times New Roman" w:eastAsia="Times New Roman" w:hAnsi="Times New Roman" w:cs="Times New Roman"/>
          <w:color w:val="000000"/>
          <w:sz w:val="28"/>
          <w:szCs w:val="28"/>
        </w:rPr>
        <w:t>, </w:t>
      </w:r>
      <w:hyperlink r:id="rId25" w:history="1">
        <w:r w:rsidRPr="005941D5">
          <w:rPr>
            <w:rFonts w:ascii="Times New Roman" w:eastAsia="Times New Roman" w:hAnsi="Times New Roman" w:cs="Times New Roman"/>
            <w:color w:val="000000"/>
            <w:sz w:val="28"/>
            <w:szCs w:val="28"/>
          </w:rPr>
          <w:t>Вадим Фертиков</w:t>
        </w:r>
      </w:hyperlink>
      <w:r w:rsidRPr="005941D5">
        <w:rPr>
          <w:rFonts w:ascii="Times New Roman" w:eastAsia="Times New Roman" w:hAnsi="Times New Roman" w:cs="Times New Roman"/>
          <w:color w:val="000000"/>
          <w:sz w:val="28"/>
          <w:szCs w:val="28"/>
        </w:rPr>
        <w:t xml:space="preserve">, СУБД. Язык </w:t>
      </w:r>
      <w:r w:rsidRPr="005941D5">
        <w:rPr>
          <w:rFonts w:ascii="Times New Roman" w:eastAsia="Times New Roman" w:hAnsi="Times New Roman" w:cs="Times New Roman"/>
          <w:color w:val="000000"/>
          <w:sz w:val="28"/>
          <w:szCs w:val="28"/>
          <w:lang w:val="en-US"/>
        </w:rPr>
        <w:t>SQL</w:t>
      </w:r>
      <w:r w:rsidRPr="005941D5">
        <w:rPr>
          <w:rFonts w:ascii="Times New Roman" w:eastAsia="Times New Roman" w:hAnsi="Times New Roman" w:cs="Times New Roman"/>
          <w:color w:val="000000"/>
          <w:sz w:val="28"/>
          <w:szCs w:val="28"/>
        </w:rPr>
        <w:t xml:space="preserve"> в примерах и задачах. Москва, 2007, 435 с.</w:t>
      </w:r>
    </w:p>
    <w:p w14:paraId="0DAA8A67" w14:textId="77777777"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Pr="005941D5">
        <w:rPr>
          <w:rFonts w:ascii="Times New Roman" w:eastAsia="Times New Roman" w:hAnsi="Times New Roman" w:cs="Times New Roman"/>
          <w:color w:val="000000"/>
          <w:sz w:val="28"/>
          <w:szCs w:val="28"/>
        </w:rPr>
        <w:t>)</w:t>
      </w:r>
      <w:r w:rsidRPr="005941D5">
        <w:rPr>
          <w:rFonts w:ascii="Times New Roman" w:hAnsi="Times New Roman" w:cs="Times New Roman"/>
          <w:sz w:val="28"/>
          <w:szCs w:val="28"/>
        </w:rPr>
        <w:t xml:space="preserve"> Албахари Д., Албахари Б. </w:t>
      </w:r>
      <w:r w:rsidRPr="005941D5">
        <w:rPr>
          <w:rFonts w:ascii="Times New Roman" w:eastAsia="Times New Roman" w:hAnsi="Times New Roman" w:cs="Times New Roman"/>
          <w:color w:val="000000"/>
          <w:sz w:val="28"/>
          <w:szCs w:val="28"/>
        </w:rPr>
        <w:t xml:space="preserve">C# 7.0. Справочник. Полное описание языка, Издательство: Альфа - книга, 2018, 1024с. </w:t>
      </w:r>
    </w:p>
    <w:p w14:paraId="628C5813" w14:textId="77777777" w:rsidR="00607718"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sidRPr="006445C8">
        <w:rPr>
          <w:rFonts w:ascii="Times New Roman" w:eastAsia="Times New Roman" w:hAnsi="Times New Roman" w:cs="Times New Roman"/>
          <w:color w:val="000000"/>
          <w:sz w:val="28"/>
          <w:szCs w:val="28"/>
        </w:rPr>
        <w:t>) Бекаревич Ю., Пушкина Н.Самоучитель Microsoft Access 2013, Издательство: БХВ-Петербург, 2014, 464 с.</w:t>
      </w:r>
    </w:p>
    <w:p w14:paraId="3D1BB5C2" w14:textId="77777777" w:rsidR="00607718" w:rsidRPr="0066164F"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sidRPr="0066164F">
        <w:rPr>
          <w:rFonts w:ascii="Times New Roman" w:eastAsia="Times New Roman" w:hAnsi="Times New Roman" w:cs="Times New Roman"/>
          <w:color w:val="000000"/>
          <w:sz w:val="28"/>
          <w:szCs w:val="28"/>
        </w:rPr>
        <w:t>) Винарский Я., Гутгарц Р.</w:t>
      </w:r>
      <w:r>
        <w:rPr>
          <w:rFonts w:ascii="Times New Roman" w:eastAsia="Times New Roman" w:hAnsi="Times New Roman" w:cs="Times New Roman"/>
          <w:color w:val="000000"/>
          <w:sz w:val="28"/>
          <w:szCs w:val="28"/>
        </w:rPr>
        <w:t xml:space="preserve"> </w:t>
      </w:r>
      <w:r w:rsidRPr="0066164F">
        <w:rPr>
          <w:rFonts w:ascii="Times New Roman" w:eastAsia="Times New Roman" w:hAnsi="Times New Roman" w:cs="Times New Roman"/>
          <w:color w:val="000000"/>
          <w:sz w:val="28"/>
          <w:szCs w:val="28"/>
        </w:rPr>
        <w:t>Web-аппликации в интернет-маркетинге: проектирование, создание и применение. Практическое пособие, Издательство: Инфра-М, 2018, 269 с.</w:t>
      </w:r>
    </w:p>
    <w:p w14:paraId="6B1899AF" w14:textId="77777777" w:rsidR="00607718" w:rsidRPr="006D5E58" w:rsidRDefault="00607718" w:rsidP="00607718">
      <w:pPr>
        <w:pStyle w:val="ad"/>
        <w:spacing w:line="360" w:lineRule="auto"/>
        <w:ind w:left="-567"/>
        <w:rPr>
          <w:sz w:val="28"/>
          <w:szCs w:val="28"/>
        </w:rPr>
      </w:pPr>
      <w:r>
        <w:rPr>
          <w:rFonts w:eastAsia="Times New Roman"/>
          <w:color w:val="000000"/>
          <w:sz w:val="28"/>
          <w:szCs w:val="28"/>
        </w:rPr>
        <w:t>6</w:t>
      </w:r>
      <w:r w:rsidRPr="005941D5">
        <w:rPr>
          <w:rFonts w:eastAsia="Times New Roman"/>
          <w:color w:val="000000"/>
          <w:sz w:val="28"/>
          <w:szCs w:val="28"/>
        </w:rPr>
        <w:t xml:space="preserve">) </w:t>
      </w:r>
      <w:r w:rsidRPr="005941D5">
        <w:rPr>
          <w:sz w:val="28"/>
          <w:szCs w:val="28"/>
        </w:rPr>
        <w:t>Дунаев В. В. HTML, скрипты и стили. Спб</w:t>
      </w:r>
      <w:r w:rsidRPr="006D5E58">
        <w:rPr>
          <w:sz w:val="28"/>
          <w:szCs w:val="28"/>
        </w:rPr>
        <w:t xml:space="preserve">.: </w:t>
      </w:r>
      <w:r w:rsidRPr="005941D5">
        <w:rPr>
          <w:sz w:val="28"/>
          <w:szCs w:val="28"/>
        </w:rPr>
        <w:t>БХВ</w:t>
      </w:r>
      <w:r w:rsidRPr="006D5E58">
        <w:rPr>
          <w:sz w:val="28"/>
          <w:szCs w:val="28"/>
        </w:rPr>
        <w:t xml:space="preserve"> – </w:t>
      </w:r>
      <w:r w:rsidRPr="005941D5">
        <w:rPr>
          <w:sz w:val="28"/>
          <w:szCs w:val="28"/>
        </w:rPr>
        <w:t>Петербург</w:t>
      </w:r>
      <w:r w:rsidRPr="006D5E58">
        <w:rPr>
          <w:sz w:val="28"/>
          <w:szCs w:val="28"/>
        </w:rPr>
        <w:t xml:space="preserve">, 2011. 603 </w:t>
      </w:r>
      <w:r w:rsidRPr="005941D5">
        <w:rPr>
          <w:sz w:val="28"/>
          <w:szCs w:val="28"/>
        </w:rPr>
        <w:t>с</w:t>
      </w:r>
      <w:r w:rsidRPr="006D5E58">
        <w:rPr>
          <w:sz w:val="28"/>
          <w:szCs w:val="28"/>
        </w:rPr>
        <w:t>.</w:t>
      </w:r>
    </w:p>
    <w:p w14:paraId="29CCAFFC" w14:textId="77777777" w:rsidR="00607718"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r w:rsidR="00607718" w:rsidRPr="005941D5">
        <w:rPr>
          <w:rFonts w:ascii="Times New Roman" w:eastAsia="Times New Roman" w:hAnsi="Times New Roman" w:cs="Times New Roman"/>
          <w:color w:val="000000"/>
          <w:sz w:val="28"/>
          <w:szCs w:val="28"/>
        </w:rPr>
        <w:t>) Дронов В.HTML 5 CSS 3 и Web 2.0 Разработка современных Web-сайтов, Издательство: БХВ-Петербург, 2011, 416 с.</w:t>
      </w:r>
    </w:p>
    <w:p w14:paraId="2C880F1F" w14:textId="77777777"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r w:rsidR="00607718" w:rsidRPr="005941D5">
        <w:rPr>
          <w:rFonts w:ascii="Times New Roman" w:eastAsia="Times New Roman" w:hAnsi="Times New Roman" w:cs="Times New Roman"/>
          <w:color w:val="000000"/>
          <w:sz w:val="28"/>
          <w:szCs w:val="28"/>
        </w:rPr>
        <w:t>) Евдокимов П. C# на примерах , Издательство: Наука и Техника СПб,2018, 320 с.</w:t>
      </w:r>
    </w:p>
    <w:p w14:paraId="7AB8D10E" w14:textId="77777777" w:rsidR="00DD1256" w:rsidRPr="005941D5" w:rsidRDefault="00DD1256" w:rsidP="00DD1256">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r w:rsidRPr="005941D5">
        <w:rPr>
          <w:rFonts w:ascii="Times New Roman" w:eastAsia="Times New Roman" w:hAnsi="Times New Roman" w:cs="Times New Roman"/>
          <w:color w:val="000000"/>
          <w:sz w:val="28"/>
          <w:szCs w:val="28"/>
        </w:rPr>
        <w:t xml:space="preserve">) Кириллов В.В. Введение в реляционные базы данных. Санкт-Петербург, Издательство «БХВ-Петербург», 2012, 464 с. </w:t>
      </w:r>
    </w:p>
    <w:p w14:paraId="1F38FA27" w14:textId="77777777"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sidRPr="00DD1256">
        <w:rPr>
          <w:rFonts w:ascii="Times New Roman" w:eastAsia="Times New Roman" w:hAnsi="Times New Roman" w:cs="Times New Roman"/>
          <w:color w:val="000000"/>
          <w:sz w:val="28"/>
          <w:szCs w:val="28"/>
          <w:lang w:val="en-US"/>
        </w:rPr>
        <w:t>10</w:t>
      </w:r>
      <w:r w:rsidR="00607718" w:rsidRPr="005941D5">
        <w:rPr>
          <w:rFonts w:ascii="Times New Roman" w:eastAsia="Times New Roman" w:hAnsi="Times New Roman" w:cs="Times New Roman"/>
          <w:color w:val="000000"/>
          <w:sz w:val="28"/>
          <w:szCs w:val="28"/>
          <w:lang w:val="en-US"/>
        </w:rPr>
        <w:t xml:space="preserve">) </w:t>
      </w:r>
      <w:r w:rsidR="00607718" w:rsidRPr="005941D5">
        <w:rPr>
          <w:rFonts w:ascii="Times New Roman" w:eastAsia="Times New Roman" w:hAnsi="Times New Roman" w:cs="Times New Roman"/>
          <w:color w:val="000000"/>
          <w:sz w:val="28"/>
          <w:szCs w:val="28"/>
        </w:rPr>
        <w:t>Прайс</w:t>
      </w:r>
      <w:r w:rsidR="00607718" w:rsidRPr="005941D5">
        <w:rPr>
          <w:rFonts w:ascii="Times New Roman" w:eastAsia="Times New Roman" w:hAnsi="Times New Roman" w:cs="Times New Roman"/>
          <w:color w:val="000000"/>
          <w:sz w:val="28"/>
          <w:szCs w:val="28"/>
          <w:lang w:val="en-US"/>
        </w:rPr>
        <w:t xml:space="preserve"> </w:t>
      </w:r>
      <w:r w:rsidR="00607718" w:rsidRPr="005941D5">
        <w:rPr>
          <w:rFonts w:ascii="Times New Roman" w:eastAsia="Times New Roman" w:hAnsi="Times New Roman" w:cs="Times New Roman"/>
          <w:color w:val="000000"/>
          <w:sz w:val="28"/>
          <w:szCs w:val="28"/>
        </w:rPr>
        <w:t>М</w:t>
      </w:r>
      <w:r w:rsidR="00607718" w:rsidRPr="00843CA5">
        <w:rPr>
          <w:rFonts w:ascii="Times New Roman" w:eastAsia="Times New Roman" w:hAnsi="Times New Roman" w:cs="Times New Roman"/>
          <w:color w:val="000000"/>
          <w:sz w:val="28"/>
          <w:szCs w:val="28"/>
          <w:lang w:val="en-US"/>
        </w:rPr>
        <w:t>.</w:t>
      </w:r>
      <w:r w:rsidR="00607718" w:rsidRPr="005941D5">
        <w:rPr>
          <w:rFonts w:ascii="Times New Roman" w:eastAsia="Times New Roman" w:hAnsi="Times New Roman" w:cs="Times New Roman"/>
          <w:color w:val="000000"/>
          <w:sz w:val="28"/>
          <w:szCs w:val="28"/>
          <w:lang w:val="en-US"/>
        </w:rPr>
        <w:t xml:space="preserve"> C# 7 </w:t>
      </w:r>
      <w:r w:rsidR="00607718" w:rsidRPr="005941D5">
        <w:rPr>
          <w:rFonts w:ascii="Times New Roman" w:eastAsia="Times New Roman" w:hAnsi="Times New Roman" w:cs="Times New Roman"/>
          <w:color w:val="000000"/>
          <w:sz w:val="28"/>
          <w:szCs w:val="28"/>
        </w:rPr>
        <w:t>и</w:t>
      </w:r>
      <w:r w:rsidR="00607718" w:rsidRPr="005941D5">
        <w:rPr>
          <w:rFonts w:ascii="Times New Roman" w:eastAsia="Times New Roman" w:hAnsi="Times New Roman" w:cs="Times New Roman"/>
          <w:color w:val="000000"/>
          <w:sz w:val="28"/>
          <w:szCs w:val="28"/>
          <w:lang w:val="en-US"/>
        </w:rPr>
        <w:t xml:space="preserve"> .NET Core. </w:t>
      </w:r>
      <w:r w:rsidR="00607718" w:rsidRPr="005941D5">
        <w:rPr>
          <w:rFonts w:ascii="Times New Roman" w:eastAsia="Times New Roman" w:hAnsi="Times New Roman" w:cs="Times New Roman"/>
          <w:color w:val="000000"/>
          <w:sz w:val="28"/>
          <w:szCs w:val="28"/>
        </w:rPr>
        <w:t>Кросс-платформенная разработка для профессионалов, Питер СПб, 2018, 640 с.</w:t>
      </w:r>
    </w:p>
    <w:p w14:paraId="67E16B94" w14:textId="77777777"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r w:rsidR="00607718" w:rsidRPr="005941D5">
        <w:rPr>
          <w:rFonts w:ascii="Times New Roman" w:eastAsia="Times New Roman" w:hAnsi="Times New Roman" w:cs="Times New Roman"/>
          <w:color w:val="000000"/>
          <w:sz w:val="28"/>
          <w:szCs w:val="28"/>
        </w:rPr>
        <w:t xml:space="preserve">) </w:t>
      </w:r>
      <w:r w:rsidR="00607718" w:rsidRPr="006445C8">
        <w:rPr>
          <w:rFonts w:ascii="Times New Roman" w:eastAsia="Times New Roman" w:hAnsi="Times New Roman" w:cs="Times New Roman"/>
          <w:color w:val="000000"/>
          <w:sz w:val="28"/>
          <w:szCs w:val="28"/>
        </w:rPr>
        <w:t>Сурядный А.Microsoft Access 2010. Лучший самоучитель, Издательство: Астрель, 2012, 448 с.</w:t>
      </w:r>
    </w:p>
    <w:p w14:paraId="4DE8FC8F" w14:textId="77777777" w:rsidR="00DD1256" w:rsidRPr="005941D5" w:rsidRDefault="00DD1256" w:rsidP="00DD1256">
      <w:pPr>
        <w:pStyle w:val="TNR"/>
        <w:ind w:left="-567" w:firstLine="567"/>
        <w:contextualSpacing/>
      </w:pPr>
      <w:r>
        <w:t>12</w:t>
      </w:r>
      <w:r w:rsidRPr="005941D5">
        <w:t>) Фримен</w:t>
      </w:r>
      <w:r>
        <w:t>.</w:t>
      </w:r>
      <w:r w:rsidRPr="005941D5">
        <w:t xml:space="preserve"> Э. Изучаем HTML, XHTML и CSS. СПб.: Питер, 2013. 608 c. </w:t>
      </w:r>
    </w:p>
    <w:p w14:paraId="7E2DD416" w14:textId="77777777" w:rsidR="000621FA" w:rsidRPr="005941D5" w:rsidRDefault="00DD1256" w:rsidP="000621FA">
      <w:pPr>
        <w:pStyle w:val="TNR"/>
        <w:ind w:firstLine="0"/>
        <w:contextualSpacing/>
      </w:pPr>
      <w:r>
        <w:rPr>
          <w:rFonts w:eastAsia="Times New Roman"/>
          <w:color w:val="000000"/>
        </w:rPr>
        <w:t>13</w:t>
      </w:r>
      <w:r w:rsidR="0092797A" w:rsidRPr="005941D5">
        <w:rPr>
          <w:rFonts w:eastAsia="Times New Roman"/>
          <w:color w:val="000000"/>
        </w:rPr>
        <w:t>)</w:t>
      </w:r>
      <w:r w:rsidR="000621FA" w:rsidRPr="005941D5">
        <w:t xml:space="preserve"> Чебыкин Р. Самоучитель HTML и CSS. Современные технологии. М: Огни, 2012. 624 c. </w:t>
      </w:r>
    </w:p>
    <w:p w14:paraId="3F2E3D8A" w14:textId="77777777" w:rsidR="00DD1256" w:rsidRPr="005941D5" w:rsidRDefault="00DD1256" w:rsidP="00DD1256">
      <w:pPr>
        <w:spacing w:after="0" w:line="360" w:lineRule="auto"/>
        <w:jc w:val="both"/>
        <w:rPr>
          <w:rFonts w:ascii="Times New Roman" w:eastAsia="Times New Roman" w:hAnsi="Times New Roman" w:cs="Times New Roman"/>
          <w:color w:val="000000"/>
          <w:sz w:val="28"/>
          <w:szCs w:val="28"/>
        </w:rPr>
      </w:pPr>
      <w:r w:rsidRPr="00607718">
        <w:rPr>
          <w:rFonts w:ascii="Times New Roman" w:eastAsia="Times New Roman" w:hAnsi="Times New Roman" w:cs="Times New Roman"/>
          <w:color w:val="000000"/>
          <w:sz w:val="28"/>
          <w:szCs w:val="28"/>
          <w:lang w:val="en-US"/>
        </w:rPr>
        <w:t>1</w:t>
      </w:r>
      <w:r w:rsidRPr="006D5E58">
        <w:rPr>
          <w:rFonts w:ascii="Times New Roman" w:eastAsia="Times New Roman" w:hAnsi="Times New Roman" w:cs="Times New Roman"/>
          <w:color w:val="000000"/>
          <w:sz w:val="28"/>
          <w:szCs w:val="28"/>
          <w:lang w:val="en-US"/>
        </w:rPr>
        <w:t>4</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Microsoft</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Office</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Access</w:t>
      </w:r>
      <w:r w:rsidRPr="00607718">
        <w:rPr>
          <w:rFonts w:ascii="Times New Roman" w:eastAsia="Times New Roman" w:hAnsi="Times New Roman" w:cs="Times New Roman"/>
          <w:color w:val="000000"/>
          <w:sz w:val="28"/>
          <w:szCs w:val="28"/>
          <w:lang w:val="en-US"/>
        </w:rPr>
        <w:t xml:space="preserve"> 2003. </w:t>
      </w:r>
      <w:r w:rsidRPr="005941D5">
        <w:rPr>
          <w:rFonts w:ascii="Times New Roman" w:eastAsia="Times New Roman" w:hAnsi="Times New Roman" w:cs="Times New Roman"/>
          <w:color w:val="000000"/>
          <w:sz w:val="28"/>
          <w:szCs w:val="28"/>
        </w:rPr>
        <w:t>Шаг</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за</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шагом</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 xml:space="preserve">Москва,  Издательство «Эком», 2010, 368 с. </w:t>
      </w:r>
    </w:p>
    <w:p w14:paraId="6BFBA02F" w14:textId="77777777" w:rsidR="009D39F4" w:rsidRPr="003F0F68" w:rsidRDefault="009D39F4">
      <w:pPr>
        <w:rPr>
          <w:rFonts w:ascii="Times New Roman" w:hAnsi="Times New Roman" w:cs="Times New Roman"/>
        </w:rPr>
      </w:pPr>
    </w:p>
    <w:p w14:paraId="2F3D2F19" w14:textId="77777777" w:rsidR="0092797A" w:rsidRPr="003F0F68" w:rsidRDefault="0092797A">
      <w:pPr>
        <w:rPr>
          <w:rFonts w:ascii="Times New Roman" w:hAnsi="Times New Roman" w:cs="Times New Roman"/>
          <w:color w:val="000000"/>
          <w:sz w:val="28"/>
          <w:szCs w:val="28"/>
        </w:rPr>
      </w:pPr>
      <w:r w:rsidRPr="003F0F68">
        <w:rPr>
          <w:rFonts w:ascii="Times New Roman" w:hAnsi="Times New Roman" w:cs="Times New Roman"/>
        </w:rPr>
        <w:br w:type="page"/>
      </w:r>
    </w:p>
    <w:sectPr w:rsidR="0092797A" w:rsidRPr="003F0F68" w:rsidSect="00E136C7">
      <w:footerReference w:type="default" r:id="rId26"/>
      <w:pgSz w:w="11906" w:h="16838"/>
      <w:pgMar w:top="1134" w:right="851" w:bottom="1134" w:left="1701" w:header="720" w:footer="720" w:gutter="0"/>
      <w:cols w:space="720"/>
      <w:formProt w:val="0"/>
      <w:titlePg/>
      <w:docGrid w:linePitch="299" w:charSpace="409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0" w:author="Виктория" w:date="2019-01-14T11:38:00Z" w:initials="В.Ю.">
    <w:p w14:paraId="1BB71D23" w14:textId="77777777" w:rsidR="00F20C51" w:rsidRDefault="00F20C51">
      <w:pPr>
        <w:pStyle w:val="af4"/>
      </w:pPr>
      <w:r>
        <w:rPr>
          <w:rStyle w:val="af3"/>
        </w:rPr>
        <w:annotationRef/>
      </w:r>
      <w:r>
        <w:t>Программного продукта еще нет!!!</w:t>
      </w:r>
    </w:p>
    <w:p w14:paraId="5AE5933E" w14:textId="77777777" w:rsidR="00F20C51" w:rsidRDefault="00F20C51">
      <w:pPr>
        <w:pStyle w:val="af4"/>
      </w:pPr>
      <w:r>
        <w:t>И убери отступ между абзацами!!</w:t>
      </w:r>
    </w:p>
  </w:comment>
  <w:comment w:id="89" w:author="Виктория" w:date="2019-01-14T11:39:00Z" w:initials="В.Ю.">
    <w:p w14:paraId="344E8EF6" w14:textId="77777777" w:rsidR="00F20C51" w:rsidRDefault="00F20C51">
      <w:pPr>
        <w:pStyle w:val="af4"/>
      </w:pPr>
      <w:r>
        <w:rPr>
          <w:rStyle w:val="af3"/>
        </w:rPr>
        <w:annotationRef/>
      </w:r>
      <w:r>
        <w:t>Почему именно такое требование, нужно пояснить</w:t>
      </w:r>
    </w:p>
  </w:comment>
  <w:comment w:id="92" w:author="Виктория" w:date="2019-01-14T11:40:00Z" w:initials="В.Ю.">
    <w:p w14:paraId="44CF3A40" w14:textId="77777777" w:rsidR="00F20C51" w:rsidRDefault="00F20C51">
      <w:pPr>
        <w:pStyle w:val="af4"/>
      </w:pPr>
      <w:r>
        <w:rPr>
          <w:rStyle w:val="af3"/>
        </w:rPr>
        <w:annotationRef/>
      </w:r>
      <w:r>
        <w:t>Пояснить, зачем и почему</w:t>
      </w:r>
    </w:p>
  </w:comment>
  <w:comment w:id="93" w:author="Виктория" w:date="2019-01-14T11:40:00Z" w:initials="В.Ю.">
    <w:p w14:paraId="5CFA7CA5" w14:textId="77777777" w:rsidR="00F20C51" w:rsidRDefault="00F20C51">
      <w:pPr>
        <w:pStyle w:val="af4"/>
      </w:pPr>
      <w:r>
        <w:rPr>
          <w:rStyle w:val="af3"/>
        </w:rPr>
        <w:annotationRef/>
      </w:r>
      <w:r>
        <w:t>Список??</w:t>
      </w:r>
    </w:p>
  </w:comment>
  <w:comment w:id="97" w:author="Виктория" w:date="2019-01-14T11:42:00Z" w:initials="В.Ю.">
    <w:p w14:paraId="108CA627" w14:textId="77777777" w:rsidR="007B3CB1" w:rsidRDefault="007B3CB1">
      <w:pPr>
        <w:pStyle w:val="af4"/>
      </w:pPr>
      <w:r>
        <w:rPr>
          <w:rStyle w:val="af3"/>
        </w:rPr>
        <w:annotationRef/>
      </w:r>
      <w:r>
        <w:t>Это дефис, а должно быть обычное тире (не длинное!!!!)</w:t>
      </w:r>
    </w:p>
  </w:comment>
  <w:comment w:id="100" w:author="Виктория" w:date="2019-01-14T11:40:00Z" w:initials="В.Ю.">
    <w:p w14:paraId="7ECEE255" w14:textId="77777777" w:rsidR="00F20C51" w:rsidRDefault="00F20C51">
      <w:pPr>
        <w:pStyle w:val="af4"/>
      </w:pPr>
      <w:r>
        <w:rPr>
          <w:rStyle w:val="af3"/>
        </w:rPr>
        <w:annotationRef/>
      </w:r>
      <w:r>
        <w:t>Убрать эти тирешки</w:t>
      </w:r>
    </w:p>
  </w:comment>
  <w:comment w:id="98" w:author="Виктория" w:date="2019-01-14T11:41:00Z" w:initials="В.Ю.">
    <w:p w14:paraId="61CDD19C" w14:textId="77777777" w:rsidR="00F20C51" w:rsidRDefault="00F20C51">
      <w:pPr>
        <w:pStyle w:val="af4"/>
      </w:pPr>
      <w:r>
        <w:rPr>
          <w:rStyle w:val="af3"/>
        </w:rPr>
        <w:annotationRef/>
      </w:r>
      <w:r>
        <w:t>Опять отступы между абзацами</w:t>
      </w:r>
    </w:p>
  </w:comment>
  <w:comment w:id="102" w:author="Виктория" w:date="2019-01-14T11:41:00Z" w:initials="В.Ю.">
    <w:p w14:paraId="2FEF3BE5" w14:textId="77777777" w:rsidR="00F20C51" w:rsidRDefault="00F20C51">
      <w:pPr>
        <w:pStyle w:val="af4"/>
      </w:pPr>
      <w:r>
        <w:rPr>
          <w:rStyle w:val="af3"/>
        </w:rPr>
        <w:annotationRef/>
      </w:r>
      <w:r>
        <w:t>Оп</w:t>
      </w:r>
    </w:p>
  </w:comment>
  <w:comment w:id="103" w:author="Виктория" w:date="2019-01-14T11:41:00Z" w:initials="В.Ю.">
    <w:p w14:paraId="07D97B17" w14:textId="77777777" w:rsidR="007B3CB1" w:rsidRDefault="007B3CB1">
      <w:pPr>
        <w:pStyle w:val="af4"/>
      </w:pPr>
      <w:r>
        <w:rPr>
          <w:rStyle w:val="af3"/>
        </w:rPr>
        <w:annotationRef/>
      </w:r>
      <w:r>
        <w:t>Это длинное тире! Его нужно заменить на обычное</w:t>
      </w:r>
    </w:p>
  </w:comment>
  <w:comment w:id="106" w:author="Виктория" w:date="2019-01-14T11:42:00Z" w:initials="В.Ю.">
    <w:p w14:paraId="3D53CBFD" w14:textId="77777777" w:rsidR="007B3CB1" w:rsidRDefault="007B3CB1">
      <w:pPr>
        <w:pStyle w:val="af4"/>
      </w:pPr>
      <w:r>
        <w:rPr>
          <w:rStyle w:val="af3"/>
        </w:rPr>
        <w:annotationRef/>
      </w:r>
      <w:r>
        <w:t>Конкретнее!!</w:t>
      </w:r>
    </w:p>
  </w:comment>
  <w:comment w:id="110" w:author="Виктория" w:date="2019-01-14T11:44:00Z" w:initials="В.Ю.">
    <w:p w14:paraId="52C5904F" w14:textId="77777777" w:rsidR="007B3CB1" w:rsidRDefault="007B3CB1">
      <w:pPr>
        <w:pStyle w:val="af4"/>
      </w:pPr>
      <w:r>
        <w:rPr>
          <w:rStyle w:val="af3"/>
        </w:rPr>
        <w:annotationRef/>
      </w:r>
      <w:r>
        <w:t>Нельзя так начать пункт. Тебе нужно рассмотреть несколько программ, с помощью которых можно разработать приложение, и сделать вывод в конце пункта что будет использовано то-то и то-то</w:t>
      </w:r>
    </w:p>
  </w:comment>
  <w:comment w:id="113" w:author="Виктория" w:date="2019-01-14T11:44:00Z" w:initials="В.Ю.">
    <w:p w14:paraId="003E1A05" w14:textId="77777777" w:rsidR="007B3CB1" w:rsidRDefault="007B3CB1">
      <w:pPr>
        <w:pStyle w:val="af4"/>
      </w:pPr>
      <w:r>
        <w:rPr>
          <w:rStyle w:val="af3"/>
        </w:rPr>
        <w:annotationRef/>
      </w:r>
      <w:r>
        <w:t>Такие предложение тоже нельзя добавлять в курсовую работу – только повествовательные</w:t>
      </w:r>
    </w:p>
  </w:comment>
  <w:comment w:id="118" w:author="Виктория" w:date="2019-01-14T11:46:00Z" w:initials="В.Ю.">
    <w:p w14:paraId="6978D3D5" w14:textId="77777777" w:rsidR="007B3CB1" w:rsidRDefault="007B3CB1">
      <w:pPr>
        <w:pStyle w:val="af4"/>
      </w:pPr>
      <w:r>
        <w:rPr>
          <w:rStyle w:val="af3"/>
        </w:rPr>
        <w:annotationRef/>
      </w:r>
      <w:r>
        <w:t>Вот об этом опять ни слова, хотя это важная инфофрмация – что за метод и чем он так хорош</w:t>
      </w:r>
    </w:p>
  </w:comment>
  <w:comment w:id="120" w:author="Виктория" w:date="2019-01-14T11:46:00Z" w:initials="В.Ю.">
    <w:p w14:paraId="5B637E0D" w14:textId="77777777" w:rsidR="007B3CB1" w:rsidRDefault="007B3CB1">
      <w:pPr>
        <w:pStyle w:val="af4"/>
      </w:pPr>
      <w:r>
        <w:rPr>
          <w:rStyle w:val="af3"/>
        </w:rPr>
        <w:annotationRef/>
      </w:r>
      <w:r>
        <w:t>В пункте 2.1. об этом ни слова, хотя именно с его помощью идет разработк</w:t>
      </w:r>
    </w:p>
  </w:comment>
  <w:comment w:id="122" w:author="Виктория" w:date="2019-01-14T11:47:00Z" w:initials="В.Ю.">
    <w:p w14:paraId="12E7A1A0" w14:textId="77777777" w:rsidR="007B3CB1" w:rsidRDefault="007B3CB1">
      <w:pPr>
        <w:pStyle w:val="af4"/>
      </w:pPr>
      <w:r>
        <w:rPr>
          <w:rStyle w:val="af3"/>
        </w:rPr>
        <w:annotationRef/>
      </w:r>
      <w:r>
        <w:t>Подписи к рисункам должны быть одинаковыми по стилю. Точки должны присутствовать</w:t>
      </w:r>
    </w:p>
  </w:comment>
  <w:comment w:id="138" w:author="Виктория" w:date="2019-01-14T11:49:00Z" w:initials="В.Ю.">
    <w:p w14:paraId="5B3035FD" w14:textId="77777777" w:rsidR="007B3CB1" w:rsidRDefault="007B3CB1">
      <w:pPr>
        <w:pStyle w:val="af4"/>
      </w:pPr>
      <w:r>
        <w:rPr>
          <w:rStyle w:val="af3"/>
        </w:rPr>
        <w:annotationRef/>
      </w:r>
      <w:r>
        <w:t>посвященных чему?</w:t>
      </w:r>
    </w:p>
  </w:comment>
  <w:comment w:id="141" w:author="Виктория" w:date="2019-01-14T11:48:00Z" w:initials="В.Ю.">
    <w:p w14:paraId="639413F5" w14:textId="77777777" w:rsidR="007B3CB1" w:rsidRDefault="007B3CB1">
      <w:pPr>
        <w:pStyle w:val="af4"/>
      </w:pPr>
      <w:r>
        <w:rPr>
          <w:rStyle w:val="af3"/>
        </w:rPr>
        <w:annotationRef/>
      </w:r>
      <w:r>
        <w:t>Каким именно?</w:t>
      </w:r>
    </w:p>
  </w:comment>
  <w:comment w:id="143" w:author="Виктория" w:date="2019-01-14T11:49:00Z" w:initials="В.Ю.">
    <w:p w14:paraId="42CE912B" w14:textId="77777777" w:rsidR="007B3CB1" w:rsidRDefault="007B3CB1">
      <w:pPr>
        <w:pStyle w:val="af4"/>
      </w:pPr>
      <w:r>
        <w:rPr>
          <w:rStyle w:val="af3"/>
        </w:rPr>
        <w:annotationRef/>
      </w:r>
      <w:r>
        <w:t>Отформатировать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E5933E" w15:done="0"/>
  <w15:commentEx w15:paraId="344E8EF6" w15:done="0"/>
  <w15:commentEx w15:paraId="44CF3A40" w15:done="0"/>
  <w15:commentEx w15:paraId="5CFA7CA5" w15:done="0"/>
  <w15:commentEx w15:paraId="108CA627" w15:done="0"/>
  <w15:commentEx w15:paraId="7ECEE255" w15:done="0"/>
  <w15:commentEx w15:paraId="61CDD19C" w15:done="0"/>
  <w15:commentEx w15:paraId="2FEF3BE5" w15:done="0"/>
  <w15:commentEx w15:paraId="07D97B17" w15:done="0"/>
  <w15:commentEx w15:paraId="3D53CBFD" w15:done="0"/>
  <w15:commentEx w15:paraId="52C5904F" w15:done="0"/>
  <w15:commentEx w15:paraId="003E1A05" w15:done="0"/>
  <w15:commentEx w15:paraId="6978D3D5" w15:done="0"/>
  <w15:commentEx w15:paraId="5B637E0D" w15:done="0"/>
  <w15:commentEx w15:paraId="12E7A1A0" w15:done="0"/>
  <w15:commentEx w15:paraId="5B3035FD" w15:done="0"/>
  <w15:commentEx w15:paraId="639413F5" w15:done="0"/>
  <w15:commentEx w15:paraId="42CE912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6A834E" w14:textId="77777777" w:rsidR="00FA0204" w:rsidRDefault="00FA0204" w:rsidP="00416C07">
      <w:pPr>
        <w:spacing w:after="0" w:line="240" w:lineRule="auto"/>
      </w:pPr>
      <w:r>
        <w:separator/>
      </w:r>
    </w:p>
  </w:endnote>
  <w:endnote w:type="continuationSeparator" w:id="0">
    <w:p w14:paraId="56B8B33F" w14:textId="77777777" w:rsidR="00FA0204" w:rsidRDefault="00FA0204"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EndPr/>
    <w:sdtContent>
      <w:p w14:paraId="07497ED2" w14:textId="0DA6A4E1" w:rsidR="00F20C51" w:rsidRDefault="00FA0204">
        <w:pPr>
          <w:pStyle w:val="a6"/>
          <w:jc w:val="center"/>
        </w:pPr>
        <w:r>
          <w:fldChar w:fldCharType="begin"/>
        </w:r>
        <w:r>
          <w:instrText xml:space="preserve"> PAGE   \* MERGEFORMAT </w:instrText>
        </w:r>
        <w:r>
          <w:fldChar w:fldCharType="separate"/>
        </w:r>
        <w:r w:rsidR="00052881">
          <w:rPr>
            <w:noProof/>
          </w:rPr>
          <w:t>6</w:t>
        </w:r>
        <w:r>
          <w:rPr>
            <w:noProof/>
          </w:rPr>
          <w:fldChar w:fldCharType="end"/>
        </w:r>
      </w:p>
    </w:sdtContent>
  </w:sdt>
  <w:p w14:paraId="2992E4BB" w14:textId="77777777" w:rsidR="00F20C51" w:rsidRDefault="00F20C51">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8AEB5F" w14:textId="77777777" w:rsidR="00FA0204" w:rsidRDefault="00FA0204" w:rsidP="00416C07">
      <w:pPr>
        <w:spacing w:after="0" w:line="240" w:lineRule="auto"/>
      </w:pPr>
      <w:r>
        <w:separator/>
      </w:r>
    </w:p>
  </w:footnote>
  <w:footnote w:type="continuationSeparator" w:id="0">
    <w:p w14:paraId="64587ACA" w14:textId="77777777" w:rsidR="00FA0204" w:rsidRDefault="00FA0204"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5"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5B37E6"/>
    <w:multiLevelType w:val="hybridMultilevel"/>
    <w:tmpl w:val="642A1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3"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7"/>
  </w:num>
  <w:num w:numId="5">
    <w:abstractNumId w:val="11"/>
  </w:num>
  <w:num w:numId="6">
    <w:abstractNumId w:val="13"/>
  </w:num>
  <w:num w:numId="7">
    <w:abstractNumId w:val="3"/>
  </w:num>
  <w:num w:numId="8">
    <w:abstractNumId w:val="8"/>
  </w:num>
  <w:num w:numId="9">
    <w:abstractNumId w:val="1"/>
  </w:num>
  <w:num w:numId="10">
    <w:abstractNumId w:val="12"/>
  </w:num>
  <w:num w:numId="11">
    <w:abstractNumId w:val="2"/>
  </w:num>
  <w:num w:numId="12">
    <w:abstractNumId w:val="10"/>
  </w:num>
  <w:num w:numId="13">
    <w:abstractNumId w:val="9"/>
  </w:num>
  <w:num w:numId="14">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Валентин">
    <w15:presenceInfo w15:providerId="None" w15:userId="Валенти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229F"/>
    <w:rsid w:val="000147FA"/>
    <w:rsid w:val="00014D6D"/>
    <w:rsid w:val="00016F41"/>
    <w:rsid w:val="00020517"/>
    <w:rsid w:val="0002473B"/>
    <w:rsid w:val="00025C3B"/>
    <w:rsid w:val="00026B51"/>
    <w:rsid w:val="00031369"/>
    <w:rsid w:val="00037E92"/>
    <w:rsid w:val="000400FF"/>
    <w:rsid w:val="00044105"/>
    <w:rsid w:val="00047297"/>
    <w:rsid w:val="00047471"/>
    <w:rsid w:val="000507EF"/>
    <w:rsid w:val="0005176F"/>
    <w:rsid w:val="000523B8"/>
    <w:rsid w:val="00052881"/>
    <w:rsid w:val="0005558F"/>
    <w:rsid w:val="00055989"/>
    <w:rsid w:val="00056790"/>
    <w:rsid w:val="000606D1"/>
    <w:rsid w:val="000621FA"/>
    <w:rsid w:val="00062FA1"/>
    <w:rsid w:val="00064B6D"/>
    <w:rsid w:val="000664B9"/>
    <w:rsid w:val="00070773"/>
    <w:rsid w:val="000712A2"/>
    <w:rsid w:val="000715F6"/>
    <w:rsid w:val="00073DED"/>
    <w:rsid w:val="00073FCB"/>
    <w:rsid w:val="0007407A"/>
    <w:rsid w:val="00074358"/>
    <w:rsid w:val="00076659"/>
    <w:rsid w:val="00076CB3"/>
    <w:rsid w:val="000775D3"/>
    <w:rsid w:val="0008153B"/>
    <w:rsid w:val="00083AF4"/>
    <w:rsid w:val="00090C39"/>
    <w:rsid w:val="00092291"/>
    <w:rsid w:val="00093755"/>
    <w:rsid w:val="00095060"/>
    <w:rsid w:val="00096733"/>
    <w:rsid w:val="000A3A87"/>
    <w:rsid w:val="000B0BC0"/>
    <w:rsid w:val="000B18AC"/>
    <w:rsid w:val="000B1D21"/>
    <w:rsid w:val="000B2321"/>
    <w:rsid w:val="000B2F54"/>
    <w:rsid w:val="000B351A"/>
    <w:rsid w:val="000B5EC1"/>
    <w:rsid w:val="000B70DE"/>
    <w:rsid w:val="000B7528"/>
    <w:rsid w:val="000C0DC9"/>
    <w:rsid w:val="000C3A4C"/>
    <w:rsid w:val="000C4753"/>
    <w:rsid w:val="000D1E99"/>
    <w:rsid w:val="000D4E40"/>
    <w:rsid w:val="000D7764"/>
    <w:rsid w:val="000E08A7"/>
    <w:rsid w:val="000E09FE"/>
    <w:rsid w:val="000E7D5A"/>
    <w:rsid w:val="000F5189"/>
    <w:rsid w:val="0010734F"/>
    <w:rsid w:val="001226AA"/>
    <w:rsid w:val="00126372"/>
    <w:rsid w:val="00126942"/>
    <w:rsid w:val="00131435"/>
    <w:rsid w:val="00132990"/>
    <w:rsid w:val="0014639E"/>
    <w:rsid w:val="00147454"/>
    <w:rsid w:val="00150787"/>
    <w:rsid w:val="00151E1A"/>
    <w:rsid w:val="00152B97"/>
    <w:rsid w:val="00154305"/>
    <w:rsid w:val="0015471B"/>
    <w:rsid w:val="00163EBE"/>
    <w:rsid w:val="00164EEE"/>
    <w:rsid w:val="00166AA3"/>
    <w:rsid w:val="00166ABC"/>
    <w:rsid w:val="00171164"/>
    <w:rsid w:val="00173CBE"/>
    <w:rsid w:val="00174457"/>
    <w:rsid w:val="00174DED"/>
    <w:rsid w:val="00176407"/>
    <w:rsid w:val="00177284"/>
    <w:rsid w:val="0018438B"/>
    <w:rsid w:val="0018618E"/>
    <w:rsid w:val="001877C1"/>
    <w:rsid w:val="00190EAB"/>
    <w:rsid w:val="001939B3"/>
    <w:rsid w:val="001A32D4"/>
    <w:rsid w:val="001A6B13"/>
    <w:rsid w:val="001B1E04"/>
    <w:rsid w:val="001B2537"/>
    <w:rsid w:val="001B289F"/>
    <w:rsid w:val="001B6768"/>
    <w:rsid w:val="001C18C7"/>
    <w:rsid w:val="001C3756"/>
    <w:rsid w:val="001C778A"/>
    <w:rsid w:val="001D38F9"/>
    <w:rsid w:val="001D5E37"/>
    <w:rsid w:val="001E29F9"/>
    <w:rsid w:val="001E67A2"/>
    <w:rsid w:val="001F004E"/>
    <w:rsid w:val="001F2282"/>
    <w:rsid w:val="001F46AB"/>
    <w:rsid w:val="001F53CA"/>
    <w:rsid w:val="001F7BF5"/>
    <w:rsid w:val="002011F8"/>
    <w:rsid w:val="00201D7D"/>
    <w:rsid w:val="00204F4F"/>
    <w:rsid w:val="002067F4"/>
    <w:rsid w:val="00207DF7"/>
    <w:rsid w:val="00212286"/>
    <w:rsid w:val="002155E3"/>
    <w:rsid w:val="002212EB"/>
    <w:rsid w:val="00221D23"/>
    <w:rsid w:val="002242A0"/>
    <w:rsid w:val="0023539A"/>
    <w:rsid w:val="002410EE"/>
    <w:rsid w:val="002437E0"/>
    <w:rsid w:val="002505DD"/>
    <w:rsid w:val="00250707"/>
    <w:rsid w:val="002522FC"/>
    <w:rsid w:val="002543EB"/>
    <w:rsid w:val="00256940"/>
    <w:rsid w:val="00257DC5"/>
    <w:rsid w:val="00261B17"/>
    <w:rsid w:val="002634EC"/>
    <w:rsid w:val="002671CF"/>
    <w:rsid w:val="00271334"/>
    <w:rsid w:val="00273B4D"/>
    <w:rsid w:val="00282123"/>
    <w:rsid w:val="00286937"/>
    <w:rsid w:val="0029084C"/>
    <w:rsid w:val="00292204"/>
    <w:rsid w:val="002A3545"/>
    <w:rsid w:val="002B2569"/>
    <w:rsid w:val="002B397A"/>
    <w:rsid w:val="002B48DB"/>
    <w:rsid w:val="002C3DCB"/>
    <w:rsid w:val="002C3EA5"/>
    <w:rsid w:val="002C67CE"/>
    <w:rsid w:val="002D1ACD"/>
    <w:rsid w:val="002D36E0"/>
    <w:rsid w:val="002D3AE1"/>
    <w:rsid w:val="002D4858"/>
    <w:rsid w:val="002D5642"/>
    <w:rsid w:val="002E1A87"/>
    <w:rsid w:val="002E1B87"/>
    <w:rsid w:val="002E4A97"/>
    <w:rsid w:val="002E550E"/>
    <w:rsid w:val="002E6ECA"/>
    <w:rsid w:val="003019DE"/>
    <w:rsid w:val="003030A0"/>
    <w:rsid w:val="00303BB6"/>
    <w:rsid w:val="0030656F"/>
    <w:rsid w:val="003076D5"/>
    <w:rsid w:val="00310A54"/>
    <w:rsid w:val="00310AC2"/>
    <w:rsid w:val="00311917"/>
    <w:rsid w:val="00311C7B"/>
    <w:rsid w:val="00311DD8"/>
    <w:rsid w:val="003126A4"/>
    <w:rsid w:val="00316D37"/>
    <w:rsid w:val="003172F8"/>
    <w:rsid w:val="00320B5E"/>
    <w:rsid w:val="0032317C"/>
    <w:rsid w:val="00323CD3"/>
    <w:rsid w:val="00326657"/>
    <w:rsid w:val="00331492"/>
    <w:rsid w:val="00334409"/>
    <w:rsid w:val="003353AC"/>
    <w:rsid w:val="00335648"/>
    <w:rsid w:val="0033682A"/>
    <w:rsid w:val="00337AC5"/>
    <w:rsid w:val="00341F87"/>
    <w:rsid w:val="00342775"/>
    <w:rsid w:val="00343A78"/>
    <w:rsid w:val="00345A81"/>
    <w:rsid w:val="00345C37"/>
    <w:rsid w:val="00346889"/>
    <w:rsid w:val="00351005"/>
    <w:rsid w:val="00353CB6"/>
    <w:rsid w:val="003557D4"/>
    <w:rsid w:val="003557F2"/>
    <w:rsid w:val="0036403C"/>
    <w:rsid w:val="00366A7B"/>
    <w:rsid w:val="0037020A"/>
    <w:rsid w:val="00370F3B"/>
    <w:rsid w:val="00372BE5"/>
    <w:rsid w:val="00376322"/>
    <w:rsid w:val="00376551"/>
    <w:rsid w:val="003779D1"/>
    <w:rsid w:val="00377E7B"/>
    <w:rsid w:val="003817D5"/>
    <w:rsid w:val="00384013"/>
    <w:rsid w:val="00390200"/>
    <w:rsid w:val="00390F1E"/>
    <w:rsid w:val="0039415E"/>
    <w:rsid w:val="003954D8"/>
    <w:rsid w:val="003A0AA6"/>
    <w:rsid w:val="003A1B06"/>
    <w:rsid w:val="003A51E8"/>
    <w:rsid w:val="003A6F4A"/>
    <w:rsid w:val="003B2D91"/>
    <w:rsid w:val="003B374F"/>
    <w:rsid w:val="003B4BBE"/>
    <w:rsid w:val="003C1436"/>
    <w:rsid w:val="003C26C8"/>
    <w:rsid w:val="003C409E"/>
    <w:rsid w:val="003C51C7"/>
    <w:rsid w:val="003D3E84"/>
    <w:rsid w:val="003D563E"/>
    <w:rsid w:val="003D6763"/>
    <w:rsid w:val="003E4992"/>
    <w:rsid w:val="003E5A28"/>
    <w:rsid w:val="003F0F68"/>
    <w:rsid w:val="003F16B3"/>
    <w:rsid w:val="003F7194"/>
    <w:rsid w:val="004009E4"/>
    <w:rsid w:val="00415BA7"/>
    <w:rsid w:val="00416C07"/>
    <w:rsid w:val="00420403"/>
    <w:rsid w:val="00420485"/>
    <w:rsid w:val="00421F62"/>
    <w:rsid w:val="004273F6"/>
    <w:rsid w:val="004320D6"/>
    <w:rsid w:val="00437ACC"/>
    <w:rsid w:val="00441089"/>
    <w:rsid w:val="004451BA"/>
    <w:rsid w:val="0044665B"/>
    <w:rsid w:val="00447355"/>
    <w:rsid w:val="00452204"/>
    <w:rsid w:val="00461FF9"/>
    <w:rsid w:val="00463EBE"/>
    <w:rsid w:val="0046511D"/>
    <w:rsid w:val="00471248"/>
    <w:rsid w:val="00473169"/>
    <w:rsid w:val="004758DD"/>
    <w:rsid w:val="00477EFB"/>
    <w:rsid w:val="0048682F"/>
    <w:rsid w:val="00490FB9"/>
    <w:rsid w:val="004916E6"/>
    <w:rsid w:val="00492632"/>
    <w:rsid w:val="00494DF3"/>
    <w:rsid w:val="00494F83"/>
    <w:rsid w:val="0049513A"/>
    <w:rsid w:val="004A229F"/>
    <w:rsid w:val="004A30A1"/>
    <w:rsid w:val="004A45C3"/>
    <w:rsid w:val="004A6B6D"/>
    <w:rsid w:val="004B1245"/>
    <w:rsid w:val="004B215C"/>
    <w:rsid w:val="004B343F"/>
    <w:rsid w:val="004B5B38"/>
    <w:rsid w:val="004B7834"/>
    <w:rsid w:val="004C1B7F"/>
    <w:rsid w:val="004C23CE"/>
    <w:rsid w:val="004C27DF"/>
    <w:rsid w:val="004C3FBA"/>
    <w:rsid w:val="004C4633"/>
    <w:rsid w:val="004C733B"/>
    <w:rsid w:val="004D5D72"/>
    <w:rsid w:val="004D7EB6"/>
    <w:rsid w:val="004E105C"/>
    <w:rsid w:val="004E64E4"/>
    <w:rsid w:val="004F0A58"/>
    <w:rsid w:val="004F34C3"/>
    <w:rsid w:val="004F3888"/>
    <w:rsid w:val="004F5ED5"/>
    <w:rsid w:val="004F6F4D"/>
    <w:rsid w:val="004F71DF"/>
    <w:rsid w:val="005015EF"/>
    <w:rsid w:val="00503081"/>
    <w:rsid w:val="00503F11"/>
    <w:rsid w:val="005054F5"/>
    <w:rsid w:val="005075D3"/>
    <w:rsid w:val="00507D06"/>
    <w:rsid w:val="00511053"/>
    <w:rsid w:val="00514934"/>
    <w:rsid w:val="00515F20"/>
    <w:rsid w:val="00516CFC"/>
    <w:rsid w:val="00516EF2"/>
    <w:rsid w:val="005225C7"/>
    <w:rsid w:val="00522F74"/>
    <w:rsid w:val="00523969"/>
    <w:rsid w:val="0052512A"/>
    <w:rsid w:val="00526882"/>
    <w:rsid w:val="005308C4"/>
    <w:rsid w:val="00530D95"/>
    <w:rsid w:val="005347FA"/>
    <w:rsid w:val="0053511A"/>
    <w:rsid w:val="00536E47"/>
    <w:rsid w:val="00537228"/>
    <w:rsid w:val="00542B8C"/>
    <w:rsid w:val="00544A56"/>
    <w:rsid w:val="0054508B"/>
    <w:rsid w:val="005459DE"/>
    <w:rsid w:val="00547E6B"/>
    <w:rsid w:val="00550563"/>
    <w:rsid w:val="00555B9E"/>
    <w:rsid w:val="005572E9"/>
    <w:rsid w:val="00562589"/>
    <w:rsid w:val="0056485A"/>
    <w:rsid w:val="005657B9"/>
    <w:rsid w:val="00565F23"/>
    <w:rsid w:val="00566D63"/>
    <w:rsid w:val="00573561"/>
    <w:rsid w:val="0058466C"/>
    <w:rsid w:val="00584776"/>
    <w:rsid w:val="005848BF"/>
    <w:rsid w:val="005861E8"/>
    <w:rsid w:val="00586DA5"/>
    <w:rsid w:val="005876A2"/>
    <w:rsid w:val="00593478"/>
    <w:rsid w:val="005941D5"/>
    <w:rsid w:val="00594D3C"/>
    <w:rsid w:val="00596720"/>
    <w:rsid w:val="00596DFE"/>
    <w:rsid w:val="005A1A26"/>
    <w:rsid w:val="005A2504"/>
    <w:rsid w:val="005A4B7D"/>
    <w:rsid w:val="005A4BE9"/>
    <w:rsid w:val="005A61AF"/>
    <w:rsid w:val="005C3244"/>
    <w:rsid w:val="005D0F8E"/>
    <w:rsid w:val="005D3033"/>
    <w:rsid w:val="005D323E"/>
    <w:rsid w:val="005D7878"/>
    <w:rsid w:val="005E055B"/>
    <w:rsid w:val="005E1272"/>
    <w:rsid w:val="005E2E95"/>
    <w:rsid w:val="005E520D"/>
    <w:rsid w:val="005E7C6E"/>
    <w:rsid w:val="005F1D72"/>
    <w:rsid w:val="005F2E9B"/>
    <w:rsid w:val="005F4026"/>
    <w:rsid w:val="005F4A90"/>
    <w:rsid w:val="005F5D3B"/>
    <w:rsid w:val="005F6DA6"/>
    <w:rsid w:val="005F776B"/>
    <w:rsid w:val="00607718"/>
    <w:rsid w:val="00610F2A"/>
    <w:rsid w:val="00615961"/>
    <w:rsid w:val="00617D58"/>
    <w:rsid w:val="00621BF1"/>
    <w:rsid w:val="00625FCC"/>
    <w:rsid w:val="00627180"/>
    <w:rsid w:val="00630036"/>
    <w:rsid w:val="00642F0F"/>
    <w:rsid w:val="0064409D"/>
    <w:rsid w:val="006445C8"/>
    <w:rsid w:val="00645202"/>
    <w:rsid w:val="00646BCE"/>
    <w:rsid w:val="00646BD6"/>
    <w:rsid w:val="00647A74"/>
    <w:rsid w:val="00652908"/>
    <w:rsid w:val="0065535E"/>
    <w:rsid w:val="00657242"/>
    <w:rsid w:val="00660D6A"/>
    <w:rsid w:val="0066164F"/>
    <w:rsid w:val="0066270F"/>
    <w:rsid w:val="00664763"/>
    <w:rsid w:val="00665D30"/>
    <w:rsid w:val="00666F8A"/>
    <w:rsid w:val="00670C27"/>
    <w:rsid w:val="006745C1"/>
    <w:rsid w:val="00683E1E"/>
    <w:rsid w:val="00686693"/>
    <w:rsid w:val="0068718C"/>
    <w:rsid w:val="006950DF"/>
    <w:rsid w:val="006A3C05"/>
    <w:rsid w:val="006A4604"/>
    <w:rsid w:val="006B03BB"/>
    <w:rsid w:val="006B0C35"/>
    <w:rsid w:val="006B2744"/>
    <w:rsid w:val="006B3AA8"/>
    <w:rsid w:val="006B7186"/>
    <w:rsid w:val="006C0285"/>
    <w:rsid w:val="006C0522"/>
    <w:rsid w:val="006C3D39"/>
    <w:rsid w:val="006D0D71"/>
    <w:rsid w:val="006D1655"/>
    <w:rsid w:val="006D17B0"/>
    <w:rsid w:val="006D48D2"/>
    <w:rsid w:val="006D5E58"/>
    <w:rsid w:val="006E037A"/>
    <w:rsid w:val="006F240C"/>
    <w:rsid w:val="006F27F2"/>
    <w:rsid w:val="006F315D"/>
    <w:rsid w:val="006F38DD"/>
    <w:rsid w:val="006F507C"/>
    <w:rsid w:val="006F5EB8"/>
    <w:rsid w:val="006F7082"/>
    <w:rsid w:val="00701D26"/>
    <w:rsid w:val="00703A3F"/>
    <w:rsid w:val="00705423"/>
    <w:rsid w:val="00706A20"/>
    <w:rsid w:val="00712DC0"/>
    <w:rsid w:val="00715BF8"/>
    <w:rsid w:val="00715EE2"/>
    <w:rsid w:val="00716917"/>
    <w:rsid w:val="00727C24"/>
    <w:rsid w:val="007303A8"/>
    <w:rsid w:val="00733841"/>
    <w:rsid w:val="007402E2"/>
    <w:rsid w:val="007406FE"/>
    <w:rsid w:val="00741DE1"/>
    <w:rsid w:val="0075033A"/>
    <w:rsid w:val="00754470"/>
    <w:rsid w:val="00754F5E"/>
    <w:rsid w:val="007575C1"/>
    <w:rsid w:val="0075761F"/>
    <w:rsid w:val="00760CA9"/>
    <w:rsid w:val="007652FC"/>
    <w:rsid w:val="007712EC"/>
    <w:rsid w:val="00772F40"/>
    <w:rsid w:val="007752B3"/>
    <w:rsid w:val="007807A5"/>
    <w:rsid w:val="007814E2"/>
    <w:rsid w:val="007830B2"/>
    <w:rsid w:val="00784759"/>
    <w:rsid w:val="0078483E"/>
    <w:rsid w:val="00793061"/>
    <w:rsid w:val="007933E8"/>
    <w:rsid w:val="007A2FC5"/>
    <w:rsid w:val="007A78FA"/>
    <w:rsid w:val="007B3AF7"/>
    <w:rsid w:val="007B3CB1"/>
    <w:rsid w:val="007B4FF4"/>
    <w:rsid w:val="007C211D"/>
    <w:rsid w:val="007C3ADD"/>
    <w:rsid w:val="007C4602"/>
    <w:rsid w:val="007C51FD"/>
    <w:rsid w:val="007D261F"/>
    <w:rsid w:val="007D5774"/>
    <w:rsid w:val="007E0A64"/>
    <w:rsid w:val="007E4A0C"/>
    <w:rsid w:val="007E7C6A"/>
    <w:rsid w:val="007F3EDD"/>
    <w:rsid w:val="0080119B"/>
    <w:rsid w:val="00801DEE"/>
    <w:rsid w:val="0080231C"/>
    <w:rsid w:val="00802EAC"/>
    <w:rsid w:val="00804A42"/>
    <w:rsid w:val="008051E5"/>
    <w:rsid w:val="0080575F"/>
    <w:rsid w:val="00810AD7"/>
    <w:rsid w:val="00810BBA"/>
    <w:rsid w:val="00812D6E"/>
    <w:rsid w:val="008169B5"/>
    <w:rsid w:val="00820E41"/>
    <w:rsid w:val="008215B9"/>
    <w:rsid w:val="008224BA"/>
    <w:rsid w:val="008279A2"/>
    <w:rsid w:val="00830613"/>
    <w:rsid w:val="00835467"/>
    <w:rsid w:val="00836555"/>
    <w:rsid w:val="008367C1"/>
    <w:rsid w:val="008401C5"/>
    <w:rsid w:val="00843CA5"/>
    <w:rsid w:val="008515FC"/>
    <w:rsid w:val="008523DA"/>
    <w:rsid w:val="008562D5"/>
    <w:rsid w:val="00862131"/>
    <w:rsid w:val="0086261A"/>
    <w:rsid w:val="00867A66"/>
    <w:rsid w:val="008727CF"/>
    <w:rsid w:val="00873CD4"/>
    <w:rsid w:val="00873FFB"/>
    <w:rsid w:val="00874245"/>
    <w:rsid w:val="00874C7C"/>
    <w:rsid w:val="00874D5B"/>
    <w:rsid w:val="00874FD8"/>
    <w:rsid w:val="00876D9C"/>
    <w:rsid w:val="00882B1A"/>
    <w:rsid w:val="0088660F"/>
    <w:rsid w:val="00886B02"/>
    <w:rsid w:val="008920BD"/>
    <w:rsid w:val="00896060"/>
    <w:rsid w:val="00896831"/>
    <w:rsid w:val="008A2F44"/>
    <w:rsid w:val="008A6F0D"/>
    <w:rsid w:val="008B0DF2"/>
    <w:rsid w:val="008B5372"/>
    <w:rsid w:val="008B6E1A"/>
    <w:rsid w:val="008C20C7"/>
    <w:rsid w:val="008C590F"/>
    <w:rsid w:val="008D249A"/>
    <w:rsid w:val="008D3104"/>
    <w:rsid w:val="008D5304"/>
    <w:rsid w:val="008D58C3"/>
    <w:rsid w:val="008E4456"/>
    <w:rsid w:val="008E4730"/>
    <w:rsid w:val="008E7639"/>
    <w:rsid w:val="008F5564"/>
    <w:rsid w:val="008F777B"/>
    <w:rsid w:val="00901F25"/>
    <w:rsid w:val="009028C2"/>
    <w:rsid w:val="00902E69"/>
    <w:rsid w:val="00903119"/>
    <w:rsid w:val="00903B72"/>
    <w:rsid w:val="009065E6"/>
    <w:rsid w:val="00906F60"/>
    <w:rsid w:val="00911215"/>
    <w:rsid w:val="00914D6D"/>
    <w:rsid w:val="00915DA1"/>
    <w:rsid w:val="00924673"/>
    <w:rsid w:val="00924BCC"/>
    <w:rsid w:val="00927771"/>
    <w:rsid w:val="0092797A"/>
    <w:rsid w:val="009317B8"/>
    <w:rsid w:val="00934F4F"/>
    <w:rsid w:val="00936FE2"/>
    <w:rsid w:val="00946BA1"/>
    <w:rsid w:val="0095091E"/>
    <w:rsid w:val="00953CC9"/>
    <w:rsid w:val="00964838"/>
    <w:rsid w:val="00965454"/>
    <w:rsid w:val="00966A8A"/>
    <w:rsid w:val="00971F0A"/>
    <w:rsid w:val="00974BE8"/>
    <w:rsid w:val="00974F97"/>
    <w:rsid w:val="00980CA9"/>
    <w:rsid w:val="0098134E"/>
    <w:rsid w:val="00981F63"/>
    <w:rsid w:val="00985396"/>
    <w:rsid w:val="00991419"/>
    <w:rsid w:val="0099768D"/>
    <w:rsid w:val="009A01F8"/>
    <w:rsid w:val="009A0FDF"/>
    <w:rsid w:val="009A24FE"/>
    <w:rsid w:val="009A3668"/>
    <w:rsid w:val="009A4423"/>
    <w:rsid w:val="009A5F4F"/>
    <w:rsid w:val="009A795D"/>
    <w:rsid w:val="009A7B5A"/>
    <w:rsid w:val="009B20B6"/>
    <w:rsid w:val="009B5032"/>
    <w:rsid w:val="009B53EC"/>
    <w:rsid w:val="009B623B"/>
    <w:rsid w:val="009B6FE0"/>
    <w:rsid w:val="009B72C0"/>
    <w:rsid w:val="009C4CA3"/>
    <w:rsid w:val="009C78DF"/>
    <w:rsid w:val="009C7D87"/>
    <w:rsid w:val="009D075B"/>
    <w:rsid w:val="009D39F4"/>
    <w:rsid w:val="009D481F"/>
    <w:rsid w:val="009D4B29"/>
    <w:rsid w:val="009E1986"/>
    <w:rsid w:val="009E2EAF"/>
    <w:rsid w:val="009E45AB"/>
    <w:rsid w:val="009E51E4"/>
    <w:rsid w:val="009F0A4C"/>
    <w:rsid w:val="009F129D"/>
    <w:rsid w:val="009F189E"/>
    <w:rsid w:val="009F2BA3"/>
    <w:rsid w:val="009F46B1"/>
    <w:rsid w:val="009F5C2E"/>
    <w:rsid w:val="00A004E9"/>
    <w:rsid w:val="00A044FE"/>
    <w:rsid w:val="00A1180E"/>
    <w:rsid w:val="00A130C5"/>
    <w:rsid w:val="00A158C3"/>
    <w:rsid w:val="00A17C11"/>
    <w:rsid w:val="00A20A5E"/>
    <w:rsid w:val="00A224DE"/>
    <w:rsid w:val="00A23112"/>
    <w:rsid w:val="00A24494"/>
    <w:rsid w:val="00A250CE"/>
    <w:rsid w:val="00A31EA8"/>
    <w:rsid w:val="00A32CEF"/>
    <w:rsid w:val="00A35A47"/>
    <w:rsid w:val="00A36C71"/>
    <w:rsid w:val="00A36FC0"/>
    <w:rsid w:val="00A37C0A"/>
    <w:rsid w:val="00A4056B"/>
    <w:rsid w:val="00A44473"/>
    <w:rsid w:val="00A447FB"/>
    <w:rsid w:val="00A50CBA"/>
    <w:rsid w:val="00A52D5F"/>
    <w:rsid w:val="00A54992"/>
    <w:rsid w:val="00A55551"/>
    <w:rsid w:val="00A603BF"/>
    <w:rsid w:val="00A60981"/>
    <w:rsid w:val="00A60C5B"/>
    <w:rsid w:val="00A62D3A"/>
    <w:rsid w:val="00A63D0A"/>
    <w:rsid w:val="00A64E04"/>
    <w:rsid w:val="00A703A2"/>
    <w:rsid w:val="00A736EE"/>
    <w:rsid w:val="00A76324"/>
    <w:rsid w:val="00A829B6"/>
    <w:rsid w:val="00A84304"/>
    <w:rsid w:val="00A85BCA"/>
    <w:rsid w:val="00A86D16"/>
    <w:rsid w:val="00A874BE"/>
    <w:rsid w:val="00A91B0F"/>
    <w:rsid w:val="00A93454"/>
    <w:rsid w:val="00A95C77"/>
    <w:rsid w:val="00AA09E4"/>
    <w:rsid w:val="00AA34BD"/>
    <w:rsid w:val="00AA50E2"/>
    <w:rsid w:val="00AB0DDF"/>
    <w:rsid w:val="00AB25CB"/>
    <w:rsid w:val="00AB49DC"/>
    <w:rsid w:val="00AB6549"/>
    <w:rsid w:val="00AC0739"/>
    <w:rsid w:val="00AC2785"/>
    <w:rsid w:val="00AC4474"/>
    <w:rsid w:val="00AC7721"/>
    <w:rsid w:val="00AD070E"/>
    <w:rsid w:val="00AD32AF"/>
    <w:rsid w:val="00AD33E4"/>
    <w:rsid w:val="00AE357A"/>
    <w:rsid w:val="00AF0B7C"/>
    <w:rsid w:val="00AF5352"/>
    <w:rsid w:val="00AF66DA"/>
    <w:rsid w:val="00AF7FCC"/>
    <w:rsid w:val="00B015B2"/>
    <w:rsid w:val="00B01687"/>
    <w:rsid w:val="00B03296"/>
    <w:rsid w:val="00B0537C"/>
    <w:rsid w:val="00B05A27"/>
    <w:rsid w:val="00B12E46"/>
    <w:rsid w:val="00B17081"/>
    <w:rsid w:val="00B179C7"/>
    <w:rsid w:val="00B20E29"/>
    <w:rsid w:val="00B21316"/>
    <w:rsid w:val="00B26B51"/>
    <w:rsid w:val="00B27277"/>
    <w:rsid w:val="00B27297"/>
    <w:rsid w:val="00B326F9"/>
    <w:rsid w:val="00B36B23"/>
    <w:rsid w:val="00B40349"/>
    <w:rsid w:val="00B4124C"/>
    <w:rsid w:val="00B42A72"/>
    <w:rsid w:val="00B42FFF"/>
    <w:rsid w:val="00B440CA"/>
    <w:rsid w:val="00B51195"/>
    <w:rsid w:val="00B539AF"/>
    <w:rsid w:val="00B56735"/>
    <w:rsid w:val="00B63B73"/>
    <w:rsid w:val="00B63DF4"/>
    <w:rsid w:val="00B65A73"/>
    <w:rsid w:val="00B67487"/>
    <w:rsid w:val="00B7772E"/>
    <w:rsid w:val="00B80A96"/>
    <w:rsid w:val="00B80B4F"/>
    <w:rsid w:val="00B81032"/>
    <w:rsid w:val="00B82D2F"/>
    <w:rsid w:val="00B8634B"/>
    <w:rsid w:val="00B9134A"/>
    <w:rsid w:val="00B942B8"/>
    <w:rsid w:val="00B949AB"/>
    <w:rsid w:val="00B94CC7"/>
    <w:rsid w:val="00B94D63"/>
    <w:rsid w:val="00B96DA7"/>
    <w:rsid w:val="00B96EB0"/>
    <w:rsid w:val="00B973B4"/>
    <w:rsid w:val="00BA0E7E"/>
    <w:rsid w:val="00BA4457"/>
    <w:rsid w:val="00BA5D50"/>
    <w:rsid w:val="00BB1440"/>
    <w:rsid w:val="00BB4818"/>
    <w:rsid w:val="00BB7B6D"/>
    <w:rsid w:val="00BC2E79"/>
    <w:rsid w:val="00BC4459"/>
    <w:rsid w:val="00BC5BD2"/>
    <w:rsid w:val="00BC5D3E"/>
    <w:rsid w:val="00BC6105"/>
    <w:rsid w:val="00BC68C3"/>
    <w:rsid w:val="00BC6ADC"/>
    <w:rsid w:val="00BD4675"/>
    <w:rsid w:val="00BD6586"/>
    <w:rsid w:val="00BD6720"/>
    <w:rsid w:val="00BD7BE9"/>
    <w:rsid w:val="00BE2EBD"/>
    <w:rsid w:val="00BE3092"/>
    <w:rsid w:val="00BE35DD"/>
    <w:rsid w:val="00BE74A4"/>
    <w:rsid w:val="00BE7544"/>
    <w:rsid w:val="00BF032E"/>
    <w:rsid w:val="00BF098B"/>
    <w:rsid w:val="00BF2033"/>
    <w:rsid w:val="00BF2B54"/>
    <w:rsid w:val="00BF3E6F"/>
    <w:rsid w:val="00BF581C"/>
    <w:rsid w:val="00C00D17"/>
    <w:rsid w:val="00C04688"/>
    <w:rsid w:val="00C06A27"/>
    <w:rsid w:val="00C078DD"/>
    <w:rsid w:val="00C10059"/>
    <w:rsid w:val="00C1075A"/>
    <w:rsid w:val="00C109A7"/>
    <w:rsid w:val="00C14A05"/>
    <w:rsid w:val="00C14DBD"/>
    <w:rsid w:val="00C14ECA"/>
    <w:rsid w:val="00C154D9"/>
    <w:rsid w:val="00C15D72"/>
    <w:rsid w:val="00C16C32"/>
    <w:rsid w:val="00C2180E"/>
    <w:rsid w:val="00C22F59"/>
    <w:rsid w:val="00C25057"/>
    <w:rsid w:val="00C30D31"/>
    <w:rsid w:val="00C34124"/>
    <w:rsid w:val="00C34C2E"/>
    <w:rsid w:val="00C3566B"/>
    <w:rsid w:val="00C3569E"/>
    <w:rsid w:val="00C456BE"/>
    <w:rsid w:val="00C45FF7"/>
    <w:rsid w:val="00C517FB"/>
    <w:rsid w:val="00C52844"/>
    <w:rsid w:val="00C52990"/>
    <w:rsid w:val="00C55530"/>
    <w:rsid w:val="00C6432A"/>
    <w:rsid w:val="00C643B3"/>
    <w:rsid w:val="00C70230"/>
    <w:rsid w:val="00C75A56"/>
    <w:rsid w:val="00C76567"/>
    <w:rsid w:val="00C7783D"/>
    <w:rsid w:val="00C77B50"/>
    <w:rsid w:val="00C80395"/>
    <w:rsid w:val="00C852C1"/>
    <w:rsid w:val="00C9750A"/>
    <w:rsid w:val="00C97C7D"/>
    <w:rsid w:val="00CA33A9"/>
    <w:rsid w:val="00CB6725"/>
    <w:rsid w:val="00CC0838"/>
    <w:rsid w:val="00CD6673"/>
    <w:rsid w:val="00CD7E19"/>
    <w:rsid w:val="00CE1F9C"/>
    <w:rsid w:val="00CE3062"/>
    <w:rsid w:val="00CE694B"/>
    <w:rsid w:val="00CE727F"/>
    <w:rsid w:val="00CF20B7"/>
    <w:rsid w:val="00CF40D4"/>
    <w:rsid w:val="00CF4567"/>
    <w:rsid w:val="00CF471C"/>
    <w:rsid w:val="00CF5B1A"/>
    <w:rsid w:val="00CF66A7"/>
    <w:rsid w:val="00CF7714"/>
    <w:rsid w:val="00D010EC"/>
    <w:rsid w:val="00D028E2"/>
    <w:rsid w:val="00D06D00"/>
    <w:rsid w:val="00D1151C"/>
    <w:rsid w:val="00D16023"/>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516D"/>
    <w:rsid w:val="00D57231"/>
    <w:rsid w:val="00D629DB"/>
    <w:rsid w:val="00D62F64"/>
    <w:rsid w:val="00D63A60"/>
    <w:rsid w:val="00D67519"/>
    <w:rsid w:val="00D73A44"/>
    <w:rsid w:val="00D7479F"/>
    <w:rsid w:val="00D8042A"/>
    <w:rsid w:val="00D813F4"/>
    <w:rsid w:val="00D81453"/>
    <w:rsid w:val="00D816A0"/>
    <w:rsid w:val="00D83136"/>
    <w:rsid w:val="00D861CC"/>
    <w:rsid w:val="00D91BED"/>
    <w:rsid w:val="00D93DA5"/>
    <w:rsid w:val="00D93EEF"/>
    <w:rsid w:val="00D97349"/>
    <w:rsid w:val="00DA0AF2"/>
    <w:rsid w:val="00DB0D03"/>
    <w:rsid w:val="00DB5F4C"/>
    <w:rsid w:val="00DB7535"/>
    <w:rsid w:val="00DC0C1A"/>
    <w:rsid w:val="00DC4259"/>
    <w:rsid w:val="00DC4E4C"/>
    <w:rsid w:val="00DC61A5"/>
    <w:rsid w:val="00DC7010"/>
    <w:rsid w:val="00DD1256"/>
    <w:rsid w:val="00DD2288"/>
    <w:rsid w:val="00DD5CEF"/>
    <w:rsid w:val="00DD7804"/>
    <w:rsid w:val="00DE1686"/>
    <w:rsid w:val="00DE3DF8"/>
    <w:rsid w:val="00DE3E36"/>
    <w:rsid w:val="00DE43F8"/>
    <w:rsid w:val="00DE4A5D"/>
    <w:rsid w:val="00DE7B3E"/>
    <w:rsid w:val="00DE7D7A"/>
    <w:rsid w:val="00DF1FE3"/>
    <w:rsid w:val="00DF4BB1"/>
    <w:rsid w:val="00DF5463"/>
    <w:rsid w:val="00DF6820"/>
    <w:rsid w:val="00E00B95"/>
    <w:rsid w:val="00E016BD"/>
    <w:rsid w:val="00E01D47"/>
    <w:rsid w:val="00E02C5F"/>
    <w:rsid w:val="00E04B75"/>
    <w:rsid w:val="00E0689D"/>
    <w:rsid w:val="00E11FC5"/>
    <w:rsid w:val="00E12424"/>
    <w:rsid w:val="00E136C7"/>
    <w:rsid w:val="00E13A6E"/>
    <w:rsid w:val="00E13BC2"/>
    <w:rsid w:val="00E15E0F"/>
    <w:rsid w:val="00E17726"/>
    <w:rsid w:val="00E2725D"/>
    <w:rsid w:val="00E32E31"/>
    <w:rsid w:val="00E32EEB"/>
    <w:rsid w:val="00E3570F"/>
    <w:rsid w:val="00E41FB5"/>
    <w:rsid w:val="00E428BF"/>
    <w:rsid w:val="00E437B5"/>
    <w:rsid w:val="00E439FE"/>
    <w:rsid w:val="00E51FD0"/>
    <w:rsid w:val="00E55B09"/>
    <w:rsid w:val="00E5653F"/>
    <w:rsid w:val="00E57FF7"/>
    <w:rsid w:val="00E62619"/>
    <w:rsid w:val="00E722DB"/>
    <w:rsid w:val="00E72694"/>
    <w:rsid w:val="00E74462"/>
    <w:rsid w:val="00E75840"/>
    <w:rsid w:val="00E765DA"/>
    <w:rsid w:val="00E76611"/>
    <w:rsid w:val="00E76AA5"/>
    <w:rsid w:val="00E828F3"/>
    <w:rsid w:val="00E86A4B"/>
    <w:rsid w:val="00E87AD8"/>
    <w:rsid w:val="00E90934"/>
    <w:rsid w:val="00E93FF7"/>
    <w:rsid w:val="00E94276"/>
    <w:rsid w:val="00E96587"/>
    <w:rsid w:val="00EA25ED"/>
    <w:rsid w:val="00EA4282"/>
    <w:rsid w:val="00EA75B7"/>
    <w:rsid w:val="00EB0D1A"/>
    <w:rsid w:val="00EB1D3B"/>
    <w:rsid w:val="00EB393B"/>
    <w:rsid w:val="00EB3CC2"/>
    <w:rsid w:val="00EC00C7"/>
    <w:rsid w:val="00EC1278"/>
    <w:rsid w:val="00EC2076"/>
    <w:rsid w:val="00EC6F2E"/>
    <w:rsid w:val="00EC7C26"/>
    <w:rsid w:val="00ED301E"/>
    <w:rsid w:val="00ED51B8"/>
    <w:rsid w:val="00ED78FD"/>
    <w:rsid w:val="00EE51F4"/>
    <w:rsid w:val="00EE6771"/>
    <w:rsid w:val="00EE7183"/>
    <w:rsid w:val="00EF2EA7"/>
    <w:rsid w:val="00EF37CB"/>
    <w:rsid w:val="00EF455B"/>
    <w:rsid w:val="00EF7220"/>
    <w:rsid w:val="00F036F4"/>
    <w:rsid w:val="00F03C15"/>
    <w:rsid w:val="00F17EEF"/>
    <w:rsid w:val="00F20C51"/>
    <w:rsid w:val="00F2280D"/>
    <w:rsid w:val="00F33042"/>
    <w:rsid w:val="00F340E0"/>
    <w:rsid w:val="00F34123"/>
    <w:rsid w:val="00F3729D"/>
    <w:rsid w:val="00F4044A"/>
    <w:rsid w:val="00F418C8"/>
    <w:rsid w:val="00F500CE"/>
    <w:rsid w:val="00F642E8"/>
    <w:rsid w:val="00F6451B"/>
    <w:rsid w:val="00F71DD6"/>
    <w:rsid w:val="00F7700B"/>
    <w:rsid w:val="00F804EF"/>
    <w:rsid w:val="00F8590E"/>
    <w:rsid w:val="00F9289A"/>
    <w:rsid w:val="00F95B54"/>
    <w:rsid w:val="00FA0204"/>
    <w:rsid w:val="00FA1B3D"/>
    <w:rsid w:val="00FA2F75"/>
    <w:rsid w:val="00FA2FCB"/>
    <w:rsid w:val="00FA56EB"/>
    <w:rsid w:val="00FA5AF5"/>
    <w:rsid w:val="00FA5B90"/>
    <w:rsid w:val="00FA7396"/>
    <w:rsid w:val="00FA7B43"/>
    <w:rsid w:val="00FB0109"/>
    <w:rsid w:val="00FB176B"/>
    <w:rsid w:val="00FB68E9"/>
    <w:rsid w:val="00FB6C60"/>
    <w:rsid w:val="00FB7BF3"/>
    <w:rsid w:val="00FC1C34"/>
    <w:rsid w:val="00FC3877"/>
    <w:rsid w:val="00FC5FD1"/>
    <w:rsid w:val="00FD1A7F"/>
    <w:rsid w:val="00FD2700"/>
    <w:rsid w:val="00FE108E"/>
    <w:rsid w:val="00FE22A0"/>
    <w:rsid w:val="00FE28B3"/>
    <w:rsid w:val="00FE4FFE"/>
    <w:rsid w:val="00FE53F2"/>
    <w:rsid w:val="00FE7D5F"/>
    <w:rsid w:val="00FE7ED5"/>
    <w:rsid w:val="00FF04B8"/>
    <w:rsid w:val="00FF1889"/>
    <w:rsid w:val="00FF29E5"/>
    <w:rsid w:val="00FF34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2983"/>
  <w15:docId w15:val="{367BB92E-C79C-4E8D-8F54-A20701B1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083AF4"/>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semiHidden/>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0B2F54"/>
    <w:pPr>
      <w:spacing w:after="100"/>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 w:type="paragraph" w:styleId="af1">
    <w:name w:val="Body Text"/>
    <w:basedOn w:val="a"/>
    <w:link w:val="af2"/>
    <w:unhideWhenUsed/>
    <w:rsid w:val="009065E6"/>
    <w:pPr>
      <w:autoSpaceDE w:val="0"/>
      <w:autoSpaceDN w:val="0"/>
      <w:spacing w:after="0" w:line="240" w:lineRule="auto"/>
      <w:jc w:val="center"/>
    </w:pPr>
    <w:rPr>
      <w:rFonts w:ascii="Times New Roman" w:eastAsia="Times New Roman" w:hAnsi="Times New Roman" w:cs="Times New Roman"/>
      <w:b/>
      <w:bCs/>
      <w:sz w:val="24"/>
      <w:szCs w:val="24"/>
    </w:rPr>
  </w:style>
  <w:style w:type="character" w:customStyle="1" w:styleId="af2">
    <w:name w:val="Основной текст Знак"/>
    <w:basedOn w:val="a0"/>
    <w:link w:val="af1"/>
    <w:rsid w:val="009065E6"/>
    <w:rPr>
      <w:rFonts w:ascii="Times New Roman" w:eastAsia="Times New Roman" w:hAnsi="Times New Roman" w:cs="Times New Roman"/>
      <w:b/>
      <w:bCs/>
      <w:sz w:val="24"/>
      <w:szCs w:val="24"/>
      <w:lang w:eastAsia="ru-RU"/>
    </w:rPr>
  </w:style>
  <w:style w:type="character" w:styleId="af3">
    <w:name w:val="annotation reference"/>
    <w:basedOn w:val="a0"/>
    <w:uiPriority w:val="99"/>
    <w:semiHidden/>
    <w:unhideWhenUsed/>
    <w:rsid w:val="00F20C51"/>
    <w:rPr>
      <w:sz w:val="16"/>
      <w:szCs w:val="16"/>
    </w:rPr>
  </w:style>
  <w:style w:type="paragraph" w:styleId="af4">
    <w:name w:val="annotation text"/>
    <w:basedOn w:val="a"/>
    <w:link w:val="af5"/>
    <w:uiPriority w:val="99"/>
    <w:semiHidden/>
    <w:unhideWhenUsed/>
    <w:rsid w:val="00F20C51"/>
    <w:pPr>
      <w:spacing w:line="240" w:lineRule="auto"/>
    </w:pPr>
    <w:rPr>
      <w:sz w:val="20"/>
      <w:szCs w:val="20"/>
    </w:rPr>
  </w:style>
  <w:style w:type="character" w:customStyle="1" w:styleId="af5">
    <w:name w:val="Текст примечания Знак"/>
    <w:basedOn w:val="a0"/>
    <w:link w:val="af4"/>
    <w:uiPriority w:val="99"/>
    <w:semiHidden/>
    <w:rsid w:val="00F20C51"/>
    <w:rPr>
      <w:rFonts w:eastAsiaTheme="minorEastAsia"/>
      <w:sz w:val="20"/>
      <w:szCs w:val="20"/>
      <w:lang w:eastAsia="ru-RU"/>
    </w:rPr>
  </w:style>
  <w:style w:type="paragraph" w:styleId="af6">
    <w:name w:val="annotation subject"/>
    <w:basedOn w:val="af4"/>
    <w:next w:val="af4"/>
    <w:link w:val="af7"/>
    <w:uiPriority w:val="99"/>
    <w:semiHidden/>
    <w:unhideWhenUsed/>
    <w:rsid w:val="00F20C51"/>
    <w:rPr>
      <w:b/>
      <w:bCs/>
    </w:rPr>
  </w:style>
  <w:style w:type="character" w:customStyle="1" w:styleId="af7">
    <w:name w:val="Тема примечания Знак"/>
    <w:basedOn w:val="af5"/>
    <w:link w:val="af6"/>
    <w:uiPriority w:val="99"/>
    <w:semiHidden/>
    <w:rsid w:val="00F20C51"/>
    <w:rPr>
      <w:rFonts w:eastAsiaTheme="minorEastAsia"/>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689992950">
      <w:bodyDiv w:val="1"/>
      <w:marLeft w:val="0"/>
      <w:marRight w:val="0"/>
      <w:marTop w:val="0"/>
      <w:marBottom w:val="0"/>
      <w:divBdr>
        <w:top w:val="none" w:sz="0" w:space="0" w:color="auto"/>
        <w:left w:val="none" w:sz="0" w:space="0" w:color="auto"/>
        <w:bottom w:val="none" w:sz="0" w:space="0" w:color="auto"/>
        <w:right w:val="none" w:sz="0" w:space="0" w:color="auto"/>
      </w:divBdr>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hyperlink" Target="https://www.ozon.ru/person/1458689/"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www.ozon.ru/person/1058433/"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www.ozon.ru/person/1058436/" TargetMode="Externa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s://www.ozon.ru/person/1058431/"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3.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BB41B6-F2AC-4BAA-9A15-EC405E9C4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3412</TotalTime>
  <Pages>26</Pages>
  <Words>2936</Words>
  <Characters>16740</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517</cp:revision>
  <cp:lastPrinted>2018-06-18T06:07:00Z</cp:lastPrinted>
  <dcterms:created xsi:type="dcterms:W3CDTF">2018-01-09T18:46:00Z</dcterms:created>
  <dcterms:modified xsi:type="dcterms:W3CDTF">2019-01-14T12:46:00Z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