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5533F11B"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del w:id="0" w:author="Валентин" w:date="2019-01-15T17:27:00Z">
        <w:r w:rsidRPr="008B647B" w:rsidDel="0033719E">
          <w:rPr>
            <w:rFonts w:ascii="Times New Roman" w:hAnsi="Times New Roman" w:cs="Times New Roman"/>
            <w:sz w:val="28"/>
            <w:szCs w:val="28"/>
          </w:rPr>
          <w:delText>-</w:delText>
        </w:r>
      </w:del>
      <w:ins w:id="1" w:author="Валентин" w:date="2019-01-15T17:27:00Z">
        <w:r w:rsidR="0033719E">
          <w:rPr>
            <w:rFonts w:ascii="Times New Roman" w:hAnsi="Times New Roman" w:cs="Times New Roman"/>
            <w:sz w:val="28"/>
            <w:szCs w:val="28"/>
          </w:rPr>
          <w:t>–</w:t>
        </w:r>
      </w:ins>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50E00CDC"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del w:id="2" w:author="Валентин" w:date="2019-01-15T17:21:00Z">
        <w:r w:rsidR="00207DF7" w:rsidRPr="00151E1A" w:rsidDel="004300DC">
          <w:rPr>
            <w:rFonts w:ascii="Times New Roman" w:eastAsia="Times New Roman" w:hAnsi="Times New Roman" w:cs="Times New Roman"/>
            <w:color w:val="000000"/>
            <w:sz w:val="28"/>
            <w:szCs w:val="28"/>
          </w:rPr>
          <w:delText xml:space="preserve">Разработка бота веб приложения десктопной версии для социальной сети </w:delText>
        </w:r>
      </w:del>
      <w:del w:id="3" w:author="Валентин" w:date="2019-01-15T12:12:00Z">
        <w:r w:rsidR="00207DF7" w:rsidRPr="00151E1A" w:rsidDel="001B7C73">
          <w:rPr>
            <w:rFonts w:ascii="Times New Roman" w:eastAsia="Times New Roman" w:hAnsi="Times New Roman" w:cs="Times New Roman"/>
            <w:color w:val="000000"/>
            <w:sz w:val="28"/>
            <w:szCs w:val="28"/>
          </w:rPr>
          <w:delText>"</w:delText>
        </w:r>
      </w:del>
      <w:del w:id="4" w:author="Валентин" w:date="2019-01-15T17:21:00Z">
        <w:r w:rsidR="00207DF7" w:rsidRPr="00151E1A" w:rsidDel="004300DC">
          <w:rPr>
            <w:rFonts w:ascii="Times New Roman" w:eastAsia="Times New Roman" w:hAnsi="Times New Roman" w:cs="Times New Roman"/>
            <w:color w:val="000000"/>
            <w:sz w:val="28"/>
            <w:szCs w:val="28"/>
          </w:rPr>
          <w:delText>ВКонтакте</w:delText>
        </w:r>
      </w:del>
      <w:ins w:id="5" w:author="Валентин" w:date="2019-01-15T17:21:00Z">
        <w:r w:rsidR="004300DC">
          <w:rPr>
            <w:rFonts w:ascii="Times New Roman" w:eastAsia="Times New Roman" w:hAnsi="Times New Roman" w:cs="Times New Roman"/>
            <w:color w:val="000000"/>
            <w:sz w:val="28"/>
            <w:szCs w:val="28"/>
          </w:rPr>
          <w:t>Создание бота для социальной сети ВКонтакте на основе</w:t>
        </w:r>
      </w:ins>
      <w:ins w:id="6" w:author="Валентин" w:date="2019-01-15T17:22:00Z">
        <w:r w:rsidR="004300DC">
          <w:rPr>
            <w:rFonts w:ascii="Times New Roman" w:eastAsia="Times New Roman" w:hAnsi="Times New Roman" w:cs="Times New Roman"/>
            <w:color w:val="000000"/>
            <w:sz w:val="28"/>
            <w:szCs w:val="28"/>
          </w:rPr>
          <w:t xml:space="preserve"> использования технологии </w:t>
        </w:r>
        <w:r w:rsidR="004300DC">
          <w:rPr>
            <w:rFonts w:ascii="Times New Roman" w:eastAsia="Times New Roman" w:hAnsi="Times New Roman" w:cs="Times New Roman"/>
            <w:color w:val="000000"/>
            <w:sz w:val="28"/>
            <w:szCs w:val="28"/>
            <w:lang w:val="en-US"/>
          </w:rPr>
          <w:t>OAuth</w:t>
        </w:r>
        <w:r w:rsidR="004300DC" w:rsidRPr="004300DC">
          <w:rPr>
            <w:rFonts w:ascii="Times New Roman" w:eastAsia="Times New Roman" w:hAnsi="Times New Roman" w:cs="Times New Roman"/>
            <w:color w:val="000000"/>
            <w:sz w:val="28"/>
            <w:szCs w:val="28"/>
            <w:rPrChange w:id="7" w:author="Валентин" w:date="2019-01-15T17:22:00Z">
              <w:rPr>
                <w:rFonts w:ascii="Times New Roman" w:eastAsia="Times New Roman" w:hAnsi="Times New Roman" w:cs="Times New Roman"/>
                <w:color w:val="000000"/>
                <w:sz w:val="28"/>
                <w:szCs w:val="28"/>
                <w:lang w:val="en-US"/>
              </w:rPr>
            </w:rPrChange>
          </w:rPr>
          <w:t>2.0</w:t>
        </w:r>
      </w:ins>
      <w:ins w:id="8" w:author="Валентин" w:date="2019-01-15T17:23:00Z">
        <w:r w:rsidR="006568FA" w:rsidRPr="006568FA">
          <w:rPr>
            <w:rFonts w:ascii="Times New Roman" w:eastAsia="Times New Roman" w:hAnsi="Times New Roman" w:cs="Times New Roman"/>
            <w:color w:val="000000"/>
            <w:sz w:val="28"/>
            <w:szCs w:val="28"/>
            <w:rPrChange w:id="9" w:author="Валентин" w:date="2019-01-15T17:23:00Z">
              <w:rPr>
                <w:rFonts w:ascii="Times New Roman" w:eastAsia="Times New Roman" w:hAnsi="Times New Roman" w:cs="Times New Roman"/>
                <w:color w:val="000000"/>
                <w:sz w:val="28"/>
                <w:szCs w:val="28"/>
                <w:lang w:val="en-US"/>
              </w:rPr>
            </w:rPrChange>
          </w:rPr>
          <w:t xml:space="preserve">, </w:t>
        </w:r>
        <w:r w:rsidR="006568FA" w:rsidRPr="006774F3">
          <w:rPr>
            <w:rFonts w:ascii="Times New Roman" w:hAnsi="Times New Roman" w:cs="Times New Roman"/>
            <w:sz w:val="28"/>
            <w:szCs w:val="28"/>
          </w:rPr>
          <w:t>Implicit Flow</w:t>
        </w:r>
      </w:ins>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del w:id="10" w:author="Валентин" w:date="2019-01-14T15:04:00Z">
        <w:r w:rsidDel="00886B02">
          <w:rPr>
            <w:rFonts w:ascii="Times New Roman" w:hAnsi="Times New Roman" w:cs="Times New Roman"/>
            <w:sz w:val="28"/>
            <w:szCs w:val="28"/>
          </w:rPr>
          <w:delText>(ки)</w:delText>
        </w:r>
      </w:del>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A485EF9"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ins w:id="11" w:author="Валентин" w:date="2019-01-15T17:20:00Z">
        <w:r w:rsidR="0048533A">
          <w:rPr>
            <w:rFonts w:ascii="Times New Roman" w:hAnsi="Times New Roman" w:cs="Times New Roman"/>
            <w:b/>
          </w:rPr>
          <w:t>9</w:t>
        </w:r>
      </w:ins>
      <w:del w:id="12" w:author="Валентин" w:date="2019-01-15T17:20:00Z">
        <w:r w:rsidDel="0048533A">
          <w:rPr>
            <w:rFonts w:ascii="Times New Roman" w:hAnsi="Times New Roman" w:cs="Times New Roman"/>
            <w:b/>
          </w:rPr>
          <w:delText>8</w:delText>
        </w:r>
      </w:del>
      <w:r>
        <w:rPr>
          <w:rFonts w:ascii="Times New Roman" w:hAnsi="Times New Roman" w:cs="Times New Roman"/>
          <w:b/>
        </w:rPr>
        <w:t xml:space="preserve">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bookmarkStart w:id="13" w:name="_GoBack"/>
      <w:bookmarkEnd w:id="13"/>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Change w:id="14" w:author="Валентин" w:date="2019-01-15T17:23:00Z">
            <w:rPr/>
          </w:rPrChange>
        </w:rPr>
      </w:sdtEndPr>
      <w:sdtContent>
        <w:p w14:paraId="3E54A9CB" w14:textId="2892D864" w:rsidR="00502903" w:rsidRPr="00502903" w:rsidRDefault="00B21316" w:rsidP="00502903">
          <w:pPr>
            <w:pStyle w:val="11"/>
            <w:rPr>
              <w:ins w:id="15" w:author="Валентин" w:date="2019-01-15T19:08:00Z"/>
              <w:rFonts w:ascii="Times New Roman" w:hAnsi="Times New Roman" w:cs="Times New Roman"/>
              <w:noProof/>
              <w:sz w:val="28"/>
              <w:szCs w:val="28"/>
              <w:rPrChange w:id="16" w:author="Валентин" w:date="2019-01-15T19:09:00Z">
                <w:rPr>
                  <w:ins w:id="17" w:author="Валентин" w:date="2019-01-15T19:08:00Z"/>
                  <w:noProof/>
                </w:rPr>
              </w:rPrChange>
            </w:rPr>
            <w:pPrChange w:id="18" w:author="Валентин" w:date="2019-01-15T19:09:00Z">
              <w:pPr>
                <w:pStyle w:val="11"/>
              </w:pPr>
            </w:pPrChange>
          </w:pPr>
          <w:r w:rsidRPr="00502903">
            <w:rPr>
              <w:rFonts w:ascii="Times New Roman" w:eastAsiaTheme="majorEastAsia" w:hAnsi="Times New Roman" w:cs="Times New Roman"/>
              <w:b/>
              <w:bCs/>
              <w:color w:val="365F91" w:themeColor="accent1" w:themeShade="BF"/>
              <w:sz w:val="28"/>
              <w:szCs w:val="28"/>
              <w:lang w:eastAsia="en-US"/>
              <w:rPrChange w:id="19" w:author="Валентин" w:date="2019-01-15T19:09:00Z">
                <w:rPr>
                  <w:rFonts w:ascii="Times New Roman" w:eastAsiaTheme="majorEastAsia" w:hAnsi="Times New Roman" w:cs="Times New Roman"/>
                  <w:b/>
                  <w:bCs/>
                  <w:color w:val="365F91" w:themeColor="accent1" w:themeShade="BF"/>
                  <w:lang w:eastAsia="en-US"/>
                </w:rPr>
              </w:rPrChange>
            </w:rPr>
            <w:fldChar w:fldCharType="begin"/>
          </w:r>
          <w:r w:rsidR="00345C37" w:rsidRPr="00502903">
            <w:rPr>
              <w:rFonts w:ascii="Times New Roman" w:hAnsi="Times New Roman" w:cs="Times New Roman"/>
              <w:sz w:val="28"/>
              <w:szCs w:val="28"/>
              <w:rPrChange w:id="20" w:author="Валентин" w:date="2019-01-15T19:09:00Z">
                <w:rPr>
                  <w:rFonts w:ascii="Times New Roman" w:hAnsi="Times New Roman" w:cs="Times New Roman"/>
                </w:rPr>
              </w:rPrChange>
            </w:rPr>
            <w:instrText xml:space="preserve"> TOC \o "1-3" \h \z \u </w:instrText>
          </w:r>
          <w:r w:rsidRPr="00502903">
            <w:rPr>
              <w:rFonts w:ascii="Times New Roman" w:eastAsiaTheme="majorEastAsia" w:hAnsi="Times New Roman" w:cs="Times New Roman"/>
              <w:b/>
              <w:bCs/>
              <w:color w:val="365F91" w:themeColor="accent1" w:themeShade="BF"/>
              <w:sz w:val="28"/>
              <w:szCs w:val="28"/>
              <w:lang w:eastAsia="en-US"/>
              <w:rPrChange w:id="21" w:author="Валентин" w:date="2019-01-15T19:09:00Z">
                <w:rPr>
                  <w:rFonts w:ascii="Times New Roman" w:eastAsiaTheme="majorEastAsia" w:hAnsi="Times New Roman" w:cs="Times New Roman"/>
                  <w:b/>
                  <w:bCs/>
                  <w:color w:val="365F91" w:themeColor="accent1" w:themeShade="BF"/>
                  <w:lang w:eastAsia="en-US"/>
                </w:rPr>
              </w:rPrChange>
            </w:rPr>
            <w:fldChar w:fldCharType="separate"/>
          </w:r>
          <w:ins w:id="22" w:author="Валентин" w:date="2019-01-15T19:08:00Z">
            <w:r w:rsidR="00502903" w:rsidRPr="00502903">
              <w:rPr>
                <w:rStyle w:val="ab"/>
                <w:rFonts w:ascii="Times New Roman" w:hAnsi="Times New Roman" w:cs="Times New Roman"/>
                <w:noProof/>
                <w:sz w:val="28"/>
                <w:szCs w:val="28"/>
                <w:rPrChange w:id="23" w:author="Валентин" w:date="2019-01-15T19:09:00Z">
                  <w:rPr>
                    <w:rStyle w:val="ab"/>
                    <w:noProof/>
                  </w:rPr>
                </w:rPrChange>
              </w:rPr>
              <w:fldChar w:fldCharType="begin"/>
            </w:r>
            <w:r w:rsidR="00502903" w:rsidRPr="00502903">
              <w:rPr>
                <w:rStyle w:val="ab"/>
                <w:rFonts w:ascii="Times New Roman" w:hAnsi="Times New Roman" w:cs="Times New Roman"/>
                <w:noProof/>
                <w:sz w:val="28"/>
                <w:szCs w:val="28"/>
                <w:rPrChange w:id="24" w:author="Валентин" w:date="2019-01-15T19:09:00Z">
                  <w:rPr>
                    <w:rStyle w:val="ab"/>
                    <w:noProof/>
                  </w:rPr>
                </w:rPrChange>
              </w:rPr>
              <w:instrText xml:space="preserve"> </w:instrText>
            </w:r>
            <w:r w:rsidR="00502903" w:rsidRPr="00502903">
              <w:rPr>
                <w:rFonts w:ascii="Times New Roman" w:hAnsi="Times New Roman" w:cs="Times New Roman"/>
                <w:noProof/>
                <w:sz w:val="28"/>
                <w:szCs w:val="28"/>
                <w:rPrChange w:id="25" w:author="Валентин" w:date="2019-01-15T19:09:00Z">
                  <w:rPr>
                    <w:noProof/>
                  </w:rPr>
                </w:rPrChange>
              </w:rPr>
              <w:instrText>HYPERLINK \l "_Toc535342651"</w:instrText>
            </w:r>
            <w:r w:rsidR="00502903" w:rsidRPr="00502903">
              <w:rPr>
                <w:rStyle w:val="ab"/>
                <w:rFonts w:ascii="Times New Roman" w:hAnsi="Times New Roman" w:cs="Times New Roman"/>
                <w:noProof/>
                <w:sz w:val="28"/>
                <w:szCs w:val="28"/>
                <w:rPrChange w:id="26" w:author="Валентин" w:date="2019-01-15T19:09:00Z">
                  <w:rPr>
                    <w:rStyle w:val="ab"/>
                    <w:noProof/>
                  </w:rPr>
                </w:rPrChange>
              </w:rPr>
              <w:instrText xml:space="preserve"> </w:instrText>
            </w:r>
            <w:r w:rsidR="00502903" w:rsidRPr="00502903">
              <w:rPr>
                <w:rStyle w:val="ab"/>
                <w:rFonts w:ascii="Times New Roman" w:hAnsi="Times New Roman" w:cs="Times New Roman"/>
                <w:noProof/>
                <w:sz w:val="28"/>
                <w:szCs w:val="28"/>
                <w:rPrChange w:id="27" w:author="Валентин" w:date="2019-01-15T19:09:00Z">
                  <w:rPr>
                    <w:rStyle w:val="ab"/>
                    <w:noProof/>
                  </w:rPr>
                </w:rPrChange>
              </w:rPr>
            </w:r>
            <w:r w:rsidR="00502903" w:rsidRPr="00502903">
              <w:rPr>
                <w:rStyle w:val="ab"/>
                <w:rFonts w:ascii="Times New Roman" w:hAnsi="Times New Roman" w:cs="Times New Roman"/>
                <w:noProof/>
                <w:sz w:val="28"/>
                <w:szCs w:val="28"/>
                <w:rPrChange w:id="28" w:author="Валентин" w:date="2019-01-15T19:09:00Z">
                  <w:rPr>
                    <w:rStyle w:val="ab"/>
                    <w:noProof/>
                  </w:rPr>
                </w:rPrChange>
              </w:rPr>
              <w:fldChar w:fldCharType="separate"/>
            </w:r>
            <w:r w:rsidR="00502903" w:rsidRPr="00502903">
              <w:rPr>
                <w:rStyle w:val="ab"/>
                <w:rFonts w:ascii="Times New Roman" w:hAnsi="Times New Roman" w:cs="Times New Roman"/>
                <w:noProof/>
                <w:sz w:val="28"/>
                <w:szCs w:val="28"/>
                <w:rPrChange w:id="29" w:author="Валентин" w:date="2019-01-15T19:09:00Z">
                  <w:rPr>
                    <w:rStyle w:val="ab"/>
                    <w:rFonts w:ascii="Times New Roman" w:hAnsi="Times New Roman" w:cs="Times New Roman"/>
                    <w:noProof/>
                  </w:rPr>
                </w:rPrChange>
              </w:rPr>
              <w:t>Введение</w:t>
            </w:r>
            <w:r w:rsidR="00502903" w:rsidRPr="00502903">
              <w:rPr>
                <w:rFonts w:ascii="Times New Roman" w:hAnsi="Times New Roman" w:cs="Times New Roman"/>
                <w:noProof/>
                <w:webHidden/>
                <w:sz w:val="28"/>
                <w:szCs w:val="28"/>
                <w:rPrChange w:id="30" w:author="Валентин" w:date="2019-01-15T19:09:00Z">
                  <w:rPr>
                    <w:noProof/>
                    <w:webHidden/>
                  </w:rPr>
                </w:rPrChange>
              </w:rPr>
              <w:tab/>
            </w:r>
            <w:r w:rsidR="00502903" w:rsidRPr="00502903">
              <w:rPr>
                <w:rFonts w:ascii="Times New Roman" w:hAnsi="Times New Roman" w:cs="Times New Roman"/>
                <w:noProof/>
                <w:webHidden/>
                <w:sz w:val="28"/>
                <w:szCs w:val="28"/>
                <w:rPrChange w:id="31" w:author="Валентин" w:date="2019-01-15T19:09:00Z">
                  <w:rPr>
                    <w:noProof/>
                    <w:webHidden/>
                  </w:rPr>
                </w:rPrChange>
              </w:rPr>
              <w:fldChar w:fldCharType="begin"/>
            </w:r>
            <w:r w:rsidR="00502903" w:rsidRPr="00502903">
              <w:rPr>
                <w:rFonts w:ascii="Times New Roman" w:hAnsi="Times New Roman" w:cs="Times New Roman"/>
                <w:noProof/>
                <w:webHidden/>
                <w:sz w:val="28"/>
                <w:szCs w:val="28"/>
                <w:rPrChange w:id="32" w:author="Валентин" w:date="2019-01-15T19:09:00Z">
                  <w:rPr>
                    <w:noProof/>
                    <w:webHidden/>
                  </w:rPr>
                </w:rPrChange>
              </w:rPr>
              <w:instrText xml:space="preserve"> PAGEREF _Toc535342651 \h </w:instrText>
            </w:r>
            <w:r w:rsidR="00502903" w:rsidRPr="00502903">
              <w:rPr>
                <w:rFonts w:ascii="Times New Roman" w:hAnsi="Times New Roman" w:cs="Times New Roman"/>
                <w:noProof/>
                <w:webHidden/>
                <w:sz w:val="28"/>
                <w:szCs w:val="28"/>
                <w:rPrChange w:id="33" w:author="Валентин" w:date="2019-01-15T19:09:00Z">
                  <w:rPr>
                    <w:noProof/>
                    <w:webHidden/>
                  </w:rPr>
                </w:rPrChange>
              </w:rPr>
            </w:r>
          </w:ins>
          <w:r w:rsidR="00502903" w:rsidRPr="00502903">
            <w:rPr>
              <w:rFonts w:ascii="Times New Roman" w:hAnsi="Times New Roman" w:cs="Times New Roman"/>
              <w:noProof/>
              <w:webHidden/>
              <w:sz w:val="28"/>
              <w:szCs w:val="28"/>
              <w:rPrChange w:id="34" w:author="Валентин" w:date="2019-01-15T19:09:00Z">
                <w:rPr>
                  <w:noProof/>
                  <w:webHidden/>
                </w:rPr>
              </w:rPrChange>
            </w:rPr>
            <w:fldChar w:fldCharType="separate"/>
          </w:r>
          <w:ins w:id="35" w:author="Валентин" w:date="2019-01-15T19:08:00Z">
            <w:r w:rsidR="00502903" w:rsidRPr="00502903">
              <w:rPr>
                <w:rFonts w:ascii="Times New Roman" w:hAnsi="Times New Roman" w:cs="Times New Roman"/>
                <w:noProof/>
                <w:webHidden/>
                <w:sz w:val="28"/>
                <w:szCs w:val="28"/>
                <w:rPrChange w:id="36" w:author="Валентин" w:date="2019-01-15T19:09:00Z">
                  <w:rPr>
                    <w:noProof/>
                    <w:webHidden/>
                  </w:rPr>
                </w:rPrChange>
              </w:rPr>
              <w:t>3</w:t>
            </w:r>
            <w:r w:rsidR="00502903" w:rsidRPr="00502903">
              <w:rPr>
                <w:rFonts w:ascii="Times New Roman" w:hAnsi="Times New Roman" w:cs="Times New Roman"/>
                <w:noProof/>
                <w:webHidden/>
                <w:sz w:val="28"/>
                <w:szCs w:val="28"/>
                <w:rPrChange w:id="37" w:author="Валентин" w:date="2019-01-15T19:09:00Z">
                  <w:rPr>
                    <w:noProof/>
                    <w:webHidden/>
                  </w:rPr>
                </w:rPrChange>
              </w:rPr>
              <w:fldChar w:fldCharType="end"/>
            </w:r>
            <w:r w:rsidR="00502903" w:rsidRPr="00502903">
              <w:rPr>
                <w:rStyle w:val="ab"/>
                <w:rFonts w:ascii="Times New Roman" w:hAnsi="Times New Roman" w:cs="Times New Roman"/>
                <w:noProof/>
                <w:sz w:val="28"/>
                <w:szCs w:val="28"/>
                <w:rPrChange w:id="38" w:author="Валентин" w:date="2019-01-15T19:09:00Z">
                  <w:rPr>
                    <w:rStyle w:val="ab"/>
                    <w:noProof/>
                  </w:rPr>
                </w:rPrChange>
              </w:rPr>
              <w:fldChar w:fldCharType="end"/>
            </w:r>
          </w:ins>
        </w:p>
        <w:p w14:paraId="5102AA5C" w14:textId="249E0DFB" w:rsidR="00502903" w:rsidRPr="00502903" w:rsidRDefault="00502903" w:rsidP="00502903">
          <w:pPr>
            <w:pStyle w:val="11"/>
            <w:rPr>
              <w:ins w:id="39" w:author="Валентин" w:date="2019-01-15T19:08:00Z"/>
              <w:rFonts w:ascii="Times New Roman" w:hAnsi="Times New Roman" w:cs="Times New Roman"/>
              <w:noProof/>
              <w:sz w:val="28"/>
              <w:szCs w:val="28"/>
              <w:rPrChange w:id="40" w:author="Валентин" w:date="2019-01-15T19:09:00Z">
                <w:rPr>
                  <w:ins w:id="41" w:author="Валентин" w:date="2019-01-15T19:08:00Z"/>
                  <w:noProof/>
                </w:rPr>
              </w:rPrChange>
            </w:rPr>
            <w:pPrChange w:id="42" w:author="Валентин" w:date="2019-01-15T19:09:00Z">
              <w:pPr>
                <w:pStyle w:val="11"/>
              </w:pPr>
            </w:pPrChange>
          </w:pPr>
          <w:ins w:id="43" w:author="Валентин" w:date="2019-01-15T19:08:00Z">
            <w:r w:rsidRPr="00502903">
              <w:rPr>
                <w:rStyle w:val="ab"/>
                <w:rFonts w:ascii="Times New Roman" w:hAnsi="Times New Roman" w:cs="Times New Roman"/>
                <w:noProof/>
                <w:sz w:val="28"/>
                <w:szCs w:val="28"/>
                <w:rPrChange w:id="44"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45"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46" w:author="Валентин" w:date="2019-01-15T19:09:00Z">
                  <w:rPr>
                    <w:noProof/>
                  </w:rPr>
                </w:rPrChange>
              </w:rPr>
              <w:instrText>HYPERLINK \l "_Toc535342652"</w:instrText>
            </w:r>
            <w:r w:rsidRPr="00502903">
              <w:rPr>
                <w:rStyle w:val="ab"/>
                <w:rFonts w:ascii="Times New Roman" w:hAnsi="Times New Roman" w:cs="Times New Roman"/>
                <w:noProof/>
                <w:sz w:val="28"/>
                <w:szCs w:val="28"/>
                <w:rPrChange w:id="47"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48" w:author="Валентин" w:date="2019-01-15T19:09:00Z">
                  <w:rPr>
                    <w:rStyle w:val="ab"/>
                    <w:noProof/>
                  </w:rPr>
                </w:rPrChange>
              </w:rPr>
            </w:r>
            <w:r w:rsidRPr="00502903">
              <w:rPr>
                <w:rStyle w:val="ab"/>
                <w:rFonts w:ascii="Times New Roman" w:hAnsi="Times New Roman" w:cs="Times New Roman"/>
                <w:noProof/>
                <w:sz w:val="28"/>
                <w:szCs w:val="28"/>
                <w:rPrChange w:id="49"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50" w:author="Валентин" w:date="2019-01-15T19:09:00Z">
                  <w:rPr>
                    <w:rStyle w:val="ab"/>
                    <w:rFonts w:ascii="Times New Roman" w:hAnsi="Times New Roman" w:cs="Times New Roman"/>
                    <w:noProof/>
                  </w:rPr>
                </w:rPrChange>
              </w:rPr>
              <w:t>Глава 1. Теоретические основы разработки веб приложения</w:t>
            </w:r>
            <w:r w:rsidRPr="00502903">
              <w:rPr>
                <w:rFonts w:ascii="Times New Roman" w:hAnsi="Times New Roman" w:cs="Times New Roman"/>
                <w:noProof/>
                <w:webHidden/>
                <w:sz w:val="28"/>
                <w:szCs w:val="28"/>
                <w:rPrChange w:id="51" w:author="Валентин" w:date="2019-01-15T19:09:00Z">
                  <w:rPr>
                    <w:noProof/>
                    <w:webHidden/>
                  </w:rPr>
                </w:rPrChange>
              </w:rPr>
              <w:tab/>
            </w:r>
            <w:r w:rsidRPr="00502903">
              <w:rPr>
                <w:rFonts w:ascii="Times New Roman" w:hAnsi="Times New Roman" w:cs="Times New Roman"/>
                <w:noProof/>
                <w:webHidden/>
                <w:sz w:val="28"/>
                <w:szCs w:val="28"/>
                <w:rPrChange w:id="52" w:author="Валентин" w:date="2019-01-15T19:09:00Z">
                  <w:rPr>
                    <w:noProof/>
                    <w:webHidden/>
                  </w:rPr>
                </w:rPrChange>
              </w:rPr>
              <w:fldChar w:fldCharType="begin"/>
            </w:r>
            <w:r w:rsidRPr="00502903">
              <w:rPr>
                <w:rFonts w:ascii="Times New Roman" w:hAnsi="Times New Roman" w:cs="Times New Roman"/>
                <w:noProof/>
                <w:webHidden/>
                <w:sz w:val="28"/>
                <w:szCs w:val="28"/>
                <w:rPrChange w:id="53" w:author="Валентин" w:date="2019-01-15T19:09:00Z">
                  <w:rPr>
                    <w:noProof/>
                    <w:webHidden/>
                  </w:rPr>
                </w:rPrChange>
              </w:rPr>
              <w:instrText xml:space="preserve"> PAGEREF _Toc535342652 \h </w:instrText>
            </w:r>
            <w:r w:rsidRPr="00502903">
              <w:rPr>
                <w:rFonts w:ascii="Times New Roman" w:hAnsi="Times New Roman" w:cs="Times New Roman"/>
                <w:noProof/>
                <w:webHidden/>
                <w:sz w:val="28"/>
                <w:szCs w:val="28"/>
                <w:rPrChange w:id="54" w:author="Валентин" w:date="2019-01-15T19:09:00Z">
                  <w:rPr>
                    <w:noProof/>
                    <w:webHidden/>
                  </w:rPr>
                </w:rPrChange>
              </w:rPr>
            </w:r>
          </w:ins>
          <w:r w:rsidRPr="00502903">
            <w:rPr>
              <w:rFonts w:ascii="Times New Roman" w:hAnsi="Times New Roman" w:cs="Times New Roman"/>
              <w:noProof/>
              <w:webHidden/>
              <w:sz w:val="28"/>
              <w:szCs w:val="28"/>
              <w:rPrChange w:id="55" w:author="Валентин" w:date="2019-01-15T19:09:00Z">
                <w:rPr>
                  <w:noProof/>
                  <w:webHidden/>
                </w:rPr>
              </w:rPrChange>
            </w:rPr>
            <w:fldChar w:fldCharType="separate"/>
          </w:r>
          <w:ins w:id="56" w:author="Валентин" w:date="2019-01-15T19:08:00Z">
            <w:r w:rsidRPr="00502903">
              <w:rPr>
                <w:rFonts w:ascii="Times New Roman" w:hAnsi="Times New Roman" w:cs="Times New Roman"/>
                <w:noProof/>
                <w:webHidden/>
                <w:sz w:val="28"/>
                <w:szCs w:val="28"/>
                <w:rPrChange w:id="57" w:author="Валентин" w:date="2019-01-15T19:09:00Z">
                  <w:rPr>
                    <w:noProof/>
                    <w:webHidden/>
                  </w:rPr>
                </w:rPrChange>
              </w:rPr>
              <w:t>5</w:t>
            </w:r>
            <w:r w:rsidRPr="00502903">
              <w:rPr>
                <w:rFonts w:ascii="Times New Roman" w:hAnsi="Times New Roman" w:cs="Times New Roman"/>
                <w:noProof/>
                <w:webHidden/>
                <w:sz w:val="28"/>
                <w:szCs w:val="28"/>
                <w:rPrChange w:id="58" w:author="Валентин" w:date="2019-01-15T19:09:00Z">
                  <w:rPr>
                    <w:noProof/>
                    <w:webHidden/>
                  </w:rPr>
                </w:rPrChange>
              </w:rPr>
              <w:fldChar w:fldCharType="end"/>
            </w:r>
            <w:r w:rsidRPr="00502903">
              <w:rPr>
                <w:rStyle w:val="ab"/>
                <w:rFonts w:ascii="Times New Roman" w:hAnsi="Times New Roman" w:cs="Times New Roman"/>
                <w:noProof/>
                <w:sz w:val="28"/>
                <w:szCs w:val="28"/>
                <w:rPrChange w:id="59" w:author="Валентин" w:date="2019-01-15T19:09:00Z">
                  <w:rPr>
                    <w:rStyle w:val="ab"/>
                    <w:noProof/>
                  </w:rPr>
                </w:rPrChange>
              </w:rPr>
              <w:fldChar w:fldCharType="end"/>
            </w:r>
          </w:ins>
        </w:p>
        <w:p w14:paraId="6E4E6E8D" w14:textId="7D86BF52" w:rsidR="00502903" w:rsidRPr="00502903" w:rsidRDefault="00502903" w:rsidP="00502903">
          <w:pPr>
            <w:pStyle w:val="11"/>
            <w:rPr>
              <w:ins w:id="60" w:author="Валентин" w:date="2019-01-15T19:08:00Z"/>
              <w:rFonts w:ascii="Times New Roman" w:hAnsi="Times New Roman" w:cs="Times New Roman"/>
              <w:noProof/>
              <w:sz w:val="28"/>
              <w:szCs w:val="28"/>
              <w:rPrChange w:id="61" w:author="Валентин" w:date="2019-01-15T19:09:00Z">
                <w:rPr>
                  <w:ins w:id="62" w:author="Валентин" w:date="2019-01-15T19:08:00Z"/>
                  <w:noProof/>
                </w:rPr>
              </w:rPrChange>
            </w:rPr>
            <w:pPrChange w:id="63" w:author="Валентин" w:date="2019-01-15T19:09:00Z">
              <w:pPr>
                <w:pStyle w:val="11"/>
              </w:pPr>
            </w:pPrChange>
          </w:pPr>
          <w:ins w:id="64" w:author="Валентин" w:date="2019-01-15T19:08:00Z">
            <w:r w:rsidRPr="00502903">
              <w:rPr>
                <w:rStyle w:val="ab"/>
                <w:rFonts w:ascii="Times New Roman" w:hAnsi="Times New Roman" w:cs="Times New Roman"/>
                <w:noProof/>
                <w:sz w:val="28"/>
                <w:szCs w:val="28"/>
                <w:rPrChange w:id="65"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66"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67" w:author="Валентин" w:date="2019-01-15T19:09:00Z">
                  <w:rPr>
                    <w:noProof/>
                  </w:rPr>
                </w:rPrChange>
              </w:rPr>
              <w:instrText>HYPERLINK \l "_Toc535342653"</w:instrText>
            </w:r>
            <w:r w:rsidRPr="00502903">
              <w:rPr>
                <w:rStyle w:val="ab"/>
                <w:rFonts w:ascii="Times New Roman" w:hAnsi="Times New Roman" w:cs="Times New Roman"/>
                <w:noProof/>
                <w:sz w:val="28"/>
                <w:szCs w:val="28"/>
                <w:rPrChange w:id="68"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69" w:author="Валентин" w:date="2019-01-15T19:09:00Z">
                  <w:rPr>
                    <w:rStyle w:val="ab"/>
                    <w:noProof/>
                  </w:rPr>
                </w:rPrChange>
              </w:rPr>
            </w:r>
            <w:r w:rsidRPr="00502903">
              <w:rPr>
                <w:rStyle w:val="ab"/>
                <w:rFonts w:ascii="Times New Roman" w:hAnsi="Times New Roman" w:cs="Times New Roman"/>
                <w:noProof/>
                <w:sz w:val="28"/>
                <w:szCs w:val="28"/>
                <w:rPrChange w:id="70"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71" w:author="Валентин" w:date="2019-01-15T19:09:00Z">
                  <w:rPr>
                    <w:rStyle w:val="ab"/>
                    <w:rFonts w:ascii="Times New Roman" w:hAnsi="Times New Roman" w:cs="Times New Roman"/>
                    <w:noProof/>
                  </w:rPr>
                </w:rPrChange>
              </w:rPr>
              <w:t>1.1 Назначение и область применения разработки</w:t>
            </w:r>
            <w:r w:rsidRPr="00502903">
              <w:rPr>
                <w:rFonts w:ascii="Times New Roman" w:hAnsi="Times New Roman" w:cs="Times New Roman"/>
                <w:noProof/>
                <w:webHidden/>
                <w:sz w:val="28"/>
                <w:szCs w:val="28"/>
                <w:rPrChange w:id="72" w:author="Валентин" w:date="2019-01-15T19:09:00Z">
                  <w:rPr>
                    <w:noProof/>
                    <w:webHidden/>
                  </w:rPr>
                </w:rPrChange>
              </w:rPr>
              <w:tab/>
            </w:r>
            <w:r w:rsidRPr="00502903">
              <w:rPr>
                <w:rFonts w:ascii="Times New Roman" w:hAnsi="Times New Roman" w:cs="Times New Roman"/>
                <w:noProof/>
                <w:webHidden/>
                <w:sz w:val="28"/>
                <w:szCs w:val="28"/>
                <w:rPrChange w:id="73" w:author="Валентин" w:date="2019-01-15T19:09:00Z">
                  <w:rPr>
                    <w:noProof/>
                    <w:webHidden/>
                  </w:rPr>
                </w:rPrChange>
              </w:rPr>
              <w:fldChar w:fldCharType="begin"/>
            </w:r>
            <w:r w:rsidRPr="00502903">
              <w:rPr>
                <w:rFonts w:ascii="Times New Roman" w:hAnsi="Times New Roman" w:cs="Times New Roman"/>
                <w:noProof/>
                <w:webHidden/>
                <w:sz w:val="28"/>
                <w:szCs w:val="28"/>
                <w:rPrChange w:id="74" w:author="Валентин" w:date="2019-01-15T19:09:00Z">
                  <w:rPr>
                    <w:noProof/>
                    <w:webHidden/>
                  </w:rPr>
                </w:rPrChange>
              </w:rPr>
              <w:instrText xml:space="preserve"> PAGEREF _Toc535342653 \h </w:instrText>
            </w:r>
            <w:r w:rsidRPr="00502903">
              <w:rPr>
                <w:rFonts w:ascii="Times New Roman" w:hAnsi="Times New Roman" w:cs="Times New Roman"/>
                <w:noProof/>
                <w:webHidden/>
                <w:sz w:val="28"/>
                <w:szCs w:val="28"/>
                <w:rPrChange w:id="75" w:author="Валентин" w:date="2019-01-15T19:09:00Z">
                  <w:rPr>
                    <w:noProof/>
                    <w:webHidden/>
                  </w:rPr>
                </w:rPrChange>
              </w:rPr>
            </w:r>
          </w:ins>
          <w:r w:rsidRPr="00502903">
            <w:rPr>
              <w:rFonts w:ascii="Times New Roman" w:hAnsi="Times New Roman" w:cs="Times New Roman"/>
              <w:noProof/>
              <w:webHidden/>
              <w:sz w:val="28"/>
              <w:szCs w:val="28"/>
              <w:rPrChange w:id="76" w:author="Валентин" w:date="2019-01-15T19:09:00Z">
                <w:rPr>
                  <w:noProof/>
                  <w:webHidden/>
                </w:rPr>
              </w:rPrChange>
            </w:rPr>
            <w:fldChar w:fldCharType="separate"/>
          </w:r>
          <w:ins w:id="77" w:author="Валентин" w:date="2019-01-15T19:08:00Z">
            <w:r w:rsidRPr="00502903">
              <w:rPr>
                <w:rFonts w:ascii="Times New Roman" w:hAnsi="Times New Roman" w:cs="Times New Roman"/>
                <w:noProof/>
                <w:webHidden/>
                <w:sz w:val="28"/>
                <w:szCs w:val="28"/>
                <w:rPrChange w:id="78" w:author="Валентин" w:date="2019-01-15T19:09:00Z">
                  <w:rPr>
                    <w:noProof/>
                    <w:webHidden/>
                  </w:rPr>
                </w:rPrChange>
              </w:rPr>
              <w:t>5</w:t>
            </w:r>
            <w:r w:rsidRPr="00502903">
              <w:rPr>
                <w:rFonts w:ascii="Times New Roman" w:hAnsi="Times New Roman" w:cs="Times New Roman"/>
                <w:noProof/>
                <w:webHidden/>
                <w:sz w:val="28"/>
                <w:szCs w:val="28"/>
                <w:rPrChange w:id="79" w:author="Валентин" w:date="2019-01-15T19:09:00Z">
                  <w:rPr>
                    <w:noProof/>
                    <w:webHidden/>
                  </w:rPr>
                </w:rPrChange>
              </w:rPr>
              <w:fldChar w:fldCharType="end"/>
            </w:r>
            <w:r w:rsidRPr="00502903">
              <w:rPr>
                <w:rStyle w:val="ab"/>
                <w:rFonts w:ascii="Times New Roman" w:hAnsi="Times New Roman" w:cs="Times New Roman"/>
                <w:noProof/>
                <w:sz w:val="28"/>
                <w:szCs w:val="28"/>
                <w:rPrChange w:id="80" w:author="Валентин" w:date="2019-01-15T19:09:00Z">
                  <w:rPr>
                    <w:rStyle w:val="ab"/>
                    <w:noProof/>
                  </w:rPr>
                </w:rPrChange>
              </w:rPr>
              <w:fldChar w:fldCharType="end"/>
            </w:r>
          </w:ins>
        </w:p>
        <w:p w14:paraId="51F3FCF9" w14:textId="3DE1F6C5" w:rsidR="00502903" w:rsidRPr="00502903" w:rsidRDefault="00502903" w:rsidP="00502903">
          <w:pPr>
            <w:pStyle w:val="11"/>
            <w:rPr>
              <w:ins w:id="81" w:author="Валентин" w:date="2019-01-15T19:08:00Z"/>
              <w:rFonts w:ascii="Times New Roman" w:hAnsi="Times New Roman" w:cs="Times New Roman"/>
              <w:noProof/>
              <w:sz w:val="28"/>
              <w:szCs w:val="28"/>
              <w:rPrChange w:id="82" w:author="Валентин" w:date="2019-01-15T19:09:00Z">
                <w:rPr>
                  <w:ins w:id="83" w:author="Валентин" w:date="2019-01-15T19:08:00Z"/>
                  <w:noProof/>
                </w:rPr>
              </w:rPrChange>
            </w:rPr>
            <w:pPrChange w:id="84" w:author="Валентин" w:date="2019-01-15T19:09:00Z">
              <w:pPr>
                <w:pStyle w:val="11"/>
              </w:pPr>
            </w:pPrChange>
          </w:pPr>
          <w:ins w:id="85" w:author="Валентин" w:date="2019-01-15T19:08:00Z">
            <w:r w:rsidRPr="00502903">
              <w:rPr>
                <w:rStyle w:val="ab"/>
                <w:rFonts w:ascii="Times New Roman" w:hAnsi="Times New Roman" w:cs="Times New Roman"/>
                <w:noProof/>
                <w:sz w:val="28"/>
                <w:szCs w:val="28"/>
                <w:rPrChange w:id="86"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87"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88" w:author="Валентин" w:date="2019-01-15T19:09:00Z">
                  <w:rPr>
                    <w:noProof/>
                  </w:rPr>
                </w:rPrChange>
              </w:rPr>
              <w:instrText>HYPERLINK \l "_Toc535342654"</w:instrText>
            </w:r>
            <w:r w:rsidRPr="00502903">
              <w:rPr>
                <w:rStyle w:val="ab"/>
                <w:rFonts w:ascii="Times New Roman" w:hAnsi="Times New Roman" w:cs="Times New Roman"/>
                <w:noProof/>
                <w:sz w:val="28"/>
                <w:szCs w:val="28"/>
                <w:rPrChange w:id="89"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90" w:author="Валентин" w:date="2019-01-15T19:09:00Z">
                  <w:rPr>
                    <w:rStyle w:val="ab"/>
                    <w:noProof/>
                  </w:rPr>
                </w:rPrChange>
              </w:rPr>
            </w:r>
            <w:r w:rsidRPr="00502903">
              <w:rPr>
                <w:rStyle w:val="ab"/>
                <w:rFonts w:ascii="Times New Roman" w:hAnsi="Times New Roman" w:cs="Times New Roman"/>
                <w:noProof/>
                <w:sz w:val="28"/>
                <w:szCs w:val="28"/>
                <w:rPrChange w:id="91"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92" w:author="Валентин" w:date="2019-01-15T19:09:00Z">
                  <w:rPr>
                    <w:rStyle w:val="ab"/>
                    <w:rFonts w:ascii="Times New Roman" w:hAnsi="Times New Roman" w:cs="Times New Roman"/>
                    <w:noProof/>
                  </w:rPr>
                </w:rPrChange>
              </w:rPr>
              <w:t>1.2 Установление требований к разрабатываемой системе</w:t>
            </w:r>
            <w:r w:rsidRPr="00502903">
              <w:rPr>
                <w:rFonts w:ascii="Times New Roman" w:hAnsi="Times New Roman" w:cs="Times New Roman"/>
                <w:noProof/>
                <w:webHidden/>
                <w:sz w:val="28"/>
                <w:szCs w:val="28"/>
                <w:rPrChange w:id="93" w:author="Валентин" w:date="2019-01-15T19:09:00Z">
                  <w:rPr>
                    <w:noProof/>
                    <w:webHidden/>
                  </w:rPr>
                </w:rPrChange>
              </w:rPr>
              <w:tab/>
            </w:r>
            <w:r w:rsidRPr="00502903">
              <w:rPr>
                <w:rFonts w:ascii="Times New Roman" w:hAnsi="Times New Roman" w:cs="Times New Roman"/>
                <w:noProof/>
                <w:webHidden/>
                <w:sz w:val="28"/>
                <w:szCs w:val="28"/>
                <w:rPrChange w:id="94" w:author="Валентин" w:date="2019-01-15T19:09:00Z">
                  <w:rPr>
                    <w:noProof/>
                    <w:webHidden/>
                  </w:rPr>
                </w:rPrChange>
              </w:rPr>
              <w:fldChar w:fldCharType="begin"/>
            </w:r>
            <w:r w:rsidRPr="00502903">
              <w:rPr>
                <w:rFonts w:ascii="Times New Roman" w:hAnsi="Times New Roman" w:cs="Times New Roman"/>
                <w:noProof/>
                <w:webHidden/>
                <w:sz w:val="28"/>
                <w:szCs w:val="28"/>
                <w:rPrChange w:id="95" w:author="Валентин" w:date="2019-01-15T19:09:00Z">
                  <w:rPr>
                    <w:noProof/>
                    <w:webHidden/>
                  </w:rPr>
                </w:rPrChange>
              </w:rPr>
              <w:instrText xml:space="preserve"> PAGEREF _Toc535342654 \h </w:instrText>
            </w:r>
            <w:r w:rsidRPr="00502903">
              <w:rPr>
                <w:rFonts w:ascii="Times New Roman" w:hAnsi="Times New Roman" w:cs="Times New Roman"/>
                <w:noProof/>
                <w:webHidden/>
                <w:sz w:val="28"/>
                <w:szCs w:val="28"/>
                <w:rPrChange w:id="96" w:author="Валентин" w:date="2019-01-15T19:09:00Z">
                  <w:rPr>
                    <w:noProof/>
                    <w:webHidden/>
                  </w:rPr>
                </w:rPrChange>
              </w:rPr>
            </w:r>
          </w:ins>
          <w:r w:rsidRPr="00502903">
            <w:rPr>
              <w:rFonts w:ascii="Times New Roman" w:hAnsi="Times New Roman" w:cs="Times New Roman"/>
              <w:noProof/>
              <w:webHidden/>
              <w:sz w:val="28"/>
              <w:szCs w:val="28"/>
              <w:rPrChange w:id="97" w:author="Валентин" w:date="2019-01-15T19:09:00Z">
                <w:rPr>
                  <w:noProof/>
                  <w:webHidden/>
                </w:rPr>
              </w:rPrChange>
            </w:rPr>
            <w:fldChar w:fldCharType="separate"/>
          </w:r>
          <w:ins w:id="98" w:author="Валентин" w:date="2019-01-15T19:08:00Z">
            <w:r w:rsidRPr="00502903">
              <w:rPr>
                <w:rFonts w:ascii="Times New Roman" w:hAnsi="Times New Roman" w:cs="Times New Roman"/>
                <w:noProof/>
                <w:webHidden/>
                <w:sz w:val="28"/>
                <w:szCs w:val="28"/>
                <w:rPrChange w:id="99" w:author="Валентин" w:date="2019-01-15T19:09:00Z">
                  <w:rPr>
                    <w:noProof/>
                    <w:webHidden/>
                  </w:rPr>
                </w:rPrChange>
              </w:rPr>
              <w:t>6</w:t>
            </w:r>
            <w:r w:rsidRPr="00502903">
              <w:rPr>
                <w:rFonts w:ascii="Times New Roman" w:hAnsi="Times New Roman" w:cs="Times New Roman"/>
                <w:noProof/>
                <w:webHidden/>
                <w:sz w:val="28"/>
                <w:szCs w:val="28"/>
                <w:rPrChange w:id="100" w:author="Валентин" w:date="2019-01-15T19:09:00Z">
                  <w:rPr>
                    <w:noProof/>
                    <w:webHidden/>
                  </w:rPr>
                </w:rPrChange>
              </w:rPr>
              <w:fldChar w:fldCharType="end"/>
            </w:r>
            <w:r w:rsidRPr="00502903">
              <w:rPr>
                <w:rStyle w:val="ab"/>
                <w:rFonts w:ascii="Times New Roman" w:hAnsi="Times New Roman" w:cs="Times New Roman"/>
                <w:noProof/>
                <w:sz w:val="28"/>
                <w:szCs w:val="28"/>
                <w:rPrChange w:id="101" w:author="Валентин" w:date="2019-01-15T19:09:00Z">
                  <w:rPr>
                    <w:rStyle w:val="ab"/>
                    <w:noProof/>
                  </w:rPr>
                </w:rPrChange>
              </w:rPr>
              <w:fldChar w:fldCharType="end"/>
            </w:r>
          </w:ins>
        </w:p>
        <w:p w14:paraId="183CD013" w14:textId="14353E83" w:rsidR="00502903" w:rsidRPr="00502903" w:rsidRDefault="00502903" w:rsidP="00502903">
          <w:pPr>
            <w:pStyle w:val="11"/>
            <w:rPr>
              <w:ins w:id="102" w:author="Валентин" w:date="2019-01-15T19:08:00Z"/>
              <w:rFonts w:ascii="Times New Roman" w:hAnsi="Times New Roman" w:cs="Times New Roman"/>
              <w:noProof/>
              <w:sz w:val="28"/>
              <w:szCs w:val="28"/>
              <w:rPrChange w:id="103" w:author="Валентин" w:date="2019-01-15T19:09:00Z">
                <w:rPr>
                  <w:ins w:id="104" w:author="Валентин" w:date="2019-01-15T19:08:00Z"/>
                  <w:noProof/>
                </w:rPr>
              </w:rPrChange>
            </w:rPr>
            <w:pPrChange w:id="105" w:author="Валентин" w:date="2019-01-15T19:09:00Z">
              <w:pPr>
                <w:pStyle w:val="11"/>
              </w:pPr>
            </w:pPrChange>
          </w:pPr>
          <w:ins w:id="106" w:author="Валентин" w:date="2019-01-15T19:08:00Z">
            <w:r w:rsidRPr="00502903">
              <w:rPr>
                <w:rStyle w:val="ab"/>
                <w:rFonts w:ascii="Times New Roman" w:hAnsi="Times New Roman" w:cs="Times New Roman"/>
                <w:noProof/>
                <w:sz w:val="28"/>
                <w:szCs w:val="28"/>
                <w:rPrChange w:id="107"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108"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109" w:author="Валентин" w:date="2019-01-15T19:09:00Z">
                  <w:rPr>
                    <w:noProof/>
                  </w:rPr>
                </w:rPrChange>
              </w:rPr>
              <w:instrText>HYPERLINK \l "_Toc535342655"</w:instrText>
            </w:r>
            <w:r w:rsidRPr="00502903">
              <w:rPr>
                <w:rStyle w:val="ab"/>
                <w:rFonts w:ascii="Times New Roman" w:hAnsi="Times New Roman" w:cs="Times New Roman"/>
                <w:noProof/>
                <w:sz w:val="28"/>
                <w:szCs w:val="28"/>
                <w:rPrChange w:id="110"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111" w:author="Валентин" w:date="2019-01-15T19:09:00Z">
                  <w:rPr>
                    <w:rStyle w:val="ab"/>
                    <w:noProof/>
                  </w:rPr>
                </w:rPrChange>
              </w:rPr>
            </w:r>
            <w:r w:rsidRPr="00502903">
              <w:rPr>
                <w:rStyle w:val="ab"/>
                <w:rFonts w:ascii="Times New Roman" w:hAnsi="Times New Roman" w:cs="Times New Roman"/>
                <w:noProof/>
                <w:sz w:val="28"/>
                <w:szCs w:val="28"/>
                <w:rPrChange w:id="112"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113" w:author="Валентин" w:date="2019-01-15T19:09:00Z">
                  <w:rPr>
                    <w:rStyle w:val="ab"/>
                    <w:rFonts w:ascii="Times New Roman" w:hAnsi="Times New Roman" w:cs="Times New Roman"/>
                    <w:noProof/>
                  </w:rPr>
                </w:rPrChange>
              </w:rPr>
              <w:t>1.3 Анализ существующих разработок</w:t>
            </w:r>
            <w:r w:rsidRPr="00502903">
              <w:rPr>
                <w:rFonts w:ascii="Times New Roman" w:hAnsi="Times New Roman" w:cs="Times New Roman"/>
                <w:noProof/>
                <w:webHidden/>
                <w:sz w:val="28"/>
                <w:szCs w:val="28"/>
                <w:rPrChange w:id="114" w:author="Валентин" w:date="2019-01-15T19:09:00Z">
                  <w:rPr>
                    <w:noProof/>
                    <w:webHidden/>
                  </w:rPr>
                </w:rPrChange>
              </w:rPr>
              <w:tab/>
            </w:r>
            <w:r w:rsidRPr="00502903">
              <w:rPr>
                <w:rFonts w:ascii="Times New Roman" w:hAnsi="Times New Roman" w:cs="Times New Roman"/>
                <w:noProof/>
                <w:webHidden/>
                <w:sz w:val="28"/>
                <w:szCs w:val="28"/>
                <w:rPrChange w:id="115" w:author="Валентин" w:date="2019-01-15T19:09:00Z">
                  <w:rPr>
                    <w:noProof/>
                    <w:webHidden/>
                  </w:rPr>
                </w:rPrChange>
              </w:rPr>
              <w:fldChar w:fldCharType="begin"/>
            </w:r>
            <w:r w:rsidRPr="00502903">
              <w:rPr>
                <w:rFonts w:ascii="Times New Roman" w:hAnsi="Times New Roman" w:cs="Times New Roman"/>
                <w:noProof/>
                <w:webHidden/>
                <w:sz w:val="28"/>
                <w:szCs w:val="28"/>
                <w:rPrChange w:id="116" w:author="Валентин" w:date="2019-01-15T19:09:00Z">
                  <w:rPr>
                    <w:noProof/>
                    <w:webHidden/>
                  </w:rPr>
                </w:rPrChange>
              </w:rPr>
              <w:instrText xml:space="preserve"> PAGEREF _Toc535342655 \h </w:instrText>
            </w:r>
            <w:r w:rsidRPr="00502903">
              <w:rPr>
                <w:rFonts w:ascii="Times New Roman" w:hAnsi="Times New Roman" w:cs="Times New Roman"/>
                <w:noProof/>
                <w:webHidden/>
                <w:sz w:val="28"/>
                <w:szCs w:val="28"/>
                <w:rPrChange w:id="117" w:author="Валентин" w:date="2019-01-15T19:09:00Z">
                  <w:rPr>
                    <w:noProof/>
                    <w:webHidden/>
                  </w:rPr>
                </w:rPrChange>
              </w:rPr>
            </w:r>
          </w:ins>
          <w:r w:rsidRPr="00502903">
            <w:rPr>
              <w:rFonts w:ascii="Times New Roman" w:hAnsi="Times New Roman" w:cs="Times New Roman"/>
              <w:noProof/>
              <w:webHidden/>
              <w:sz w:val="28"/>
              <w:szCs w:val="28"/>
              <w:rPrChange w:id="118" w:author="Валентин" w:date="2019-01-15T19:09:00Z">
                <w:rPr>
                  <w:noProof/>
                  <w:webHidden/>
                </w:rPr>
              </w:rPrChange>
            </w:rPr>
            <w:fldChar w:fldCharType="separate"/>
          </w:r>
          <w:ins w:id="119" w:author="Валентин" w:date="2019-01-15T19:08:00Z">
            <w:r w:rsidRPr="00502903">
              <w:rPr>
                <w:rFonts w:ascii="Times New Roman" w:hAnsi="Times New Roman" w:cs="Times New Roman"/>
                <w:noProof/>
                <w:webHidden/>
                <w:sz w:val="28"/>
                <w:szCs w:val="28"/>
                <w:rPrChange w:id="120" w:author="Валентин" w:date="2019-01-15T19:09:00Z">
                  <w:rPr>
                    <w:noProof/>
                    <w:webHidden/>
                  </w:rPr>
                </w:rPrChange>
              </w:rPr>
              <w:t>7</w:t>
            </w:r>
            <w:r w:rsidRPr="00502903">
              <w:rPr>
                <w:rFonts w:ascii="Times New Roman" w:hAnsi="Times New Roman" w:cs="Times New Roman"/>
                <w:noProof/>
                <w:webHidden/>
                <w:sz w:val="28"/>
                <w:szCs w:val="28"/>
                <w:rPrChange w:id="121" w:author="Валентин" w:date="2019-01-15T19:09:00Z">
                  <w:rPr>
                    <w:noProof/>
                    <w:webHidden/>
                  </w:rPr>
                </w:rPrChange>
              </w:rPr>
              <w:fldChar w:fldCharType="end"/>
            </w:r>
            <w:r w:rsidRPr="00502903">
              <w:rPr>
                <w:rStyle w:val="ab"/>
                <w:rFonts w:ascii="Times New Roman" w:hAnsi="Times New Roman" w:cs="Times New Roman"/>
                <w:noProof/>
                <w:sz w:val="28"/>
                <w:szCs w:val="28"/>
                <w:rPrChange w:id="122" w:author="Валентин" w:date="2019-01-15T19:09:00Z">
                  <w:rPr>
                    <w:rStyle w:val="ab"/>
                    <w:noProof/>
                  </w:rPr>
                </w:rPrChange>
              </w:rPr>
              <w:fldChar w:fldCharType="end"/>
            </w:r>
          </w:ins>
        </w:p>
        <w:p w14:paraId="700726CA" w14:textId="15D95811" w:rsidR="00502903" w:rsidRPr="00502903" w:rsidRDefault="00502903" w:rsidP="00502903">
          <w:pPr>
            <w:pStyle w:val="11"/>
            <w:rPr>
              <w:ins w:id="123" w:author="Валентин" w:date="2019-01-15T19:08:00Z"/>
              <w:rFonts w:ascii="Times New Roman" w:hAnsi="Times New Roman" w:cs="Times New Roman"/>
              <w:noProof/>
              <w:sz w:val="28"/>
              <w:szCs w:val="28"/>
              <w:rPrChange w:id="124" w:author="Валентин" w:date="2019-01-15T19:09:00Z">
                <w:rPr>
                  <w:ins w:id="125" w:author="Валентин" w:date="2019-01-15T19:08:00Z"/>
                  <w:noProof/>
                </w:rPr>
              </w:rPrChange>
            </w:rPr>
            <w:pPrChange w:id="126" w:author="Валентин" w:date="2019-01-15T19:09:00Z">
              <w:pPr>
                <w:pStyle w:val="11"/>
              </w:pPr>
            </w:pPrChange>
          </w:pPr>
          <w:ins w:id="127" w:author="Валентин" w:date="2019-01-15T19:08:00Z">
            <w:r w:rsidRPr="00502903">
              <w:rPr>
                <w:rStyle w:val="ab"/>
                <w:rFonts w:ascii="Times New Roman" w:hAnsi="Times New Roman" w:cs="Times New Roman"/>
                <w:noProof/>
                <w:sz w:val="28"/>
                <w:szCs w:val="28"/>
                <w:rPrChange w:id="128"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129"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130" w:author="Валентин" w:date="2019-01-15T19:09:00Z">
                  <w:rPr>
                    <w:noProof/>
                  </w:rPr>
                </w:rPrChange>
              </w:rPr>
              <w:instrText>HYPERLINK \l "_Toc535342656"</w:instrText>
            </w:r>
            <w:r w:rsidRPr="00502903">
              <w:rPr>
                <w:rStyle w:val="ab"/>
                <w:rFonts w:ascii="Times New Roman" w:hAnsi="Times New Roman" w:cs="Times New Roman"/>
                <w:noProof/>
                <w:sz w:val="28"/>
                <w:szCs w:val="28"/>
                <w:rPrChange w:id="131"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132" w:author="Валентин" w:date="2019-01-15T19:09:00Z">
                  <w:rPr>
                    <w:rStyle w:val="ab"/>
                    <w:noProof/>
                  </w:rPr>
                </w:rPrChange>
              </w:rPr>
            </w:r>
            <w:r w:rsidRPr="00502903">
              <w:rPr>
                <w:rStyle w:val="ab"/>
                <w:rFonts w:ascii="Times New Roman" w:hAnsi="Times New Roman" w:cs="Times New Roman"/>
                <w:noProof/>
                <w:sz w:val="28"/>
                <w:szCs w:val="28"/>
                <w:rPrChange w:id="133"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134" w:author="Валентин" w:date="2019-01-15T19:09:00Z">
                  <w:rPr>
                    <w:rStyle w:val="ab"/>
                    <w:rFonts w:ascii="Times New Roman" w:hAnsi="Times New Roman" w:cs="Times New Roman"/>
                    <w:noProof/>
                  </w:rPr>
                </w:rPrChange>
              </w:rPr>
              <w:t xml:space="preserve">Глава 2. </w:t>
            </w:r>
            <w:r w:rsidRPr="00502903">
              <w:rPr>
                <w:rStyle w:val="ab"/>
                <w:rFonts w:ascii="Times New Roman" w:eastAsia="Times New Roman" w:hAnsi="Times New Roman" w:cs="Times New Roman"/>
                <w:noProof/>
                <w:sz w:val="28"/>
                <w:szCs w:val="28"/>
                <w:rPrChange w:id="135" w:author="Валентин" w:date="2019-01-15T19:09:00Z">
                  <w:rPr>
                    <w:rStyle w:val="ab"/>
                    <w:rFonts w:ascii="Times New Roman" w:eastAsia="Times New Roman" w:hAnsi="Times New Roman" w:cs="Times New Roman"/>
                    <w:noProof/>
                  </w:rPr>
                </w:rPrChange>
              </w:rPr>
              <w:t>Разработка бота веб приложения  десктопной версии</w:t>
            </w:r>
            <w:r w:rsidRPr="00502903">
              <w:rPr>
                <w:rFonts w:ascii="Times New Roman" w:hAnsi="Times New Roman" w:cs="Times New Roman"/>
                <w:noProof/>
                <w:webHidden/>
                <w:sz w:val="28"/>
                <w:szCs w:val="28"/>
                <w:rPrChange w:id="136" w:author="Валентин" w:date="2019-01-15T19:09:00Z">
                  <w:rPr>
                    <w:noProof/>
                    <w:webHidden/>
                  </w:rPr>
                </w:rPrChange>
              </w:rPr>
              <w:tab/>
            </w:r>
            <w:r w:rsidRPr="00502903">
              <w:rPr>
                <w:rFonts w:ascii="Times New Roman" w:hAnsi="Times New Roman" w:cs="Times New Roman"/>
                <w:noProof/>
                <w:webHidden/>
                <w:sz w:val="28"/>
                <w:szCs w:val="28"/>
                <w:rPrChange w:id="137" w:author="Валентин" w:date="2019-01-15T19:09:00Z">
                  <w:rPr>
                    <w:noProof/>
                    <w:webHidden/>
                  </w:rPr>
                </w:rPrChange>
              </w:rPr>
              <w:fldChar w:fldCharType="begin"/>
            </w:r>
            <w:r w:rsidRPr="00502903">
              <w:rPr>
                <w:rFonts w:ascii="Times New Roman" w:hAnsi="Times New Roman" w:cs="Times New Roman"/>
                <w:noProof/>
                <w:webHidden/>
                <w:sz w:val="28"/>
                <w:szCs w:val="28"/>
                <w:rPrChange w:id="138" w:author="Валентин" w:date="2019-01-15T19:09:00Z">
                  <w:rPr>
                    <w:noProof/>
                    <w:webHidden/>
                  </w:rPr>
                </w:rPrChange>
              </w:rPr>
              <w:instrText xml:space="preserve"> PAGEREF _Toc535342656 \h </w:instrText>
            </w:r>
            <w:r w:rsidRPr="00502903">
              <w:rPr>
                <w:rFonts w:ascii="Times New Roman" w:hAnsi="Times New Roman" w:cs="Times New Roman"/>
                <w:noProof/>
                <w:webHidden/>
                <w:sz w:val="28"/>
                <w:szCs w:val="28"/>
                <w:rPrChange w:id="139" w:author="Валентин" w:date="2019-01-15T19:09:00Z">
                  <w:rPr>
                    <w:noProof/>
                    <w:webHidden/>
                  </w:rPr>
                </w:rPrChange>
              </w:rPr>
            </w:r>
          </w:ins>
          <w:r w:rsidRPr="00502903">
            <w:rPr>
              <w:rFonts w:ascii="Times New Roman" w:hAnsi="Times New Roman" w:cs="Times New Roman"/>
              <w:noProof/>
              <w:webHidden/>
              <w:sz w:val="28"/>
              <w:szCs w:val="28"/>
              <w:rPrChange w:id="140" w:author="Валентин" w:date="2019-01-15T19:09:00Z">
                <w:rPr>
                  <w:noProof/>
                  <w:webHidden/>
                </w:rPr>
              </w:rPrChange>
            </w:rPr>
            <w:fldChar w:fldCharType="separate"/>
          </w:r>
          <w:ins w:id="141" w:author="Валентин" w:date="2019-01-15T19:08:00Z">
            <w:r w:rsidRPr="00502903">
              <w:rPr>
                <w:rFonts w:ascii="Times New Roman" w:hAnsi="Times New Roman" w:cs="Times New Roman"/>
                <w:noProof/>
                <w:webHidden/>
                <w:sz w:val="28"/>
                <w:szCs w:val="28"/>
                <w:rPrChange w:id="142" w:author="Валентин" w:date="2019-01-15T19:09:00Z">
                  <w:rPr>
                    <w:noProof/>
                    <w:webHidden/>
                  </w:rPr>
                </w:rPrChange>
              </w:rPr>
              <w:t>12</w:t>
            </w:r>
            <w:r w:rsidRPr="00502903">
              <w:rPr>
                <w:rFonts w:ascii="Times New Roman" w:hAnsi="Times New Roman" w:cs="Times New Roman"/>
                <w:noProof/>
                <w:webHidden/>
                <w:sz w:val="28"/>
                <w:szCs w:val="28"/>
                <w:rPrChange w:id="143" w:author="Валентин" w:date="2019-01-15T19:09:00Z">
                  <w:rPr>
                    <w:noProof/>
                    <w:webHidden/>
                  </w:rPr>
                </w:rPrChange>
              </w:rPr>
              <w:fldChar w:fldCharType="end"/>
            </w:r>
            <w:r w:rsidRPr="00502903">
              <w:rPr>
                <w:rStyle w:val="ab"/>
                <w:rFonts w:ascii="Times New Roman" w:hAnsi="Times New Roman" w:cs="Times New Roman"/>
                <w:noProof/>
                <w:sz w:val="28"/>
                <w:szCs w:val="28"/>
                <w:rPrChange w:id="144" w:author="Валентин" w:date="2019-01-15T19:09:00Z">
                  <w:rPr>
                    <w:rStyle w:val="ab"/>
                    <w:noProof/>
                  </w:rPr>
                </w:rPrChange>
              </w:rPr>
              <w:fldChar w:fldCharType="end"/>
            </w:r>
          </w:ins>
        </w:p>
        <w:p w14:paraId="5D6814EF" w14:textId="3C7964D5" w:rsidR="00502903" w:rsidRPr="00502903" w:rsidRDefault="00502903" w:rsidP="00502903">
          <w:pPr>
            <w:pStyle w:val="11"/>
            <w:rPr>
              <w:ins w:id="145" w:author="Валентин" w:date="2019-01-15T19:08:00Z"/>
              <w:rFonts w:ascii="Times New Roman" w:hAnsi="Times New Roman" w:cs="Times New Roman"/>
              <w:noProof/>
              <w:sz w:val="28"/>
              <w:szCs w:val="28"/>
              <w:rPrChange w:id="146" w:author="Валентин" w:date="2019-01-15T19:09:00Z">
                <w:rPr>
                  <w:ins w:id="147" w:author="Валентин" w:date="2019-01-15T19:08:00Z"/>
                  <w:noProof/>
                </w:rPr>
              </w:rPrChange>
            </w:rPr>
            <w:pPrChange w:id="148" w:author="Валентин" w:date="2019-01-15T19:09:00Z">
              <w:pPr>
                <w:pStyle w:val="11"/>
              </w:pPr>
            </w:pPrChange>
          </w:pPr>
          <w:ins w:id="149" w:author="Валентин" w:date="2019-01-15T19:08:00Z">
            <w:r w:rsidRPr="00502903">
              <w:rPr>
                <w:rStyle w:val="ab"/>
                <w:rFonts w:ascii="Times New Roman" w:hAnsi="Times New Roman" w:cs="Times New Roman"/>
                <w:noProof/>
                <w:sz w:val="28"/>
                <w:szCs w:val="28"/>
                <w:rPrChange w:id="150"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151"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152" w:author="Валентин" w:date="2019-01-15T19:09:00Z">
                  <w:rPr>
                    <w:noProof/>
                  </w:rPr>
                </w:rPrChange>
              </w:rPr>
              <w:instrText>HYPERLINK \l "_Toc535342657"</w:instrText>
            </w:r>
            <w:r w:rsidRPr="00502903">
              <w:rPr>
                <w:rStyle w:val="ab"/>
                <w:rFonts w:ascii="Times New Roman" w:hAnsi="Times New Roman" w:cs="Times New Roman"/>
                <w:noProof/>
                <w:sz w:val="28"/>
                <w:szCs w:val="28"/>
                <w:rPrChange w:id="153"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154" w:author="Валентин" w:date="2019-01-15T19:09:00Z">
                  <w:rPr>
                    <w:rStyle w:val="ab"/>
                    <w:noProof/>
                  </w:rPr>
                </w:rPrChange>
              </w:rPr>
            </w:r>
            <w:r w:rsidRPr="00502903">
              <w:rPr>
                <w:rStyle w:val="ab"/>
                <w:rFonts w:ascii="Times New Roman" w:hAnsi="Times New Roman" w:cs="Times New Roman"/>
                <w:noProof/>
                <w:sz w:val="28"/>
                <w:szCs w:val="28"/>
                <w:rPrChange w:id="155" w:author="Валентин" w:date="2019-01-15T19:09:00Z">
                  <w:rPr>
                    <w:rStyle w:val="ab"/>
                    <w:noProof/>
                  </w:rPr>
                </w:rPrChange>
              </w:rPr>
              <w:fldChar w:fldCharType="separate"/>
            </w:r>
            <w:r w:rsidRPr="00502903">
              <w:rPr>
                <w:rStyle w:val="ab"/>
                <w:rFonts w:ascii="Times New Roman" w:eastAsia="Times New Roman" w:hAnsi="Times New Roman" w:cs="Times New Roman"/>
                <w:noProof/>
                <w:sz w:val="28"/>
                <w:szCs w:val="28"/>
                <w:rPrChange w:id="156" w:author="Валентин" w:date="2019-01-15T19:09:00Z">
                  <w:rPr>
                    <w:rStyle w:val="ab"/>
                    <w:rFonts w:ascii="Times New Roman" w:eastAsia="Times New Roman" w:hAnsi="Times New Roman" w:cs="Times New Roman"/>
                    <w:noProof/>
                  </w:rPr>
                </w:rPrChange>
              </w:rPr>
              <w:t>для социальной сети "ВКонтакте</w:t>
            </w:r>
            <w:r w:rsidRPr="00502903">
              <w:rPr>
                <w:rFonts w:ascii="Times New Roman" w:hAnsi="Times New Roman" w:cs="Times New Roman"/>
                <w:noProof/>
                <w:webHidden/>
                <w:sz w:val="28"/>
                <w:szCs w:val="28"/>
                <w:rPrChange w:id="157" w:author="Валентин" w:date="2019-01-15T19:09:00Z">
                  <w:rPr>
                    <w:noProof/>
                    <w:webHidden/>
                  </w:rPr>
                </w:rPrChange>
              </w:rPr>
              <w:tab/>
            </w:r>
            <w:r w:rsidRPr="00502903">
              <w:rPr>
                <w:rFonts w:ascii="Times New Roman" w:hAnsi="Times New Roman" w:cs="Times New Roman"/>
                <w:noProof/>
                <w:webHidden/>
                <w:sz w:val="28"/>
                <w:szCs w:val="28"/>
                <w:rPrChange w:id="158" w:author="Валентин" w:date="2019-01-15T19:09:00Z">
                  <w:rPr>
                    <w:noProof/>
                    <w:webHidden/>
                  </w:rPr>
                </w:rPrChange>
              </w:rPr>
              <w:fldChar w:fldCharType="begin"/>
            </w:r>
            <w:r w:rsidRPr="00502903">
              <w:rPr>
                <w:rFonts w:ascii="Times New Roman" w:hAnsi="Times New Roman" w:cs="Times New Roman"/>
                <w:noProof/>
                <w:webHidden/>
                <w:sz w:val="28"/>
                <w:szCs w:val="28"/>
                <w:rPrChange w:id="159" w:author="Валентин" w:date="2019-01-15T19:09:00Z">
                  <w:rPr>
                    <w:noProof/>
                    <w:webHidden/>
                  </w:rPr>
                </w:rPrChange>
              </w:rPr>
              <w:instrText xml:space="preserve"> PAGEREF _Toc535342657 \h </w:instrText>
            </w:r>
            <w:r w:rsidRPr="00502903">
              <w:rPr>
                <w:rFonts w:ascii="Times New Roman" w:hAnsi="Times New Roman" w:cs="Times New Roman"/>
                <w:noProof/>
                <w:webHidden/>
                <w:sz w:val="28"/>
                <w:szCs w:val="28"/>
                <w:rPrChange w:id="160" w:author="Валентин" w:date="2019-01-15T19:09:00Z">
                  <w:rPr>
                    <w:noProof/>
                    <w:webHidden/>
                  </w:rPr>
                </w:rPrChange>
              </w:rPr>
            </w:r>
          </w:ins>
          <w:r w:rsidRPr="00502903">
            <w:rPr>
              <w:rFonts w:ascii="Times New Roman" w:hAnsi="Times New Roman" w:cs="Times New Roman"/>
              <w:noProof/>
              <w:webHidden/>
              <w:sz w:val="28"/>
              <w:szCs w:val="28"/>
              <w:rPrChange w:id="161" w:author="Валентин" w:date="2019-01-15T19:09:00Z">
                <w:rPr>
                  <w:noProof/>
                  <w:webHidden/>
                </w:rPr>
              </w:rPrChange>
            </w:rPr>
            <w:fldChar w:fldCharType="separate"/>
          </w:r>
          <w:ins w:id="162" w:author="Валентин" w:date="2019-01-15T19:08:00Z">
            <w:r w:rsidRPr="00502903">
              <w:rPr>
                <w:rFonts w:ascii="Times New Roman" w:hAnsi="Times New Roman" w:cs="Times New Roman"/>
                <w:noProof/>
                <w:webHidden/>
                <w:sz w:val="28"/>
                <w:szCs w:val="28"/>
                <w:rPrChange w:id="163" w:author="Валентин" w:date="2019-01-15T19:09:00Z">
                  <w:rPr>
                    <w:noProof/>
                    <w:webHidden/>
                  </w:rPr>
                </w:rPrChange>
              </w:rPr>
              <w:t>12</w:t>
            </w:r>
            <w:r w:rsidRPr="00502903">
              <w:rPr>
                <w:rFonts w:ascii="Times New Roman" w:hAnsi="Times New Roman" w:cs="Times New Roman"/>
                <w:noProof/>
                <w:webHidden/>
                <w:sz w:val="28"/>
                <w:szCs w:val="28"/>
                <w:rPrChange w:id="164" w:author="Валентин" w:date="2019-01-15T19:09:00Z">
                  <w:rPr>
                    <w:noProof/>
                    <w:webHidden/>
                  </w:rPr>
                </w:rPrChange>
              </w:rPr>
              <w:fldChar w:fldCharType="end"/>
            </w:r>
            <w:r w:rsidRPr="00502903">
              <w:rPr>
                <w:rStyle w:val="ab"/>
                <w:rFonts w:ascii="Times New Roman" w:hAnsi="Times New Roman" w:cs="Times New Roman"/>
                <w:noProof/>
                <w:sz w:val="28"/>
                <w:szCs w:val="28"/>
                <w:rPrChange w:id="165" w:author="Валентин" w:date="2019-01-15T19:09:00Z">
                  <w:rPr>
                    <w:rStyle w:val="ab"/>
                    <w:noProof/>
                  </w:rPr>
                </w:rPrChange>
              </w:rPr>
              <w:fldChar w:fldCharType="end"/>
            </w:r>
          </w:ins>
        </w:p>
        <w:p w14:paraId="7CF7F0E8" w14:textId="3F25BA71" w:rsidR="00502903" w:rsidRPr="00502903" w:rsidRDefault="00502903" w:rsidP="00502903">
          <w:pPr>
            <w:pStyle w:val="11"/>
            <w:rPr>
              <w:ins w:id="166" w:author="Валентин" w:date="2019-01-15T19:08:00Z"/>
              <w:rFonts w:ascii="Times New Roman" w:hAnsi="Times New Roman" w:cs="Times New Roman"/>
              <w:noProof/>
              <w:sz w:val="28"/>
              <w:szCs w:val="28"/>
              <w:rPrChange w:id="167" w:author="Валентин" w:date="2019-01-15T19:09:00Z">
                <w:rPr>
                  <w:ins w:id="168" w:author="Валентин" w:date="2019-01-15T19:08:00Z"/>
                  <w:noProof/>
                </w:rPr>
              </w:rPrChange>
            </w:rPr>
            <w:pPrChange w:id="169" w:author="Валентин" w:date="2019-01-15T19:09:00Z">
              <w:pPr>
                <w:pStyle w:val="11"/>
              </w:pPr>
            </w:pPrChange>
          </w:pPr>
          <w:ins w:id="170" w:author="Валентин" w:date="2019-01-15T19:08:00Z">
            <w:r w:rsidRPr="00502903">
              <w:rPr>
                <w:rStyle w:val="ab"/>
                <w:rFonts w:ascii="Times New Roman" w:hAnsi="Times New Roman" w:cs="Times New Roman"/>
                <w:noProof/>
                <w:sz w:val="28"/>
                <w:szCs w:val="28"/>
                <w:rPrChange w:id="171"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172"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173" w:author="Валентин" w:date="2019-01-15T19:09:00Z">
                  <w:rPr>
                    <w:noProof/>
                  </w:rPr>
                </w:rPrChange>
              </w:rPr>
              <w:instrText>HYPERLINK \l "_Toc535342658"</w:instrText>
            </w:r>
            <w:r w:rsidRPr="00502903">
              <w:rPr>
                <w:rStyle w:val="ab"/>
                <w:rFonts w:ascii="Times New Roman" w:hAnsi="Times New Roman" w:cs="Times New Roman"/>
                <w:noProof/>
                <w:sz w:val="28"/>
                <w:szCs w:val="28"/>
                <w:rPrChange w:id="174"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175" w:author="Валентин" w:date="2019-01-15T19:09:00Z">
                  <w:rPr>
                    <w:rStyle w:val="ab"/>
                    <w:noProof/>
                  </w:rPr>
                </w:rPrChange>
              </w:rPr>
            </w:r>
            <w:r w:rsidRPr="00502903">
              <w:rPr>
                <w:rStyle w:val="ab"/>
                <w:rFonts w:ascii="Times New Roman" w:hAnsi="Times New Roman" w:cs="Times New Roman"/>
                <w:noProof/>
                <w:sz w:val="28"/>
                <w:szCs w:val="28"/>
                <w:rPrChange w:id="176"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177" w:author="Валентин" w:date="2019-01-15T19:09:00Z">
                  <w:rPr>
                    <w:rStyle w:val="ab"/>
                    <w:rFonts w:ascii="Times New Roman" w:hAnsi="Times New Roman" w:cs="Times New Roman"/>
                    <w:noProof/>
                  </w:rPr>
                </w:rPrChange>
              </w:rPr>
              <w:t>2.1. Описание и обоснование выбора состава технических  и программных средств разработки</w:t>
            </w:r>
            <w:r w:rsidRPr="00502903">
              <w:rPr>
                <w:rFonts w:ascii="Times New Roman" w:hAnsi="Times New Roman" w:cs="Times New Roman"/>
                <w:noProof/>
                <w:webHidden/>
                <w:sz w:val="28"/>
                <w:szCs w:val="28"/>
                <w:rPrChange w:id="178" w:author="Валентин" w:date="2019-01-15T19:09:00Z">
                  <w:rPr>
                    <w:noProof/>
                    <w:webHidden/>
                  </w:rPr>
                </w:rPrChange>
              </w:rPr>
              <w:tab/>
            </w:r>
            <w:r w:rsidRPr="00502903">
              <w:rPr>
                <w:rFonts w:ascii="Times New Roman" w:hAnsi="Times New Roman" w:cs="Times New Roman"/>
                <w:noProof/>
                <w:webHidden/>
                <w:sz w:val="28"/>
                <w:szCs w:val="28"/>
                <w:rPrChange w:id="179" w:author="Валентин" w:date="2019-01-15T19:09:00Z">
                  <w:rPr>
                    <w:noProof/>
                    <w:webHidden/>
                  </w:rPr>
                </w:rPrChange>
              </w:rPr>
              <w:fldChar w:fldCharType="begin"/>
            </w:r>
            <w:r w:rsidRPr="00502903">
              <w:rPr>
                <w:rFonts w:ascii="Times New Roman" w:hAnsi="Times New Roman" w:cs="Times New Roman"/>
                <w:noProof/>
                <w:webHidden/>
                <w:sz w:val="28"/>
                <w:szCs w:val="28"/>
                <w:rPrChange w:id="180" w:author="Валентин" w:date="2019-01-15T19:09:00Z">
                  <w:rPr>
                    <w:noProof/>
                    <w:webHidden/>
                  </w:rPr>
                </w:rPrChange>
              </w:rPr>
              <w:instrText xml:space="preserve"> PAGEREF _Toc535342658 \h </w:instrText>
            </w:r>
            <w:r w:rsidRPr="00502903">
              <w:rPr>
                <w:rFonts w:ascii="Times New Roman" w:hAnsi="Times New Roman" w:cs="Times New Roman"/>
                <w:noProof/>
                <w:webHidden/>
                <w:sz w:val="28"/>
                <w:szCs w:val="28"/>
                <w:rPrChange w:id="181" w:author="Валентин" w:date="2019-01-15T19:09:00Z">
                  <w:rPr>
                    <w:noProof/>
                    <w:webHidden/>
                  </w:rPr>
                </w:rPrChange>
              </w:rPr>
            </w:r>
          </w:ins>
          <w:r w:rsidRPr="00502903">
            <w:rPr>
              <w:rFonts w:ascii="Times New Roman" w:hAnsi="Times New Roman" w:cs="Times New Roman"/>
              <w:noProof/>
              <w:webHidden/>
              <w:sz w:val="28"/>
              <w:szCs w:val="28"/>
              <w:rPrChange w:id="182" w:author="Валентин" w:date="2019-01-15T19:09:00Z">
                <w:rPr>
                  <w:noProof/>
                  <w:webHidden/>
                </w:rPr>
              </w:rPrChange>
            </w:rPr>
            <w:fldChar w:fldCharType="separate"/>
          </w:r>
          <w:ins w:id="183" w:author="Валентин" w:date="2019-01-15T19:08:00Z">
            <w:r w:rsidRPr="00502903">
              <w:rPr>
                <w:rFonts w:ascii="Times New Roman" w:hAnsi="Times New Roman" w:cs="Times New Roman"/>
                <w:noProof/>
                <w:webHidden/>
                <w:sz w:val="28"/>
                <w:szCs w:val="28"/>
                <w:rPrChange w:id="184" w:author="Валентин" w:date="2019-01-15T19:09:00Z">
                  <w:rPr>
                    <w:noProof/>
                    <w:webHidden/>
                  </w:rPr>
                </w:rPrChange>
              </w:rPr>
              <w:t>12</w:t>
            </w:r>
            <w:r w:rsidRPr="00502903">
              <w:rPr>
                <w:rFonts w:ascii="Times New Roman" w:hAnsi="Times New Roman" w:cs="Times New Roman"/>
                <w:noProof/>
                <w:webHidden/>
                <w:sz w:val="28"/>
                <w:szCs w:val="28"/>
                <w:rPrChange w:id="185" w:author="Валентин" w:date="2019-01-15T19:09:00Z">
                  <w:rPr>
                    <w:noProof/>
                    <w:webHidden/>
                  </w:rPr>
                </w:rPrChange>
              </w:rPr>
              <w:fldChar w:fldCharType="end"/>
            </w:r>
            <w:r w:rsidRPr="00502903">
              <w:rPr>
                <w:rStyle w:val="ab"/>
                <w:rFonts w:ascii="Times New Roman" w:hAnsi="Times New Roman" w:cs="Times New Roman"/>
                <w:noProof/>
                <w:sz w:val="28"/>
                <w:szCs w:val="28"/>
                <w:rPrChange w:id="186" w:author="Валентин" w:date="2019-01-15T19:09:00Z">
                  <w:rPr>
                    <w:rStyle w:val="ab"/>
                    <w:noProof/>
                  </w:rPr>
                </w:rPrChange>
              </w:rPr>
              <w:fldChar w:fldCharType="end"/>
            </w:r>
          </w:ins>
        </w:p>
        <w:p w14:paraId="4EE1FD8D" w14:textId="59B32726" w:rsidR="00502903" w:rsidRPr="00502903" w:rsidRDefault="00502903" w:rsidP="00502903">
          <w:pPr>
            <w:pStyle w:val="11"/>
            <w:rPr>
              <w:ins w:id="187" w:author="Валентин" w:date="2019-01-15T19:08:00Z"/>
              <w:rFonts w:ascii="Times New Roman" w:hAnsi="Times New Roman" w:cs="Times New Roman"/>
              <w:noProof/>
              <w:sz w:val="28"/>
              <w:szCs w:val="28"/>
              <w:rPrChange w:id="188" w:author="Валентин" w:date="2019-01-15T19:09:00Z">
                <w:rPr>
                  <w:ins w:id="189" w:author="Валентин" w:date="2019-01-15T19:08:00Z"/>
                  <w:noProof/>
                </w:rPr>
              </w:rPrChange>
            </w:rPr>
            <w:pPrChange w:id="190" w:author="Валентин" w:date="2019-01-15T19:09:00Z">
              <w:pPr>
                <w:pStyle w:val="11"/>
              </w:pPr>
            </w:pPrChange>
          </w:pPr>
          <w:ins w:id="191" w:author="Валентин" w:date="2019-01-15T19:08:00Z">
            <w:r w:rsidRPr="00502903">
              <w:rPr>
                <w:rStyle w:val="ab"/>
                <w:rFonts w:ascii="Times New Roman" w:hAnsi="Times New Roman" w:cs="Times New Roman"/>
                <w:noProof/>
                <w:sz w:val="28"/>
                <w:szCs w:val="28"/>
                <w:rPrChange w:id="192"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193"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194" w:author="Валентин" w:date="2019-01-15T19:09:00Z">
                  <w:rPr>
                    <w:noProof/>
                  </w:rPr>
                </w:rPrChange>
              </w:rPr>
              <w:instrText>HYPERLINK \l "_Toc535342659"</w:instrText>
            </w:r>
            <w:r w:rsidRPr="00502903">
              <w:rPr>
                <w:rStyle w:val="ab"/>
                <w:rFonts w:ascii="Times New Roman" w:hAnsi="Times New Roman" w:cs="Times New Roman"/>
                <w:noProof/>
                <w:sz w:val="28"/>
                <w:szCs w:val="28"/>
                <w:rPrChange w:id="195"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196" w:author="Валентин" w:date="2019-01-15T19:09:00Z">
                  <w:rPr>
                    <w:rStyle w:val="ab"/>
                    <w:noProof/>
                  </w:rPr>
                </w:rPrChange>
              </w:rPr>
            </w:r>
            <w:r w:rsidRPr="00502903">
              <w:rPr>
                <w:rStyle w:val="ab"/>
                <w:rFonts w:ascii="Times New Roman" w:hAnsi="Times New Roman" w:cs="Times New Roman"/>
                <w:noProof/>
                <w:sz w:val="28"/>
                <w:szCs w:val="28"/>
                <w:rPrChange w:id="197"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198" w:author="Валентин" w:date="2019-01-15T19:09:00Z">
                  <w:rPr>
                    <w:rStyle w:val="ab"/>
                    <w:rFonts w:ascii="Times New Roman" w:hAnsi="Times New Roman" w:cs="Times New Roman"/>
                    <w:noProof/>
                  </w:rPr>
                </w:rPrChange>
              </w:rPr>
              <w:t>2.2 Алгоритм программы</w:t>
            </w:r>
            <w:r w:rsidRPr="00502903">
              <w:rPr>
                <w:rFonts w:ascii="Times New Roman" w:hAnsi="Times New Roman" w:cs="Times New Roman"/>
                <w:noProof/>
                <w:webHidden/>
                <w:sz w:val="28"/>
                <w:szCs w:val="28"/>
                <w:rPrChange w:id="199" w:author="Валентин" w:date="2019-01-15T19:09:00Z">
                  <w:rPr>
                    <w:noProof/>
                    <w:webHidden/>
                  </w:rPr>
                </w:rPrChange>
              </w:rPr>
              <w:tab/>
            </w:r>
            <w:r w:rsidRPr="00502903">
              <w:rPr>
                <w:rFonts w:ascii="Times New Roman" w:hAnsi="Times New Roman" w:cs="Times New Roman"/>
                <w:noProof/>
                <w:webHidden/>
                <w:sz w:val="28"/>
                <w:szCs w:val="28"/>
                <w:rPrChange w:id="200" w:author="Валентин" w:date="2019-01-15T19:09:00Z">
                  <w:rPr>
                    <w:noProof/>
                    <w:webHidden/>
                  </w:rPr>
                </w:rPrChange>
              </w:rPr>
              <w:fldChar w:fldCharType="begin"/>
            </w:r>
            <w:r w:rsidRPr="00502903">
              <w:rPr>
                <w:rFonts w:ascii="Times New Roman" w:hAnsi="Times New Roman" w:cs="Times New Roman"/>
                <w:noProof/>
                <w:webHidden/>
                <w:sz w:val="28"/>
                <w:szCs w:val="28"/>
                <w:rPrChange w:id="201" w:author="Валентин" w:date="2019-01-15T19:09:00Z">
                  <w:rPr>
                    <w:noProof/>
                    <w:webHidden/>
                  </w:rPr>
                </w:rPrChange>
              </w:rPr>
              <w:instrText xml:space="preserve"> PAGEREF _Toc535342659 \h </w:instrText>
            </w:r>
            <w:r w:rsidRPr="00502903">
              <w:rPr>
                <w:rFonts w:ascii="Times New Roman" w:hAnsi="Times New Roman" w:cs="Times New Roman"/>
                <w:noProof/>
                <w:webHidden/>
                <w:sz w:val="28"/>
                <w:szCs w:val="28"/>
                <w:rPrChange w:id="202" w:author="Валентин" w:date="2019-01-15T19:09:00Z">
                  <w:rPr>
                    <w:noProof/>
                    <w:webHidden/>
                  </w:rPr>
                </w:rPrChange>
              </w:rPr>
            </w:r>
          </w:ins>
          <w:r w:rsidRPr="00502903">
            <w:rPr>
              <w:rFonts w:ascii="Times New Roman" w:hAnsi="Times New Roman" w:cs="Times New Roman"/>
              <w:noProof/>
              <w:webHidden/>
              <w:sz w:val="28"/>
              <w:szCs w:val="28"/>
              <w:rPrChange w:id="203" w:author="Валентин" w:date="2019-01-15T19:09:00Z">
                <w:rPr>
                  <w:noProof/>
                  <w:webHidden/>
                </w:rPr>
              </w:rPrChange>
            </w:rPr>
            <w:fldChar w:fldCharType="separate"/>
          </w:r>
          <w:ins w:id="204" w:author="Валентин" w:date="2019-01-15T19:08:00Z">
            <w:r w:rsidRPr="00502903">
              <w:rPr>
                <w:rFonts w:ascii="Times New Roman" w:hAnsi="Times New Roman" w:cs="Times New Roman"/>
                <w:noProof/>
                <w:webHidden/>
                <w:sz w:val="28"/>
                <w:szCs w:val="28"/>
                <w:rPrChange w:id="205" w:author="Валентин" w:date="2019-01-15T19:09:00Z">
                  <w:rPr>
                    <w:noProof/>
                    <w:webHidden/>
                  </w:rPr>
                </w:rPrChange>
              </w:rPr>
              <w:t>15</w:t>
            </w:r>
            <w:r w:rsidRPr="00502903">
              <w:rPr>
                <w:rFonts w:ascii="Times New Roman" w:hAnsi="Times New Roman" w:cs="Times New Roman"/>
                <w:noProof/>
                <w:webHidden/>
                <w:sz w:val="28"/>
                <w:szCs w:val="28"/>
                <w:rPrChange w:id="206" w:author="Валентин" w:date="2019-01-15T19:09:00Z">
                  <w:rPr>
                    <w:noProof/>
                    <w:webHidden/>
                  </w:rPr>
                </w:rPrChange>
              </w:rPr>
              <w:fldChar w:fldCharType="end"/>
            </w:r>
            <w:r w:rsidRPr="00502903">
              <w:rPr>
                <w:rStyle w:val="ab"/>
                <w:rFonts w:ascii="Times New Roman" w:hAnsi="Times New Roman" w:cs="Times New Roman"/>
                <w:noProof/>
                <w:sz w:val="28"/>
                <w:szCs w:val="28"/>
                <w:rPrChange w:id="207" w:author="Валентин" w:date="2019-01-15T19:09:00Z">
                  <w:rPr>
                    <w:rStyle w:val="ab"/>
                    <w:noProof/>
                  </w:rPr>
                </w:rPrChange>
              </w:rPr>
              <w:fldChar w:fldCharType="end"/>
            </w:r>
          </w:ins>
        </w:p>
        <w:p w14:paraId="4EC8DB12" w14:textId="1CBF5606" w:rsidR="00502903" w:rsidRPr="00502903" w:rsidRDefault="00502903" w:rsidP="00502903">
          <w:pPr>
            <w:pStyle w:val="11"/>
            <w:rPr>
              <w:ins w:id="208" w:author="Валентин" w:date="2019-01-15T19:08:00Z"/>
              <w:rFonts w:ascii="Times New Roman" w:hAnsi="Times New Roman" w:cs="Times New Roman"/>
              <w:noProof/>
              <w:sz w:val="28"/>
              <w:szCs w:val="28"/>
              <w:rPrChange w:id="209" w:author="Валентин" w:date="2019-01-15T19:09:00Z">
                <w:rPr>
                  <w:ins w:id="210" w:author="Валентин" w:date="2019-01-15T19:08:00Z"/>
                  <w:noProof/>
                </w:rPr>
              </w:rPrChange>
            </w:rPr>
            <w:pPrChange w:id="211" w:author="Валентин" w:date="2019-01-15T19:09:00Z">
              <w:pPr>
                <w:pStyle w:val="11"/>
              </w:pPr>
            </w:pPrChange>
          </w:pPr>
          <w:ins w:id="212" w:author="Валентин" w:date="2019-01-15T19:08:00Z">
            <w:r w:rsidRPr="00502903">
              <w:rPr>
                <w:rStyle w:val="ab"/>
                <w:rFonts w:ascii="Times New Roman" w:hAnsi="Times New Roman" w:cs="Times New Roman"/>
                <w:noProof/>
                <w:sz w:val="28"/>
                <w:szCs w:val="28"/>
                <w:rPrChange w:id="213"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214"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215" w:author="Валентин" w:date="2019-01-15T19:09:00Z">
                  <w:rPr>
                    <w:noProof/>
                  </w:rPr>
                </w:rPrChange>
              </w:rPr>
              <w:instrText>HYPERLINK \l "_Toc535342660"</w:instrText>
            </w:r>
            <w:r w:rsidRPr="00502903">
              <w:rPr>
                <w:rStyle w:val="ab"/>
                <w:rFonts w:ascii="Times New Roman" w:hAnsi="Times New Roman" w:cs="Times New Roman"/>
                <w:noProof/>
                <w:sz w:val="28"/>
                <w:szCs w:val="28"/>
                <w:rPrChange w:id="216"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217" w:author="Валентин" w:date="2019-01-15T19:09:00Z">
                  <w:rPr>
                    <w:rStyle w:val="ab"/>
                    <w:noProof/>
                  </w:rPr>
                </w:rPrChange>
              </w:rPr>
            </w:r>
            <w:r w:rsidRPr="00502903">
              <w:rPr>
                <w:rStyle w:val="ab"/>
                <w:rFonts w:ascii="Times New Roman" w:hAnsi="Times New Roman" w:cs="Times New Roman"/>
                <w:noProof/>
                <w:sz w:val="28"/>
                <w:szCs w:val="28"/>
                <w:rPrChange w:id="218"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219" w:author="Валентин" w:date="2019-01-15T19:09:00Z">
                  <w:rPr>
                    <w:rStyle w:val="ab"/>
                    <w:rFonts w:ascii="Times New Roman" w:hAnsi="Times New Roman" w:cs="Times New Roman"/>
                    <w:noProof/>
                  </w:rPr>
                </w:rPrChange>
              </w:rPr>
              <w:t>2.3 Руководство разработчика</w:t>
            </w:r>
            <w:r w:rsidRPr="00502903">
              <w:rPr>
                <w:rFonts w:ascii="Times New Roman" w:hAnsi="Times New Roman" w:cs="Times New Roman"/>
                <w:noProof/>
                <w:webHidden/>
                <w:sz w:val="28"/>
                <w:szCs w:val="28"/>
                <w:rPrChange w:id="220" w:author="Валентин" w:date="2019-01-15T19:09:00Z">
                  <w:rPr>
                    <w:noProof/>
                    <w:webHidden/>
                  </w:rPr>
                </w:rPrChange>
              </w:rPr>
              <w:tab/>
            </w:r>
            <w:r w:rsidRPr="00502903">
              <w:rPr>
                <w:rFonts w:ascii="Times New Roman" w:hAnsi="Times New Roman" w:cs="Times New Roman"/>
                <w:noProof/>
                <w:webHidden/>
                <w:sz w:val="28"/>
                <w:szCs w:val="28"/>
                <w:rPrChange w:id="221" w:author="Валентин" w:date="2019-01-15T19:09:00Z">
                  <w:rPr>
                    <w:noProof/>
                    <w:webHidden/>
                  </w:rPr>
                </w:rPrChange>
              </w:rPr>
              <w:fldChar w:fldCharType="begin"/>
            </w:r>
            <w:r w:rsidRPr="00502903">
              <w:rPr>
                <w:rFonts w:ascii="Times New Roman" w:hAnsi="Times New Roman" w:cs="Times New Roman"/>
                <w:noProof/>
                <w:webHidden/>
                <w:sz w:val="28"/>
                <w:szCs w:val="28"/>
                <w:rPrChange w:id="222" w:author="Валентин" w:date="2019-01-15T19:09:00Z">
                  <w:rPr>
                    <w:noProof/>
                    <w:webHidden/>
                  </w:rPr>
                </w:rPrChange>
              </w:rPr>
              <w:instrText xml:space="preserve"> PAGEREF _Toc535342660 \h </w:instrText>
            </w:r>
            <w:r w:rsidRPr="00502903">
              <w:rPr>
                <w:rFonts w:ascii="Times New Roman" w:hAnsi="Times New Roman" w:cs="Times New Roman"/>
                <w:noProof/>
                <w:webHidden/>
                <w:sz w:val="28"/>
                <w:szCs w:val="28"/>
                <w:rPrChange w:id="223" w:author="Валентин" w:date="2019-01-15T19:09:00Z">
                  <w:rPr>
                    <w:noProof/>
                    <w:webHidden/>
                  </w:rPr>
                </w:rPrChange>
              </w:rPr>
            </w:r>
          </w:ins>
          <w:r w:rsidRPr="00502903">
            <w:rPr>
              <w:rFonts w:ascii="Times New Roman" w:hAnsi="Times New Roman" w:cs="Times New Roman"/>
              <w:noProof/>
              <w:webHidden/>
              <w:sz w:val="28"/>
              <w:szCs w:val="28"/>
              <w:rPrChange w:id="224" w:author="Валентин" w:date="2019-01-15T19:09:00Z">
                <w:rPr>
                  <w:noProof/>
                  <w:webHidden/>
                </w:rPr>
              </w:rPrChange>
            </w:rPr>
            <w:fldChar w:fldCharType="separate"/>
          </w:r>
          <w:ins w:id="225" w:author="Валентин" w:date="2019-01-15T19:08:00Z">
            <w:r w:rsidRPr="00502903">
              <w:rPr>
                <w:rFonts w:ascii="Times New Roman" w:hAnsi="Times New Roman" w:cs="Times New Roman"/>
                <w:noProof/>
                <w:webHidden/>
                <w:sz w:val="28"/>
                <w:szCs w:val="28"/>
                <w:rPrChange w:id="226" w:author="Валентин" w:date="2019-01-15T19:09:00Z">
                  <w:rPr>
                    <w:noProof/>
                    <w:webHidden/>
                  </w:rPr>
                </w:rPrChange>
              </w:rPr>
              <w:t>16</w:t>
            </w:r>
            <w:r w:rsidRPr="00502903">
              <w:rPr>
                <w:rFonts w:ascii="Times New Roman" w:hAnsi="Times New Roman" w:cs="Times New Roman"/>
                <w:noProof/>
                <w:webHidden/>
                <w:sz w:val="28"/>
                <w:szCs w:val="28"/>
                <w:rPrChange w:id="227" w:author="Валентин" w:date="2019-01-15T19:09:00Z">
                  <w:rPr>
                    <w:noProof/>
                    <w:webHidden/>
                  </w:rPr>
                </w:rPrChange>
              </w:rPr>
              <w:fldChar w:fldCharType="end"/>
            </w:r>
            <w:r w:rsidRPr="00502903">
              <w:rPr>
                <w:rStyle w:val="ab"/>
                <w:rFonts w:ascii="Times New Roman" w:hAnsi="Times New Roman" w:cs="Times New Roman"/>
                <w:noProof/>
                <w:sz w:val="28"/>
                <w:szCs w:val="28"/>
                <w:rPrChange w:id="228" w:author="Валентин" w:date="2019-01-15T19:09:00Z">
                  <w:rPr>
                    <w:rStyle w:val="ab"/>
                    <w:noProof/>
                  </w:rPr>
                </w:rPrChange>
              </w:rPr>
              <w:fldChar w:fldCharType="end"/>
            </w:r>
          </w:ins>
        </w:p>
        <w:p w14:paraId="0A891B02" w14:textId="20C729DF" w:rsidR="00502903" w:rsidRPr="00502903" w:rsidRDefault="00502903" w:rsidP="00502903">
          <w:pPr>
            <w:pStyle w:val="11"/>
            <w:rPr>
              <w:ins w:id="229" w:author="Валентин" w:date="2019-01-15T19:08:00Z"/>
              <w:rFonts w:ascii="Times New Roman" w:hAnsi="Times New Roman" w:cs="Times New Roman"/>
              <w:noProof/>
              <w:sz w:val="28"/>
              <w:szCs w:val="28"/>
              <w:rPrChange w:id="230" w:author="Валентин" w:date="2019-01-15T19:09:00Z">
                <w:rPr>
                  <w:ins w:id="231" w:author="Валентин" w:date="2019-01-15T19:08:00Z"/>
                  <w:noProof/>
                </w:rPr>
              </w:rPrChange>
            </w:rPr>
            <w:pPrChange w:id="232" w:author="Валентин" w:date="2019-01-15T19:09:00Z">
              <w:pPr>
                <w:pStyle w:val="11"/>
              </w:pPr>
            </w:pPrChange>
          </w:pPr>
          <w:ins w:id="233" w:author="Валентин" w:date="2019-01-15T19:08:00Z">
            <w:r w:rsidRPr="00502903">
              <w:rPr>
                <w:rStyle w:val="ab"/>
                <w:rFonts w:ascii="Times New Roman" w:hAnsi="Times New Roman" w:cs="Times New Roman"/>
                <w:noProof/>
                <w:sz w:val="28"/>
                <w:szCs w:val="28"/>
                <w:rPrChange w:id="234"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235"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236" w:author="Валентин" w:date="2019-01-15T19:09:00Z">
                  <w:rPr>
                    <w:noProof/>
                  </w:rPr>
                </w:rPrChange>
              </w:rPr>
              <w:instrText>HYPERLINK \l "_Toc535342661"</w:instrText>
            </w:r>
            <w:r w:rsidRPr="00502903">
              <w:rPr>
                <w:rStyle w:val="ab"/>
                <w:rFonts w:ascii="Times New Roman" w:hAnsi="Times New Roman" w:cs="Times New Roman"/>
                <w:noProof/>
                <w:sz w:val="28"/>
                <w:szCs w:val="28"/>
                <w:rPrChange w:id="237"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238" w:author="Валентин" w:date="2019-01-15T19:09:00Z">
                  <w:rPr>
                    <w:rStyle w:val="ab"/>
                    <w:noProof/>
                  </w:rPr>
                </w:rPrChange>
              </w:rPr>
            </w:r>
            <w:r w:rsidRPr="00502903">
              <w:rPr>
                <w:rStyle w:val="ab"/>
                <w:rFonts w:ascii="Times New Roman" w:hAnsi="Times New Roman" w:cs="Times New Roman"/>
                <w:noProof/>
                <w:sz w:val="28"/>
                <w:szCs w:val="28"/>
                <w:rPrChange w:id="239"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240" w:author="Валентин" w:date="2019-01-15T19:09:00Z">
                  <w:rPr>
                    <w:rStyle w:val="ab"/>
                    <w:rFonts w:ascii="Times New Roman" w:hAnsi="Times New Roman" w:cs="Times New Roman"/>
                    <w:noProof/>
                  </w:rPr>
                </w:rPrChange>
              </w:rPr>
              <w:t>Заключение</w:t>
            </w:r>
            <w:r w:rsidRPr="00502903">
              <w:rPr>
                <w:rFonts w:ascii="Times New Roman" w:hAnsi="Times New Roman" w:cs="Times New Roman"/>
                <w:noProof/>
                <w:webHidden/>
                <w:sz w:val="28"/>
                <w:szCs w:val="28"/>
                <w:rPrChange w:id="241" w:author="Валентин" w:date="2019-01-15T19:09:00Z">
                  <w:rPr>
                    <w:noProof/>
                    <w:webHidden/>
                  </w:rPr>
                </w:rPrChange>
              </w:rPr>
              <w:tab/>
            </w:r>
            <w:r w:rsidRPr="00502903">
              <w:rPr>
                <w:rFonts w:ascii="Times New Roman" w:hAnsi="Times New Roman" w:cs="Times New Roman"/>
                <w:noProof/>
                <w:webHidden/>
                <w:sz w:val="28"/>
                <w:szCs w:val="28"/>
                <w:rPrChange w:id="242" w:author="Валентин" w:date="2019-01-15T19:09:00Z">
                  <w:rPr>
                    <w:noProof/>
                    <w:webHidden/>
                  </w:rPr>
                </w:rPrChange>
              </w:rPr>
              <w:fldChar w:fldCharType="begin"/>
            </w:r>
            <w:r w:rsidRPr="00502903">
              <w:rPr>
                <w:rFonts w:ascii="Times New Roman" w:hAnsi="Times New Roman" w:cs="Times New Roman"/>
                <w:noProof/>
                <w:webHidden/>
                <w:sz w:val="28"/>
                <w:szCs w:val="28"/>
                <w:rPrChange w:id="243" w:author="Валентин" w:date="2019-01-15T19:09:00Z">
                  <w:rPr>
                    <w:noProof/>
                    <w:webHidden/>
                  </w:rPr>
                </w:rPrChange>
              </w:rPr>
              <w:instrText xml:space="preserve"> PAGEREF _Toc535342661 \h </w:instrText>
            </w:r>
            <w:r w:rsidRPr="00502903">
              <w:rPr>
                <w:rFonts w:ascii="Times New Roman" w:hAnsi="Times New Roman" w:cs="Times New Roman"/>
                <w:noProof/>
                <w:webHidden/>
                <w:sz w:val="28"/>
                <w:szCs w:val="28"/>
                <w:rPrChange w:id="244" w:author="Валентин" w:date="2019-01-15T19:09:00Z">
                  <w:rPr>
                    <w:noProof/>
                    <w:webHidden/>
                  </w:rPr>
                </w:rPrChange>
              </w:rPr>
            </w:r>
          </w:ins>
          <w:r w:rsidRPr="00502903">
            <w:rPr>
              <w:rFonts w:ascii="Times New Roman" w:hAnsi="Times New Roman" w:cs="Times New Roman"/>
              <w:noProof/>
              <w:webHidden/>
              <w:sz w:val="28"/>
              <w:szCs w:val="28"/>
              <w:rPrChange w:id="245" w:author="Валентин" w:date="2019-01-15T19:09:00Z">
                <w:rPr>
                  <w:noProof/>
                  <w:webHidden/>
                </w:rPr>
              </w:rPrChange>
            </w:rPr>
            <w:fldChar w:fldCharType="separate"/>
          </w:r>
          <w:ins w:id="246" w:author="Валентин" w:date="2019-01-15T19:08:00Z">
            <w:r w:rsidRPr="00502903">
              <w:rPr>
                <w:rFonts w:ascii="Times New Roman" w:hAnsi="Times New Roman" w:cs="Times New Roman"/>
                <w:noProof/>
                <w:webHidden/>
                <w:sz w:val="28"/>
                <w:szCs w:val="28"/>
                <w:rPrChange w:id="247" w:author="Валентин" w:date="2019-01-15T19:09:00Z">
                  <w:rPr>
                    <w:noProof/>
                    <w:webHidden/>
                  </w:rPr>
                </w:rPrChange>
              </w:rPr>
              <w:t>23</w:t>
            </w:r>
            <w:r w:rsidRPr="00502903">
              <w:rPr>
                <w:rFonts w:ascii="Times New Roman" w:hAnsi="Times New Roman" w:cs="Times New Roman"/>
                <w:noProof/>
                <w:webHidden/>
                <w:sz w:val="28"/>
                <w:szCs w:val="28"/>
                <w:rPrChange w:id="248" w:author="Валентин" w:date="2019-01-15T19:09:00Z">
                  <w:rPr>
                    <w:noProof/>
                    <w:webHidden/>
                  </w:rPr>
                </w:rPrChange>
              </w:rPr>
              <w:fldChar w:fldCharType="end"/>
            </w:r>
            <w:r w:rsidRPr="00502903">
              <w:rPr>
                <w:rStyle w:val="ab"/>
                <w:rFonts w:ascii="Times New Roman" w:hAnsi="Times New Roman" w:cs="Times New Roman"/>
                <w:noProof/>
                <w:sz w:val="28"/>
                <w:szCs w:val="28"/>
                <w:rPrChange w:id="249" w:author="Валентин" w:date="2019-01-15T19:09:00Z">
                  <w:rPr>
                    <w:rStyle w:val="ab"/>
                    <w:noProof/>
                  </w:rPr>
                </w:rPrChange>
              </w:rPr>
              <w:fldChar w:fldCharType="end"/>
            </w:r>
          </w:ins>
        </w:p>
        <w:p w14:paraId="48DDCA8E" w14:textId="1F2ED4F5" w:rsidR="00502903" w:rsidRPr="00502903" w:rsidRDefault="00502903" w:rsidP="00502903">
          <w:pPr>
            <w:pStyle w:val="11"/>
            <w:rPr>
              <w:ins w:id="250" w:author="Валентин" w:date="2019-01-15T19:08:00Z"/>
              <w:rFonts w:ascii="Times New Roman" w:hAnsi="Times New Roman" w:cs="Times New Roman"/>
              <w:noProof/>
              <w:sz w:val="28"/>
              <w:szCs w:val="28"/>
              <w:rPrChange w:id="251" w:author="Валентин" w:date="2019-01-15T19:09:00Z">
                <w:rPr>
                  <w:ins w:id="252" w:author="Валентин" w:date="2019-01-15T19:08:00Z"/>
                  <w:noProof/>
                </w:rPr>
              </w:rPrChange>
            </w:rPr>
            <w:pPrChange w:id="253" w:author="Валентин" w:date="2019-01-15T19:09:00Z">
              <w:pPr>
                <w:pStyle w:val="11"/>
              </w:pPr>
            </w:pPrChange>
          </w:pPr>
          <w:ins w:id="254" w:author="Валентин" w:date="2019-01-15T19:08:00Z">
            <w:r w:rsidRPr="00502903">
              <w:rPr>
                <w:rStyle w:val="ab"/>
                <w:rFonts w:ascii="Times New Roman" w:hAnsi="Times New Roman" w:cs="Times New Roman"/>
                <w:noProof/>
                <w:sz w:val="28"/>
                <w:szCs w:val="28"/>
                <w:rPrChange w:id="255"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256"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257" w:author="Валентин" w:date="2019-01-15T19:09:00Z">
                  <w:rPr>
                    <w:noProof/>
                  </w:rPr>
                </w:rPrChange>
              </w:rPr>
              <w:instrText>HYPERLINK \l "_Toc535342662"</w:instrText>
            </w:r>
            <w:r w:rsidRPr="00502903">
              <w:rPr>
                <w:rStyle w:val="ab"/>
                <w:rFonts w:ascii="Times New Roman" w:hAnsi="Times New Roman" w:cs="Times New Roman"/>
                <w:noProof/>
                <w:sz w:val="28"/>
                <w:szCs w:val="28"/>
                <w:rPrChange w:id="258"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259" w:author="Валентин" w:date="2019-01-15T19:09:00Z">
                  <w:rPr>
                    <w:rStyle w:val="ab"/>
                    <w:noProof/>
                  </w:rPr>
                </w:rPrChange>
              </w:rPr>
            </w:r>
            <w:r w:rsidRPr="00502903">
              <w:rPr>
                <w:rStyle w:val="ab"/>
                <w:rFonts w:ascii="Times New Roman" w:hAnsi="Times New Roman" w:cs="Times New Roman"/>
                <w:noProof/>
                <w:sz w:val="28"/>
                <w:szCs w:val="28"/>
                <w:rPrChange w:id="260"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261" w:author="Валентин" w:date="2019-01-15T19:09:00Z">
                  <w:rPr>
                    <w:rStyle w:val="ab"/>
                    <w:rFonts w:ascii="Times New Roman" w:hAnsi="Times New Roman" w:cs="Times New Roman"/>
                    <w:noProof/>
                  </w:rPr>
                </w:rPrChange>
              </w:rPr>
              <w:t>Список литературы</w:t>
            </w:r>
            <w:r w:rsidRPr="00502903">
              <w:rPr>
                <w:rFonts w:ascii="Times New Roman" w:hAnsi="Times New Roman" w:cs="Times New Roman"/>
                <w:noProof/>
                <w:webHidden/>
                <w:sz w:val="28"/>
                <w:szCs w:val="28"/>
                <w:rPrChange w:id="262" w:author="Валентин" w:date="2019-01-15T19:09:00Z">
                  <w:rPr>
                    <w:noProof/>
                    <w:webHidden/>
                  </w:rPr>
                </w:rPrChange>
              </w:rPr>
              <w:tab/>
            </w:r>
            <w:r w:rsidRPr="00502903">
              <w:rPr>
                <w:rFonts w:ascii="Times New Roman" w:hAnsi="Times New Roman" w:cs="Times New Roman"/>
                <w:noProof/>
                <w:webHidden/>
                <w:sz w:val="28"/>
                <w:szCs w:val="28"/>
                <w:rPrChange w:id="263" w:author="Валентин" w:date="2019-01-15T19:09:00Z">
                  <w:rPr>
                    <w:noProof/>
                    <w:webHidden/>
                  </w:rPr>
                </w:rPrChange>
              </w:rPr>
              <w:fldChar w:fldCharType="begin"/>
            </w:r>
            <w:r w:rsidRPr="00502903">
              <w:rPr>
                <w:rFonts w:ascii="Times New Roman" w:hAnsi="Times New Roman" w:cs="Times New Roman"/>
                <w:noProof/>
                <w:webHidden/>
                <w:sz w:val="28"/>
                <w:szCs w:val="28"/>
                <w:rPrChange w:id="264" w:author="Валентин" w:date="2019-01-15T19:09:00Z">
                  <w:rPr>
                    <w:noProof/>
                    <w:webHidden/>
                  </w:rPr>
                </w:rPrChange>
              </w:rPr>
              <w:instrText xml:space="preserve"> PAGEREF _Toc535342662 \h </w:instrText>
            </w:r>
            <w:r w:rsidRPr="00502903">
              <w:rPr>
                <w:rFonts w:ascii="Times New Roman" w:hAnsi="Times New Roman" w:cs="Times New Roman"/>
                <w:noProof/>
                <w:webHidden/>
                <w:sz w:val="28"/>
                <w:szCs w:val="28"/>
                <w:rPrChange w:id="265" w:author="Валентин" w:date="2019-01-15T19:09:00Z">
                  <w:rPr>
                    <w:noProof/>
                    <w:webHidden/>
                  </w:rPr>
                </w:rPrChange>
              </w:rPr>
            </w:r>
          </w:ins>
          <w:r w:rsidRPr="00502903">
            <w:rPr>
              <w:rFonts w:ascii="Times New Roman" w:hAnsi="Times New Roman" w:cs="Times New Roman"/>
              <w:noProof/>
              <w:webHidden/>
              <w:sz w:val="28"/>
              <w:szCs w:val="28"/>
              <w:rPrChange w:id="266" w:author="Валентин" w:date="2019-01-15T19:09:00Z">
                <w:rPr>
                  <w:noProof/>
                  <w:webHidden/>
                </w:rPr>
              </w:rPrChange>
            </w:rPr>
            <w:fldChar w:fldCharType="separate"/>
          </w:r>
          <w:ins w:id="267" w:author="Валентин" w:date="2019-01-15T19:08:00Z">
            <w:r w:rsidRPr="00502903">
              <w:rPr>
                <w:rFonts w:ascii="Times New Roman" w:hAnsi="Times New Roman" w:cs="Times New Roman"/>
                <w:noProof/>
                <w:webHidden/>
                <w:sz w:val="28"/>
                <w:szCs w:val="28"/>
                <w:rPrChange w:id="268" w:author="Валентин" w:date="2019-01-15T19:09:00Z">
                  <w:rPr>
                    <w:noProof/>
                    <w:webHidden/>
                  </w:rPr>
                </w:rPrChange>
              </w:rPr>
              <w:t>24</w:t>
            </w:r>
            <w:r w:rsidRPr="00502903">
              <w:rPr>
                <w:rFonts w:ascii="Times New Roman" w:hAnsi="Times New Roman" w:cs="Times New Roman"/>
                <w:noProof/>
                <w:webHidden/>
                <w:sz w:val="28"/>
                <w:szCs w:val="28"/>
                <w:rPrChange w:id="269" w:author="Валентин" w:date="2019-01-15T19:09:00Z">
                  <w:rPr>
                    <w:noProof/>
                    <w:webHidden/>
                  </w:rPr>
                </w:rPrChange>
              </w:rPr>
              <w:fldChar w:fldCharType="end"/>
            </w:r>
            <w:r w:rsidRPr="00502903">
              <w:rPr>
                <w:rStyle w:val="ab"/>
                <w:rFonts w:ascii="Times New Roman" w:hAnsi="Times New Roman" w:cs="Times New Roman"/>
                <w:noProof/>
                <w:sz w:val="28"/>
                <w:szCs w:val="28"/>
                <w:rPrChange w:id="270" w:author="Валентин" w:date="2019-01-15T19:09:00Z">
                  <w:rPr>
                    <w:rStyle w:val="ab"/>
                    <w:noProof/>
                  </w:rPr>
                </w:rPrChange>
              </w:rPr>
              <w:fldChar w:fldCharType="end"/>
            </w:r>
          </w:ins>
        </w:p>
        <w:p w14:paraId="7FB09794" w14:textId="0CDC3B70" w:rsidR="00502903" w:rsidRPr="00502903" w:rsidRDefault="00502903" w:rsidP="00502903">
          <w:pPr>
            <w:pStyle w:val="11"/>
            <w:rPr>
              <w:ins w:id="271" w:author="Валентин" w:date="2019-01-15T19:08:00Z"/>
              <w:rFonts w:ascii="Times New Roman" w:hAnsi="Times New Roman" w:cs="Times New Roman"/>
              <w:noProof/>
              <w:sz w:val="28"/>
              <w:szCs w:val="28"/>
              <w:rPrChange w:id="272" w:author="Валентин" w:date="2019-01-15T19:09:00Z">
                <w:rPr>
                  <w:ins w:id="273" w:author="Валентин" w:date="2019-01-15T19:08:00Z"/>
                  <w:noProof/>
                </w:rPr>
              </w:rPrChange>
            </w:rPr>
            <w:pPrChange w:id="274" w:author="Валентин" w:date="2019-01-15T19:09:00Z">
              <w:pPr>
                <w:pStyle w:val="11"/>
              </w:pPr>
            </w:pPrChange>
          </w:pPr>
          <w:ins w:id="275" w:author="Валентин" w:date="2019-01-15T19:08:00Z">
            <w:r w:rsidRPr="00502903">
              <w:rPr>
                <w:rStyle w:val="ab"/>
                <w:rFonts w:ascii="Times New Roman" w:hAnsi="Times New Roman" w:cs="Times New Roman"/>
                <w:noProof/>
                <w:sz w:val="28"/>
                <w:szCs w:val="28"/>
                <w:rPrChange w:id="276"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277"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278" w:author="Валентин" w:date="2019-01-15T19:09:00Z">
                  <w:rPr>
                    <w:noProof/>
                  </w:rPr>
                </w:rPrChange>
              </w:rPr>
              <w:instrText>HYPERLINK \l "_Toc535342663"</w:instrText>
            </w:r>
            <w:r w:rsidRPr="00502903">
              <w:rPr>
                <w:rStyle w:val="ab"/>
                <w:rFonts w:ascii="Times New Roman" w:hAnsi="Times New Roman" w:cs="Times New Roman"/>
                <w:noProof/>
                <w:sz w:val="28"/>
                <w:szCs w:val="28"/>
                <w:rPrChange w:id="279"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280" w:author="Валентин" w:date="2019-01-15T19:09:00Z">
                  <w:rPr>
                    <w:rStyle w:val="ab"/>
                    <w:noProof/>
                  </w:rPr>
                </w:rPrChange>
              </w:rPr>
            </w:r>
            <w:r w:rsidRPr="00502903">
              <w:rPr>
                <w:rStyle w:val="ab"/>
                <w:rFonts w:ascii="Times New Roman" w:hAnsi="Times New Roman" w:cs="Times New Roman"/>
                <w:noProof/>
                <w:sz w:val="28"/>
                <w:szCs w:val="28"/>
                <w:rPrChange w:id="281"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282" w:author="Валентин" w:date="2019-01-15T19:09:00Z">
                  <w:rPr>
                    <w:rStyle w:val="ab"/>
                    <w:rFonts w:ascii="Times New Roman" w:hAnsi="Times New Roman" w:cs="Times New Roman"/>
                    <w:noProof/>
                  </w:rPr>
                </w:rPrChange>
              </w:rPr>
              <w:t>Приложения</w:t>
            </w:r>
            <w:r w:rsidRPr="00502903">
              <w:rPr>
                <w:rFonts w:ascii="Times New Roman" w:hAnsi="Times New Roman" w:cs="Times New Roman"/>
                <w:noProof/>
                <w:webHidden/>
                <w:sz w:val="28"/>
                <w:szCs w:val="28"/>
                <w:rPrChange w:id="283" w:author="Валентин" w:date="2019-01-15T19:09:00Z">
                  <w:rPr>
                    <w:noProof/>
                    <w:webHidden/>
                  </w:rPr>
                </w:rPrChange>
              </w:rPr>
              <w:tab/>
            </w:r>
            <w:r w:rsidRPr="00502903">
              <w:rPr>
                <w:rFonts w:ascii="Times New Roman" w:hAnsi="Times New Roman" w:cs="Times New Roman"/>
                <w:noProof/>
                <w:webHidden/>
                <w:sz w:val="28"/>
                <w:szCs w:val="28"/>
                <w:rPrChange w:id="284" w:author="Валентин" w:date="2019-01-15T19:09:00Z">
                  <w:rPr>
                    <w:noProof/>
                    <w:webHidden/>
                  </w:rPr>
                </w:rPrChange>
              </w:rPr>
              <w:fldChar w:fldCharType="begin"/>
            </w:r>
            <w:r w:rsidRPr="00502903">
              <w:rPr>
                <w:rFonts w:ascii="Times New Roman" w:hAnsi="Times New Roman" w:cs="Times New Roman"/>
                <w:noProof/>
                <w:webHidden/>
                <w:sz w:val="28"/>
                <w:szCs w:val="28"/>
                <w:rPrChange w:id="285" w:author="Валентин" w:date="2019-01-15T19:09:00Z">
                  <w:rPr>
                    <w:noProof/>
                    <w:webHidden/>
                  </w:rPr>
                </w:rPrChange>
              </w:rPr>
              <w:instrText xml:space="preserve"> PAGEREF _Toc535342663 \h </w:instrText>
            </w:r>
            <w:r w:rsidRPr="00502903">
              <w:rPr>
                <w:rFonts w:ascii="Times New Roman" w:hAnsi="Times New Roman" w:cs="Times New Roman"/>
                <w:noProof/>
                <w:webHidden/>
                <w:sz w:val="28"/>
                <w:szCs w:val="28"/>
                <w:rPrChange w:id="286" w:author="Валентин" w:date="2019-01-15T19:09:00Z">
                  <w:rPr>
                    <w:noProof/>
                    <w:webHidden/>
                  </w:rPr>
                </w:rPrChange>
              </w:rPr>
            </w:r>
          </w:ins>
          <w:r w:rsidRPr="00502903">
            <w:rPr>
              <w:rFonts w:ascii="Times New Roman" w:hAnsi="Times New Roman" w:cs="Times New Roman"/>
              <w:noProof/>
              <w:webHidden/>
              <w:sz w:val="28"/>
              <w:szCs w:val="28"/>
              <w:rPrChange w:id="287" w:author="Валентин" w:date="2019-01-15T19:09:00Z">
                <w:rPr>
                  <w:noProof/>
                  <w:webHidden/>
                </w:rPr>
              </w:rPrChange>
            </w:rPr>
            <w:fldChar w:fldCharType="separate"/>
          </w:r>
          <w:ins w:id="288" w:author="Валентин" w:date="2019-01-15T19:08:00Z">
            <w:r w:rsidRPr="00502903">
              <w:rPr>
                <w:rFonts w:ascii="Times New Roman" w:hAnsi="Times New Roman" w:cs="Times New Roman"/>
                <w:noProof/>
                <w:webHidden/>
                <w:sz w:val="28"/>
                <w:szCs w:val="28"/>
                <w:rPrChange w:id="289" w:author="Валентин" w:date="2019-01-15T19:09:00Z">
                  <w:rPr>
                    <w:noProof/>
                    <w:webHidden/>
                  </w:rPr>
                </w:rPrChange>
              </w:rPr>
              <w:t>25</w:t>
            </w:r>
            <w:r w:rsidRPr="00502903">
              <w:rPr>
                <w:rFonts w:ascii="Times New Roman" w:hAnsi="Times New Roman" w:cs="Times New Roman"/>
                <w:noProof/>
                <w:webHidden/>
                <w:sz w:val="28"/>
                <w:szCs w:val="28"/>
                <w:rPrChange w:id="290" w:author="Валентин" w:date="2019-01-15T19:09:00Z">
                  <w:rPr>
                    <w:noProof/>
                    <w:webHidden/>
                  </w:rPr>
                </w:rPrChange>
              </w:rPr>
              <w:fldChar w:fldCharType="end"/>
            </w:r>
            <w:r w:rsidRPr="00502903">
              <w:rPr>
                <w:rStyle w:val="ab"/>
                <w:rFonts w:ascii="Times New Roman" w:hAnsi="Times New Roman" w:cs="Times New Roman"/>
                <w:noProof/>
                <w:sz w:val="28"/>
                <w:szCs w:val="28"/>
                <w:rPrChange w:id="291" w:author="Валентин" w:date="2019-01-15T19:09:00Z">
                  <w:rPr>
                    <w:rStyle w:val="ab"/>
                    <w:noProof/>
                  </w:rPr>
                </w:rPrChange>
              </w:rPr>
              <w:fldChar w:fldCharType="end"/>
            </w:r>
          </w:ins>
        </w:p>
        <w:p w14:paraId="34B3FB7B" w14:textId="400D25C6" w:rsidR="00502903" w:rsidRPr="00502903" w:rsidRDefault="00502903" w:rsidP="00502903">
          <w:pPr>
            <w:pStyle w:val="11"/>
            <w:rPr>
              <w:ins w:id="292" w:author="Валентин" w:date="2019-01-15T19:08:00Z"/>
              <w:rFonts w:ascii="Times New Roman" w:hAnsi="Times New Roman" w:cs="Times New Roman"/>
              <w:noProof/>
              <w:sz w:val="28"/>
              <w:szCs w:val="28"/>
              <w:rPrChange w:id="293" w:author="Валентин" w:date="2019-01-15T19:09:00Z">
                <w:rPr>
                  <w:ins w:id="294" w:author="Валентин" w:date="2019-01-15T19:08:00Z"/>
                  <w:noProof/>
                </w:rPr>
              </w:rPrChange>
            </w:rPr>
            <w:pPrChange w:id="295" w:author="Валентин" w:date="2019-01-15T19:09:00Z">
              <w:pPr>
                <w:pStyle w:val="11"/>
              </w:pPr>
            </w:pPrChange>
          </w:pPr>
          <w:ins w:id="296" w:author="Валентин" w:date="2019-01-15T19:08:00Z">
            <w:r w:rsidRPr="00502903">
              <w:rPr>
                <w:rStyle w:val="ab"/>
                <w:rFonts w:ascii="Times New Roman" w:hAnsi="Times New Roman" w:cs="Times New Roman"/>
                <w:noProof/>
                <w:sz w:val="28"/>
                <w:szCs w:val="28"/>
                <w:rPrChange w:id="297"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298"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299" w:author="Валентин" w:date="2019-01-15T19:09:00Z">
                  <w:rPr>
                    <w:noProof/>
                  </w:rPr>
                </w:rPrChange>
              </w:rPr>
              <w:instrText>HYPERLINK \l "_Toc535342664"</w:instrText>
            </w:r>
            <w:r w:rsidRPr="00502903">
              <w:rPr>
                <w:rStyle w:val="ab"/>
                <w:rFonts w:ascii="Times New Roman" w:hAnsi="Times New Roman" w:cs="Times New Roman"/>
                <w:noProof/>
                <w:sz w:val="28"/>
                <w:szCs w:val="28"/>
                <w:rPrChange w:id="300"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301" w:author="Валентин" w:date="2019-01-15T19:09:00Z">
                  <w:rPr>
                    <w:rStyle w:val="ab"/>
                    <w:noProof/>
                  </w:rPr>
                </w:rPrChange>
              </w:rPr>
            </w:r>
            <w:r w:rsidRPr="00502903">
              <w:rPr>
                <w:rStyle w:val="ab"/>
                <w:rFonts w:ascii="Times New Roman" w:hAnsi="Times New Roman" w:cs="Times New Roman"/>
                <w:noProof/>
                <w:sz w:val="28"/>
                <w:szCs w:val="28"/>
                <w:rPrChange w:id="302"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303" w:author="Валентин" w:date="2019-01-15T19:09:00Z">
                  <w:rPr>
                    <w:rStyle w:val="ab"/>
                    <w:rFonts w:ascii="Times New Roman" w:hAnsi="Times New Roman" w:cs="Times New Roman"/>
                    <w:noProof/>
                  </w:rPr>
                </w:rPrChange>
              </w:rPr>
              <w:t xml:space="preserve">Приложение 1. Код файла </w:t>
            </w:r>
            <w:r w:rsidRPr="00502903">
              <w:rPr>
                <w:rStyle w:val="ab"/>
                <w:rFonts w:ascii="Times New Roman" w:hAnsi="Times New Roman" w:cs="Times New Roman"/>
                <w:noProof/>
                <w:sz w:val="28"/>
                <w:szCs w:val="28"/>
                <w:lang w:val="en-US"/>
                <w:rPrChange w:id="304" w:author="Валентин" w:date="2019-01-15T19:09:00Z">
                  <w:rPr>
                    <w:rStyle w:val="ab"/>
                    <w:rFonts w:ascii="Times New Roman" w:hAnsi="Times New Roman" w:cs="Times New Roman"/>
                    <w:noProof/>
                    <w:lang w:val="en-US"/>
                  </w:rPr>
                </w:rPrChange>
              </w:rPr>
              <w:t>Resizer</w:t>
            </w:r>
            <w:r w:rsidRPr="00502903">
              <w:rPr>
                <w:rFonts w:ascii="Times New Roman" w:hAnsi="Times New Roman" w:cs="Times New Roman"/>
                <w:noProof/>
                <w:webHidden/>
                <w:sz w:val="28"/>
                <w:szCs w:val="28"/>
                <w:rPrChange w:id="305" w:author="Валентин" w:date="2019-01-15T19:09:00Z">
                  <w:rPr>
                    <w:noProof/>
                    <w:webHidden/>
                  </w:rPr>
                </w:rPrChange>
              </w:rPr>
              <w:tab/>
            </w:r>
            <w:r w:rsidRPr="00502903">
              <w:rPr>
                <w:rFonts w:ascii="Times New Roman" w:hAnsi="Times New Roman" w:cs="Times New Roman"/>
                <w:noProof/>
                <w:webHidden/>
                <w:sz w:val="28"/>
                <w:szCs w:val="28"/>
                <w:rPrChange w:id="306" w:author="Валентин" w:date="2019-01-15T19:09:00Z">
                  <w:rPr>
                    <w:noProof/>
                    <w:webHidden/>
                  </w:rPr>
                </w:rPrChange>
              </w:rPr>
              <w:fldChar w:fldCharType="begin"/>
            </w:r>
            <w:r w:rsidRPr="00502903">
              <w:rPr>
                <w:rFonts w:ascii="Times New Roman" w:hAnsi="Times New Roman" w:cs="Times New Roman"/>
                <w:noProof/>
                <w:webHidden/>
                <w:sz w:val="28"/>
                <w:szCs w:val="28"/>
                <w:rPrChange w:id="307" w:author="Валентин" w:date="2019-01-15T19:09:00Z">
                  <w:rPr>
                    <w:noProof/>
                    <w:webHidden/>
                  </w:rPr>
                </w:rPrChange>
              </w:rPr>
              <w:instrText xml:space="preserve"> PAGEREF _Toc535342664 \h </w:instrText>
            </w:r>
            <w:r w:rsidRPr="00502903">
              <w:rPr>
                <w:rFonts w:ascii="Times New Roman" w:hAnsi="Times New Roman" w:cs="Times New Roman"/>
                <w:noProof/>
                <w:webHidden/>
                <w:sz w:val="28"/>
                <w:szCs w:val="28"/>
                <w:rPrChange w:id="308" w:author="Валентин" w:date="2019-01-15T19:09:00Z">
                  <w:rPr>
                    <w:noProof/>
                    <w:webHidden/>
                  </w:rPr>
                </w:rPrChange>
              </w:rPr>
            </w:r>
          </w:ins>
          <w:r w:rsidRPr="00502903">
            <w:rPr>
              <w:rFonts w:ascii="Times New Roman" w:hAnsi="Times New Roman" w:cs="Times New Roman"/>
              <w:noProof/>
              <w:webHidden/>
              <w:sz w:val="28"/>
              <w:szCs w:val="28"/>
              <w:rPrChange w:id="309" w:author="Валентин" w:date="2019-01-15T19:09:00Z">
                <w:rPr>
                  <w:noProof/>
                  <w:webHidden/>
                </w:rPr>
              </w:rPrChange>
            </w:rPr>
            <w:fldChar w:fldCharType="separate"/>
          </w:r>
          <w:ins w:id="310" w:author="Валентин" w:date="2019-01-15T19:08:00Z">
            <w:r w:rsidRPr="00502903">
              <w:rPr>
                <w:rFonts w:ascii="Times New Roman" w:hAnsi="Times New Roman" w:cs="Times New Roman"/>
                <w:noProof/>
                <w:webHidden/>
                <w:sz w:val="28"/>
                <w:szCs w:val="28"/>
                <w:rPrChange w:id="311" w:author="Валентин" w:date="2019-01-15T19:09:00Z">
                  <w:rPr>
                    <w:noProof/>
                    <w:webHidden/>
                  </w:rPr>
                </w:rPrChange>
              </w:rPr>
              <w:t>25</w:t>
            </w:r>
            <w:r w:rsidRPr="00502903">
              <w:rPr>
                <w:rFonts w:ascii="Times New Roman" w:hAnsi="Times New Roman" w:cs="Times New Roman"/>
                <w:noProof/>
                <w:webHidden/>
                <w:sz w:val="28"/>
                <w:szCs w:val="28"/>
                <w:rPrChange w:id="312" w:author="Валентин" w:date="2019-01-15T19:09:00Z">
                  <w:rPr>
                    <w:noProof/>
                    <w:webHidden/>
                  </w:rPr>
                </w:rPrChange>
              </w:rPr>
              <w:fldChar w:fldCharType="end"/>
            </w:r>
            <w:r w:rsidRPr="00502903">
              <w:rPr>
                <w:rStyle w:val="ab"/>
                <w:rFonts w:ascii="Times New Roman" w:hAnsi="Times New Roman" w:cs="Times New Roman"/>
                <w:noProof/>
                <w:sz w:val="28"/>
                <w:szCs w:val="28"/>
                <w:rPrChange w:id="313" w:author="Валентин" w:date="2019-01-15T19:09:00Z">
                  <w:rPr>
                    <w:rStyle w:val="ab"/>
                    <w:noProof/>
                  </w:rPr>
                </w:rPrChange>
              </w:rPr>
              <w:fldChar w:fldCharType="end"/>
            </w:r>
          </w:ins>
        </w:p>
        <w:p w14:paraId="77C37B1E" w14:textId="3FB94D55" w:rsidR="00502903" w:rsidRPr="00502903" w:rsidRDefault="00502903" w:rsidP="00502903">
          <w:pPr>
            <w:pStyle w:val="11"/>
            <w:rPr>
              <w:ins w:id="314" w:author="Валентин" w:date="2019-01-15T19:08:00Z"/>
              <w:rFonts w:ascii="Times New Roman" w:hAnsi="Times New Roman" w:cs="Times New Roman"/>
              <w:noProof/>
              <w:sz w:val="28"/>
              <w:szCs w:val="28"/>
              <w:rPrChange w:id="315" w:author="Валентин" w:date="2019-01-15T19:09:00Z">
                <w:rPr>
                  <w:ins w:id="316" w:author="Валентин" w:date="2019-01-15T19:08:00Z"/>
                  <w:noProof/>
                </w:rPr>
              </w:rPrChange>
            </w:rPr>
            <w:pPrChange w:id="317" w:author="Валентин" w:date="2019-01-15T19:09:00Z">
              <w:pPr>
                <w:pStyle w:val="11"/>
              </w:pPr>
            </w:pPrChange>
          </w:pPr>
          <w:ins w:id="318" w:author="Валентин" w:date="2019-01-15T19:08:00Z">
            <w:r w:rsidRPr="00502903">
              <w:rPr>
                <w:rStyle w:val="ab"/>
                <w:rFonts w:ascii="Times New Roman" w:hAnsi="Times New Roman" w:cs="Times New Roman"/>
                <w:noProof/>
                <w:sz w:val="28"/>
                <w:szCs w:val="28"/>
                <w:rPrChange w:id="319"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320"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321" w:author="Валентин" w:date="2019-01-15T19:09:00Z">
                  <w:rPr>
                    <w:noProof/>
                  </w:rPr>
                </w:rPrChange>
              </w:rPr>
              <w:instrText>HYPERLINK \l "_Toc535342665"</w:instrText>
            </w:r>
            <w:r w:rsidRPr="00502903">
              <w:rPr>
                <w:rStyle w:val="ab"/>
                <w:rFonts w:ascii="Times New Roman" w:hAnsi="Times New Roman" w:cs="Times New Roman"/>
                <w:noProof/>
                <w:sz w:val="28"/>
                <w:szCs w:val="28"/>
                <w:rPrChange w:id="322"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323" w:author="Валентин" w:date="2019-01-15T19:09:00Z">
                  <w:rPr>
                    <w:rStyle w:val="ab"/>
                    <w:noProof/>
                  </w:rPr>
                </w:rPrChange>
              </w:rPr>
            </w:r>
            <w:r w:rsidRPr="00502903">
              <w:rPr>
                <w:rStyle w:val="ab"/>
                <w:rFonts w:ascii="Times New Roman" w:hAnsi="Times New Roman" w:cs="Times New Roman"/>
                <w:noProof/>
                <w:sz w:val="28"/>
                <w:szCs w:val="28"/>
                <w:rPrChange w:id="324"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325" w:author="Валентин" w:date="2019-01-15T19:09:00Z">
                  <w:rPr>
                    <w:rStyle w:val="ab"/>
                    <w:rFonts w:ascii="Times New Roman" w:hAnsi="Times New Roman" w:cs="Times New Roman"/>
                    <w:noProof/>
                  </w:rPr>
                </w:rPrChange>
              </w:rPr>
              <w:t>Приложение</w:t>
            </w:r>
            <w:r w:rsidRPr="00502903">
              <w:rPr>
                <w:rStyle w:val="ab"/>
                <w:rFonts w:ascii="Times New Roman" w:hAnsi="Times New Roman" w:cs="Times New Roman"/>
                <w:noProof/>
                <w:sz w:val="28"/>
                <w:szCs w:val="28"/>
                <w:lang w:val="en-US"/>
                <w:rPrChange w:id="326" w:author="Валентин" w:date="2019-01-15T19:09:00Z">
                  <w:rPr>
                    <w:rStyle w:val="ab"/>
                    <w:rFonts w:ascii="Times New Roman" w:hAnsi="Times New Roman" w:cs="Times New Roman"/>
                    <w:noProof/>
                    <w:lang w:val="en-US"/>
                  </w:rPr>
                </w:rPrChange>
              </w:rPr>
              <w:t xml:space="preserve"> 2. </w:t>
            </w:r>
            <w:r w:rsidRPr="00502903">
              <w:rPr>
                <w:rStyle w:val="ab"/>
                <w:rFonts w:ascii="Times New Roman" w:hAnsi="Times New Roman" w:cs="Times New Roman"/>
                <w:noProof/>
                <w:sz w:val="28"/>
                <w:szCs w:val="28"/>
                <w:rPrChange w:id="327" w:author="Валентин" w:date="2019-01-15T19:09:00Z">
                  <w:rPr>
                    <w:rStyle w:val="ab"/>
                    <w:rFonts w:ascii="Times New Roman" w:hAnsi="Times New Roman" w:cs="Times New Roman"/>
                    <w:noProof/>
                  </w:rPr>
                </w:rPrChange>
              </w:rPr>
              <w:t>Код</w:t>
            </w:r>
            <w:r w:rsidRPr="00502903">
              <w:rPr>
                <w:rStyle w:val="ab"/>
                <w:rFonts w:ascii="Times New Roman" w:hAnsi="Times New Roman" w:cs="Times New Roman"/>
                <w:noProof/>
                <w:sz w:val="28"/>
                <w:szCs w:val="28"/>
                <w:lang w:val="en-US"/>
                <w:rPrChange w:id="328" w:author="Валентин" w:date="2019-01-15T19:09:00Z">
                  <w:rPr>
                    <w:rStyle w:val="ab"/>
                    <w:rFonts w:ascii="Times New Roman" w:hAnsi="Times New Roman" w:cs="Times New Roman"/>
                    <w:noProof/>
                    <w:lang w:val="en-US"/>
                  </w:rPr>
                </w:rPrChange>
              </w:rPr>
              <w:t xml:space="preserve"> </w:t>
            </w:r>
            <w:r w:rsidRPr="00502903">
              <w:rPr>
                <w:rStyle w:val="ab"/>
                <w:rFonts w:ascii="Times New Roman" w:hAnsi="Times New Roman" w:cs="Times New Roman"/>
                <w:noProof/>
                <w:sz w:val="28"/>
                <w:szCs w:val="28"/>
                <w:rPrChange w:id="329" w:author="Валентин" w:date="2019-01-15T19:09:00Z">
                  <w:rPr>
                    <w:rStyle w:val="ab"/>
                    <w:rFonts w:ascii="Times New Roman" w:hAnsi="Times New Roman" w:cs="Times New Roman"/>
                    <w:noProof/>
                  </w:rPr>
                </w:rPrChange>
              </w:rPr>
              <w:t>файла</w:t>
            </w:r>
            <w:r w:rsidRPr="00502903">
              <w:rPr>
                <w:rStyle w:val="ab"/>
                <w:rFonts w:ascii="Times New Roman" w:hAnsi="Times New Roman" w:cs="Times New Roman"/>
                <w:noProof/>
                <w:sz w:val="28"/>
                <w:szCs w:val="28"/>
                <w:lang w:val="en-US"/>
                <w:rPrChange w:id="330" w:author="Валентин" w:date="2019-01-15T19:09:00Z">
                  <w:rPr>
                    <w:rStyle w:val="ab"/>
                    <w:rFonts w:ascii="Times New Roman" w:hAnsi="Times New Roman" w:cs="Times New Roman"/>
                    <w:noProof/>
                    <w:lang w:val="en-US"/>
                  </w:rPr>
                </w:rPrChange>
              </w:rPr>
              <w:t xml:space="preserve"> VK API</w:t>
            </w:r>
            <w:r w:rsidRPr="00502903">
              <w:rPr>
                <w:rFonts w:ascii="Times New Roman" w:hAnsi="Times New Roman" w:cs="Times New Roman"/>
                <w:noProof/>
                <w:webHidden/>
                <w:sz w:val="28"/>
                <w:szCs w:val="28"/>
                <w:rPrChange w:id="331" w:author="Валентин" w:date="2019-01-15T19:09:00Z">
                  <w:rPr>
                    <w:noProof/>
                    <w:webHidden/>
                  </w:rPr>
                </w:rPrChange>
              </w:rPr>
              <w:tab/>
            </w:r>
            <w:r w:rsidRPr="00502903">
              <w:rPr>
                <w:rFonts w:ascii="Times New Roman" w:hAnsi="Times New Roman" w:cs="Times New Roman"/>
                <w:noProof/>
                <w:webHidden/>
                <w:sz w:val="28"/>
                <w:szCs w:val="28"/>
                <w:rPrChange w:id="332" w:author="Валентин" w:date="2019-01-15T19:09:00Z">
                  <w:rPr>
                    <w:noProof/>
                    <w:webHidden/>
                  </w:rPr>
                </w:rPrChange>
              </w:rPr>
              <w:fldChar w:fldCharType="begin"/>
            </w:r>
            <w:r w:rsidRPr="00502903">
              <w:rPr>
                <w:rFonts w:ascii="Times New Roman" w:hAnsi="Times New Roman" w:cs="Times New Roman"/>
                <w:noProof/>
                <w:webHidden/>
                <w:sz w:val="28"/>
                <w:szCs w:val="28"/>
                <w:rPrChange w:id="333" w:author="Валентин" w:date="2019-01-15T19:09:00Z">
                  <w:rPr>
                    <w:noProof/>
                    <w:webHidden/>
                  </w:rPr>
                </w:rPrChange>
              </w:rPr>
              <w:instrText xml:space="preserve"> PAGEREF _Toc535342665 \h </w:instrText>
            </w:r>
            <w:r w:rsidRPr="00502903">
              <w:rPr>
                <w:rFonts w:ascii="Times New Roman" w:hAnsi="Times New Roman" w:cs="Times New Roman"/>
                <w:noProof/>
                <w:webHidden/>
                <w:sz w:val="28"/>
                <w:szCs w:val="28"/>
                <w:rPrChange w:id="334" w:author="Валентин" w:date="2019-01-15T19:09:00Z">
                  <w:rPr>
                    <w:noProof/>
                    <w:webHidden/>
                  </w:rPr>
                </w:rPrChange>
              </w:rPr>
            </w:r>
          </w:ins>
          <w:r w:rsidRPr="00502903">
            <w:rPr>
              <w:rFonts w:ascii="Times New Roman" w:hAnsi="Times New Roman" w:cs="Times New Roman"/>
              <w:noProof/>
              <w:webHidden/>
              <w:sz w:val="28"/>
              <w:szCs w:val="28"/>
              <w:rPrChange w:id="335" w:author="Валентин" w:date="2019-01-15T19:09:00Z">
                <w:rPr>
                  <w:noProof/>
                  <w:webHidden/>
                </w:rPr>
              </w:rPrChange>
            </w:rPr>
            <w:fldChar w:fldCharType="separate"/>
          </w:r>
          <w:ins w:id="336" w:author="Валентин" w:date="2019-01-15T19:08:00Z">
            <w:r w:rsidRPr="00502903">
              <w:rPr>
                <w:rFonts w:ascii="Times New Roman" w:hAnsi="Times New Roman" w:cs="Times New Roman"/>
                <w:noProof/>
                <w:webHidden/>
                <w:sz w:val="28"/>
                <w:szCs w:val="28"/>
                <w:rPrChange w:id="337" w:author="Валентин" w:date="2019-01-15T19:09:00Z">
                  <w:rPr>
                    <w:noProof/>
                    <w:webHidden/>
                  </w:rPr>
                </w:rPrChange>
              </w:rPr>
              <w:t>28</w:t>
            </w:r>
            <w:r w:rsidRPr="00502903">
              <w:rPr>
                <w:rFonts w:ascii="Times New Roman" w:hAnsi="Times New Roman" w:cs="Times New Roman"/>
                <w:noProof/>
                <w:webHidden/>
                <w:sz w:val="28"/>
                <w:szCs w:val="28"/>
                <w:rPrChange w:id="338" w:author="Валентин" w:date="2019-01-15T19:09:00Z">
                  <w:rPr>
                    <w:noProof/>
                    <w:webHidden/>
                  </w:rPr>
                </w:rPrChange>
              </w:rPr>
              <w:fldChar w:fldCharType="end"/>
            </w:r>
            <w:r w:rsidRPr="00502903">
              <w:rPr>
                <w:rStyle w:val="ab"/>
                <w:rFonts w:ascii="Times New Roman" w:hAnsi="Times New Roman" w:cs="Times New Roman"/>
                <w:noProof/>
                <w:sz w:val="28"/>
                <w:szCs w:val="28"/>
                <w:rPrChange w:id="339" w:author="Валентин" w:date="2019-01-15T19:09:00Z">
                  <w:rPr>
                    <w:rStyle w:val="ab"/>
                    <w:noProof/>
                  </w:rPr>
                </w:rPrChange>
              </w:rPr>
              <w:fldChar w:fldCharType="end"/>
            </w:r>
          </w:ins>
        </w:p>
        <w:p w14:paraId="21571B25" w14:textId="6713151C" w:rsidR="00502903" w:rsidRPr="00502903" w:rsidRDefault="00502903" w:rsidP="00502903">
          <w:pPr>
            <w:pStyle w:val="11"/>
            <w:rPr>
              <w:ins w:id="340" w:author="Валентин" w:date="2019-01-15T19:08:00Z"/>
              <w:rFonts w:ascii="Times New Roman" w:hAnsi="Times New Roman" w:cs="Times New Roman"/>
              <w:noProof/>
              <w:sz w:val="28"/>
              <w:szCs w:val="28"/>
              <w:rPrChange w:id="341" w:author="Валентин" w:date="2019-01-15T19:09:00Z">
                <w:rPr>
                  <w:ins w:id="342" w:author="Валентин" w:date="2019-01-15T19:08:00Z"/>
                  <w:noProof/>
                </w:rPr>
              </w:rPrChange>
            </w:rPr>
            <w:pPrChange w:id="343" w:author="Валентин" w:date="2019-01-15T19:09:00Z">
              <w:pPr>
                <w:pStyle w:val="11"/>
              </w:pPr>
            </w:pPrChange>
          </w:pPr>
          <w:ins w:id="344" w:author="Валентин" w:date="2019-01-15T19:08:00Z">
            <w:r w:rsidRPr="00502903">
              <w:rPr>
                <w:rStyle w:val="ab"/>
                <w:rFonts w:ascii="Times New Roman" w:hAnsi="Times New Roman" w:cs="Times New Roman"/>
                <w:noProof/>
                <w:sz w:val="28"/>
                <w:szCs w:val="28"/>
                <w:rPrChange w:id="345" w:author="Валентин" w:date="2019-01-15T19:09:00Z">
                  <w:rPr>
                    <w:rStyle w:val="ab"/>
                    <w:noProof/>
                  </w:rPr>
                </w:rPrChange>
              </w:rPr>
              <w:fldChar w:fldCharType="begin"/>
            </w:r>
            <w:r w:rsidRPr="00502903">
              <w:rPr>
                <w:rStyle w:val="ab"/>
                <w:rFonts w:ascii="Times New Roman" w:hAnsi="Times New Roman" w:cs="Times New Roman"/>
                <w:noProof/>
                <w:sz w:val="28"/>
                <w:szCs w:val="28"/>
                <w:rPrChange w:id="346" w:author="Валентин" w:date="2019-01-15T19:09:00Z">
                  <w:rPr>
                    <w:rStyle w:val="ab"/>
                    <w:noProof/>
                  </w:rPr>
                </w:rPrChange>
              </w:rPr>
              <w:instrText xml:space="preserve"> </w:instrText>
            </w:r>
            <w:r w:rsidRPr="00502903">
              <w:rPr>
                <w:rFonts w:ascii="Times New Roman" w:hAnsi="Times New Roman" w:cs="Times New Roman"/>
                <w:noProof/>
                <w:sz w:val="28"/>
                <w:szCs w:val="28"/>
                <w:rPrChange w:id="347" w:author="Валентин" w:date="2019-01-15T19:09:00Z">
                  <w:rPr>
                    <w:noProof/>
                  </w:rPr>
                </w:rPrChange>
              </w:rPr>
              <w:instrText>HYPERLINK \l "_Toc535342666"</w:instrText>
            </w:r>
            <w:r w:rsidRPr="00502903">
              <w:rPr>
                <w:rStyle w:val="ab"/>
                <w:rFonts w:ascii="Times New Roman" w:hAnsi="Times New Roman" w:cs="Times New Roman"/>
                <w:noProof/>
                <w:sz w:val="28"/>
                <w:szCs w:val="28"/>
                <w:rPrChange w:id="348" w:author="Валентин" w:date="2019-01-15T19:09:00Z">
                  <w:rPr>
                    <w:rStyle w:val="ab"/>
                    <w:noProof/>
                  </w:rPr>
                </w:rPrChange>
              </w:rPr>
              <w:instrText xml:space="preserve"> </w:instrText>
            </w:r>
            <w:r w:rsidRPr="00502903">
              <w:rPr>
                <w:rStyle w:val="ab"/>
                <w:rFonts w:ascii="Times New Roman" w:hAnsi="Times New Roman" w:cs="Times New Roman"/>
                <w:noProof/>
                <w:sz w:val="28"/>
                <w:szCs w:val="28"/>
                <w:rPrChange w:id="349" w:author="Валентин" w:date="2019-01-15T19:09:00Z">
                  <w:rPr>
                    <w:rStyle w:val="ab"/>
                    <w:noProof/>
                  </w:rPr>
                </w:rPrChange>
              </w:rPr>
            </w:r>
            <w:r w:rsidRPr="00502903">
              <w:rPr>
                <w:rStyle w:val="ab"/>
                <w:rFonts w:ascii="Times New Roman" w:hAnsi="Times New Roman" w:cs="Times New Roman"/>
                <w:noProof/>
                <w:sz w:val="28"/>
                <w:szCs w:val="28"/>
                <w:rPrChange w:id="350" w:author="Валентин" w:date="2019-01-15T19:09:00Z">
                  <w:rPr>
                    <w:rStyle w:val="ab"/>
                    <w:noProof/>
                  </w:rPr>
                </w:rPrChange>
              </w:rPr>
              <w:fldChar w:fldCharType="separate"/>
            </w:r>
            <w:r w:rsidRPr="00502903">
              <w:rPr>
                <w:rStyle w:val="ab"/>
                <w:rFonts w:ascii="Times New Roman" w:hAnsi="Times New Roman" w:cs="Times New Roman"/>
                <w:noProof/>
                <w:sz w:val="28"/>
                <w:szCs w:val="28"/>
                <w:rPrChange w:id="351" w:author="Валентин" w:date="2019-01-15T19:09:00Z">
                  <w:rPr>
                    <w:rStyle w:val="ab"/>
                    <w:rFonts w:ascii="Times New Roman" w:hAnsi="Times New Roman" w:cs="Times New Roman"/>
                    <w:noProof/>
                  </w:rPr>
                </w:rPrChange>
              </w:rPr>
              <w:t>Приложение 3. Код внутри кнопок</w:t>
            </w:r>
            <w:r w:rsidRPr="00502903">
              <w:rPr>
                <w:rFonts w:ascii="Times New Roman" w:hAnsi="Times New Roman" w:cs="Times New Roman"/>
                <w:noProof/>
                <w:webHidden/>
                <w:sz w:val="28"/>
                <w:szCs w:val="28"/>
                <w:rPrChange w:id="352" w:author="Валентин" w:date="2019-01-15T19:09:00Z">
                  <w:rPr>
                    <w:noProof/>
                    <w:webHidden/>
                  </w:rPr>
                </w:rPrChange>
              </w:rPr>
              <w:tab/>
            </w:r>
            <w:r w:rsidRPr="00502903">
              <w:rPr>
                <w:rFonts w:ascii="Times New Roman" w:hAnsi="Times New Roman" w:cs="Times New Roman"/>
                <w:noProof/>
                <w:webHidden/>
                <w:sz w:val="28"/>
                <w:szCs w:val="28"/>
                <w:rPrChange w:id="353" w:author="Валентин" w:date="2019-01-15T19:09:00Z">
                  <w:rPr>
                    <w:noProof/>
                    <w:webHidden/>
                  </w:rPr>
                </w:rPrChange>
              </w:rPr>
              <w:fldChar w:fldCharType="begin"/>
            </w:r>
            <w:r w:rsidRPr="00502903">
              <w:rPr>
                <w:rFonts w:ascii="Times New Roman" w:hAnsi="Times New Roman" w:cs="Times New Roman"/>
                <w:noProof/>
                <w:webHidden/>
                <w:sz w:val="28"/>
                <w:szCs w:val="28"/>
                <w:rPrChange w:id="354" w:author="Валентин" w:date="2019-01-15T19:09:00Z">
                  <w:rPr>
                    <w:noProof/>
                    <w:webHidden/>
                  </w:rPr>
                </w:rPrChange>
              </w:rPr>
              <w:instrText xml:space="preserve"> PAGEREF _Toc535342666 \h </w:instrText>
            </w:r>
            <w:r w:rsidRPr="00502903">
              <w:rPr>
                <w:rFonts w:ascii="Times New Roman" w:hAnsi="Times New Roman" w:cs="Times New Roman"/>
                <w:noProof/>
                <w:webHidden/>
                <w:sz w:val="28"/>
                <w:szCs w:val="28"/>
                <w:rPrChange w:id="355" w:author="Валентин" w:date="2019-01-15T19:09:00Z">
                  <w:rPr>
                    <w:noProof/>
                    <w:webHidden/>
                  </w:rPr>
                </w:rPrChange>
              </w:rPr>
            </w:r>
          </w:ins>
          <w:r w:rsidRPr="00502903">
            <w:rPr>
              <w:rFonts w:ascii="Times New Roman" w:hAnsi="Times New Roman" w:cs="Times New Roman"/>
              <w:noProof/>
              <w:webHidden/>
              <w:sz w:val="28"/>
              <w:szCs w:val="28"/>
              <w:rPrChange w:id="356" w:author="Валентин" w:date="2019-01-15T19:09:00Z">
                <w:rPr>
                  <w:noProof/>
                  <w:webHidden/>
                </w:rPr>
              </w:rPrChange>
            </w:rPr>
            <w:fldChar w:fldCharType="separate"/>
          </w:r>
          <w:ins w:id="357" w:author="Валентин" w:date="2019-01-15T19:08:00Z">
            <w:r w:rsidRPr="00502903">
              <w:rPr>
                <w:rFonts w:ascii="Times New Roman" w:hAnsi="Times New Roman" w:cs="Times New Roman"/>
                <w:noProof/>
                <w:webHidden/>
                <w:sz w:val="28"/>
                <w:szCs w:val="28"/>
                <w:rPrChange w:id="358" w:author="Валентин" w:date="2019-01-15T19:09:00Z">
                  <w:rPr>
                    <w:noProof/>
                    <w:webHidden/>
                  </w:rPr>
                </w:rPrChange>
              </w:rPr>
              <w:t>33</w:t>
            </w:r>
            <w:r w:rsidRPr="00502903">
              <w:rPr>
                <w:rFonts w:ascii="Times New Roman" w:hAnsi="Times New Roman" w:cs="Times New Roman"/>
                <w:noProof/>
                <w:webHidden/>
                <w:sz w:val="28"/>
                <w:szCs w:val="28"/>
                <w:rPrChange w:id="359" w:author="Валентин" w:date="2019-01-15T19:09:00Z">
                  <w:rPr>
                    <w:noProof/>
                    <w:webHidden/>
                  </w:rPr>
                </w:rPrChange>
              </w:rPr>
              <w:fldChar w:fldCharType="end"/>
            </w:r>
            <w:r w:rsidRPr="00502903">
              <w:rPr>
                <w:rStyle w:val="ab"/>
                <w:rFonts w:ascii="Times New Roman" w:hAnsi="Times New Roman" w:cs="Times New Roman"/>
                <w:noProof/>
                <w:sz w:val="28"/>
                <w:szCs w:val="28"/>
                <w:rPrChange w:id="360" w:author="Валентин" w:date="2019-01-15T19:09:00Z">
                  <w:rPr>
                    <w:rStyle w:val="ab"/>
                    <w:noProof/>
                  </w:rPr>
                </w:rPrChange>
              </w:rPr>
              <w:fldChar w:fldCharType="end"/>
            </w:r>
          </w:ins>
        </w:p>
        <w:p w14:paraId="30E7F280" w14:textId="33116B78" w:rsidR="004C1B7F" w:rsidRPr="00502903" w:rsidDel="00502903" w:rsidRDefault="004C1B7F" w:rsidP="00502903">
          <w:pPr>
            <w:pStyle w:val="11"/>
            <w:rPr>
              <w:del w:id="361" w:author="Валентин" w:date="2019-01-15T19:08:00Z"/>
              <w:rFonts w:ascii="Times New Roman" w:hAnsi="Times New Roman" w:cs="Times New Roman"/>
              <w:noProof/>
              <w:sz w:val="28"/>
              <w:szCs w:val="28"/>
              <w:rPrChange w:id="362" w:author="Валентин" w:date="2019-01-15T19:09:00Z">
                <w:rPr>
                  <w:del w:id="363" w:author="Валентин" w:date="2019-01-15T19:08:00Z"/>
                  <w:rFonts w:ascii="Times New Roman" w:hAnsi="Times New Roman" w:cs="Times New Roman"/>
                  <w:noProof/>
                  <w:sz w:val="28"/>
                  <w:szCs w:val="28"/>
                </w:rPr>
              </w:rPrChange>
            </w:rPr>
            <w:pPrChange w:id="364" w:author="Валентин" w:date="2019-01-15T19:09:00Z">
              <w:pPr>
                <w:pStyle w:val="11"/>
              </w:pPr>
            </w:pPrChange>
          </w:pPr>
          <w:del w:id="365" w:author="Валентин" w:date="2019-01-15T19:08:00Z">
            <w:r w:rsidRPr="00502903" w:rsidDel="00502903">
              <w:rPr>
                <w:rFonts w:ascii="Times New Roman" w:hAnsi="Times New Roman" w:cs="Times New Roman"/>
                <w:noProof/>
                <w:sz w:val="28"/>
                <w:szCs w:val="28"/>
                <w:rPrChange w:id="366" w:author="Валентин" w:date="2019-01-15T19:09:00Z">
                  <w:rPr>
                    <w:rStyle w:val="ab"/>
                    <w:rFonts w:ascii="Times New Roman" w:hAnsi="Times New Roman" w:cs="Times New Roman"/>
                    <w:noProof/>
                    <w:sz w:val="28"/>
                    <w:szCs w:val="28"/>
                  </w:rPr>
                </w:rPrChange>
              </w:rPr>
              <w:delText>Введение</w:delText>
            </w:r>
            <w:r w:rsidRPr="00502903" w:rsidDel="00502903">
              <w:rPr>
                <w:rFonts w:ascii="Times New Roman" w:hAnsi="Times New Roman" w:cs="Times New Roman"/>
                <w:noProof/>
                <w:webHidden/>
                <w:sz w:val="28"/>
                <w:szCs w:val="28"/>
                <w:rPrChange w:id="367" w:author="Валентин" w:date="2019-01-15T19:09:00Z">
                  <w:rPr>
                    <w:rFonts w:ascii="Times New Roman" w:hAnsi="Times New Roman" w:cs="Times New Roman"/>
                    <w:noProof/>
                    <w:webHidden/>
                    <w:sz w:val="28"/>
                    <w:szCs w:val="28"/>
                  </w:rPr>
                </w:rPrChange>
              </w:rPr>
              <w:tab/>
              <w:delText>3</w:delText>
            </w:r>
          </w:del>
        </w:p>
        <w:p w14:paraId="4D4EF376" w14:textId="54B11C5E" w:rsidR="004C1B7F" w:rsidRPr="00502903" w:rsidDel="00502903" w:rsidRDefault="004C1B7F" w:rsidP="00502903">
          <w:pPr>
            <w:pStyle w:val="11"/>
            <w:rPr>
              <w:del w:id="368" w:author="Валентин" w:date="2019-01-15T19:08:00Z"/>
              <w:rFonts w:ascii="Times New Roman" w:hAnsi="Times New Roman" w:cs="Times New Roman"/>
              <w:noProof/>
              <w:sz w:val="28"/>
              <w:szCs w:val="28"/>
              <w:rPrChange w:id="369" w:author="Валентин" w:date="2019-01-15T19:09:00Z">
                <w:rPr>
                  <w:del w:id="370" w:author="Валентин" w:date="2019-01-15T19:08:00Z"/>
                  <w:rFonts w:ascii="Times New Roman" w:hAnsi="Times New Roman" w:cs="Times New Roman"/>
                  <w:noProof/>
                  <w:sz w:val="28"/>
                  <w:szCs w:val="28"/>
                </w:rPr>
              </w:rPrChange>
            </w:rPr>
            <w:pPrChange w:id="371" w:author="Валентин" w:date="2019-01-15T19:09:00Z">
              <w:pPr>
                <w:pStyle w:val="11"/>
              </w:pPr>
            </w:pPrChange>
          </w:pPr>
          <w:del w:id="372" w:author="Валентин" w:date="2019-01-15T19:08:00Z">
            <w:r w:rsidRPr="00502903" w:rsidDel="00502903">
              <w:rPr>
                <w:rFonts w:ascii="Times New Roman" w:hAnsi="Times New Roman" w:cs="Times New Roman"/>
                <w:noProof/>
                <w:sz w:val="28"/>
                <w:szCs w:val="28"/>
                <w:rPrChange w:id="373" w:author="Валентин" w:date="2019-01-15T19:09:00Z">
                  <w:rPr>
                    <w:rStyle w:val="ab"/>
                    <w:rFonts w:ascii="Times New Roman" w:hAnsi="Times New Roman" w:cs="Times New Roman"/>
                    <w:noProof/>
                    <w:sz w:val="28"/>
                    <w:szCs w:val="28"/>
                  </w:rPr>
                </w:rPrChange>
              </w:rPr>
              <w:delText>Глава 1. Теоретические основы разработки веб приложения</w:delText>
            </w:r>
            <w:r w:rsidRPr="00502903" w:rsidDel="00502903">
              <w:rPr>
                <w:rFonts w:ascii="Times New Roman" w:hAnsi="Times New Roman" w:cs="Times New Roman"/>
                <w:noProof/>
                <w:webHidden/>
                <w:sz w:val="28"/>
                <w:szCs w:val="28"/>
                <w:rPrChange w:id="374" w:author="Валентин" w:date="2019-01-15T19:09:00Z">
                  <w:rPr>
                    <w:rFonts w:ascii="Times New Roman" w:hAnsi="Times New Roman" w:cs="Times New Roman"/>
                    <w:noProof/>
                    <w:webHidden/>
                    <w:sz w:val="28"/>
                    <w:szCs w:val="28"/>
                  </w:rPr>
                </w:rPrChange>
              </w:rPr>
              <w:tab/>
              <w:delText>4</w:delText>
            </w:r>
          </w:del>
        </w:p>
        <w:p w14:paraId="68DEE356" w14:textId="65F2088A" w:rsidR="004C1B7F" w:rsidRPr="00502903" w:rsidDel="00502903" w:rsidRDefault="004C1B7F" w:rsidP="00502903">
          <w:pPr>
            <w:pStyle w:val="11"/>
            <w:rPr>
              <w:del w:id="375" w:author="Валентин" w:date="2019-01-15T19:08:00Z"/>
              <w:rFonts w:ascii="Times New Roman" w:hAnsi="Times New Roman" w:cs="Times New Roman"/>
              <w:noProof/>
              <w:sz w:val="28"/>
              <w:szCs w:val="28"/>
              <w:rPrChange w:id="376" w:author="Валентин" w:date="2019-01-15T19:09:00Z">
                <w:rPr>
                  <w:del w:id="377" w:author="Валентин" w:date="2019-01-15T19:08:00Z"/>
                  <w:rFonts w:ascii="Times New Roman" w:hAnsi="Times New Roman" w:cs="Times New Roman"/>
                  <w:noProof/>
                  <w:sz w:val="28"/>
                  <w:szCs w:val="28"/>
                </w:rPr>
              </w:rPrChange>
            </w:rPr>
            <w:pPrChange w:id="378" w:author="Валентин" w:date="2019-01-15T19:09:00Z">
              <w:pPr>
                <w:pStyle w:val="11"/>
              </w:pPr>
            </w:pPrChange>
          </w:pPr>
          <w:del w:id="379" w:author="Валентин" w:date="2019-01-15T19:08:00Z">
            <w:r w:rsidRPr="00502903" w:rsidDel="00502903">
              <w:rPr>
                <w:rFonts w:ascii="Times New Roman" w:hAnsi="Times New Roman" w:cs="Times New Roman"/>
                <w:noProof/>
                <w:sz w:val="28"/>
                <w:szCs w:val="28"/>
                <w:rPrChange w:id="380" w:author="Валентин" w:date="2019-01-15T19:09:00Z">
                  <w:rPr>
                    <w:rStyle w:val="ab"/>
                    <w:rFonts w:ascii="Times New Roman" w:hAnsi="Times New Roman" w:cs="Times New Roman"/>
                    <w:noProof/>
                    <w:sz w:val="28"/>
                    <w:szCs w:val="28"/>
                  </w:rPr>
                </w:rPrChange>
              </w:rPr>
              <w:delText>1.1 Назначение и область применения разработки</w:delText>
            </w:r>
            <w:r w:rsidRPr="00502903" w:rsidDel="00502903">
              <w:rPr>
                <w:rFonts w:ascii="Times New Roman" w:hAnsi="Times New Roman" w:cs="Times New Roman"/>
                <w:noProof/>
                <w:webHidden/>
                <w:sz w:val="28"/>
                <w:szCs w:val="28"/>
                <w:rPrChange w:id="381" w:author="Валентин" w:date="2019-01-15T19:09:00Z">
                  <w:rPr>
                    <w:rFonts w:ascii="Times New Roman" w:hAnsi="Times New Roman" w:cs="Times New Roman"/>
                    <w:noProof/>
                    <w:webHidden/>
                    <w:sz w:val="28"/>
                    <w:szCs w:val="28"/>
                  </w:rPr>
                </w:rPrChange>
              </w:rPr>
              <w:tab/>
              <w:delText>4</w:delText>
            </w:r>
          </w:del>
        </w:p>
        <w:p w14:paraId="49C4428B" w14:textId="46AF4EBA" w:rsidR="004C1B7F" w:rsidRPr="00502903" w:rsidDel="00502903" w:rsidRDefault="004C1B7F" w:rsidP="00502903">
          <w:pPr>
            <w:pStyle w:val="11"/>
            <w:rPr>
              <w:del w:id="382" w:author="Валентин" w:date="2019-01-15T19:08:00Z"/>
              <w:rFonts w:ascii="Times New Roman" w:hAnsi="Times New Roman" w:cs="Times New Roman"/>
              <w:noProof/>
              <w:sz w:val="28"/>
              <w:szCs w:val="28"/>
              <w:rPrChange w:id="383" w:author="Валентин" w:date="2019-01-15T19:09:00Z">
                <w:rPr>
                  <w:del w:id="384" w:author="Валентин" w:date="2019-01-15T19:08:00Z"/>
                  <w:rFonts w:ascii="Times New Roman" w:hAnsi="Times New Roman" w:cs="Times New Roman"/>
                  <w:noProof/>
                  <w:sz w:val="28"/>
                  <w:szCs w:val="28"/>
                </w:rPr>
              </w:rPrChange>
            </w:rPr>
            <w:pPrChange w:id="385" w:author="Валентин" w:date="2019-01-15T19:09:00Z">
              <w:pPr>
                <w:pStyle w:val="11"/>
              </w:pPr>
            </w:pPrChange>
          </w:pPr>
          <w:del w:id="386" w:author="Валентин" w:date="2019-01-15T19:08:00Z">
            <w:r w:rsidRPr="00502903" w:rsidDel="00502903">
              <w:rPr>
                <w:rFonts w:ascii="Times New Roman" w:hAnsi="Times New Roman" w:cs="Times New Roman"/>
                <w:noProof/>
                <w:sz w:val="28"/>
                <w:szCs w:val="28"/>
                <w:rPrChange w:id="387" w:author="Валентин" w:date="2019-01-15T19:09:00Z">
                  <w:rPr>
                    <w:rStyle w:val="ab"/>
                    <w:rFonts w:ascii="Times New Roman" w:hAnsi="Times New Roman" w:cs="Times New Roman"/>
                    <w:noProof/>
                    <w:sz w:val="28"/>
                    <w:szCs w:val="28"/>
                  </w:rPr>
                </w:rPrChange>
              </w:rPr>
              <w:delText>1.2 Установление требований к разрабатываемой системе</w:delText>
            </w:r>
            <w:r w:rsidRPr="00502903" w:rsidDel="00502903">
              <w:rPr>
                <w:rFonts w:ascii="Times New Roman" w:hAnsi="Times New Roman" w:cs="Times New Roman"/>
                <w:noProof/>
                <w:webHidden/>
                <w:sz w:val="28"/>
                <w:szCs w:val="28"/>
                <w:rPrChange w:id="388" w:author="Валентин" w:date="2019-01-15T19:09:00Z">
                  <w:rPr>
                    <w:rFonts w:ascii="Times New Roman" w:hAnsi="Times New Roman" w:cs="Times New Roman"/>
                    <w:noProof/>
                    <w:webHidden/>
                    <w:sz w:val="28"/>
                    <w:szCs w:val="28"/>
                  </w:rPr>
                </w:rPrChange>
              </w:rPr>
              <w:tab/>
              <w:delText>6</w:delText>
            </w:r>
          </w:del>
        </w:p>
        <w:p w14:paraId="0939A258" w14:textId="1E4BA8D6" w:rsidR="004C1B7F" w:rsidRPr="00502903" w:rsidDel="00502903" w:rsidRDefault="004C1B7F" w:rsidP="00502903">
          <w:pPr>
            <w:pStyle w:val="11"/>
            <w:rPr>
              <w:del w:id="389" w:author="Валентин" w:date="2019-01-15T19:08:00Z"/>
              <w:rFonts w:ascii="Times New Roman" w:hAnsi="Times New Roman" w:cs="Times New Roman"/>
              <w:noProof/>
              <w:sz w:val="28"/>
              <w:szCs w:val="28"/>
              <w:rPrChange w:id="390" w:author="Валентин" w:date="2019-01-15T19:09:00Z">
                <w:rPr>
                  <w:del w:id="391" w:author="Валентин" w:date="2019-01-15T19:08:00Z"/>
                  <w:rFonts w:ascii="Times New Roman" w:hAnsi="Times New Roman" w:cs="Times New Roman"/>
                  <w:noProof/>
                  <w:sz w:val="28"/>
                  <w:szCs w:val="28"/>
                </w:rPr>
              </w:rPrChange>
            </w:rPr>
            <w:pPrChange w:id="392" w:author="Валентин" w:date="2019-01-15T19:09:00Z">
              <w:pPr>
                <w:pStyle w:val="11"/>
              </w:pPr>
            </w:pPrChange>
          </w:pPr>
          <w:del w:id="393" w:author="Валентин" w:date="2019-01-15T19:08:00Z">
            <w:r w:rsidRPr="00502903" w:rsidDel="00502903">
              <w:rPr>
                <w:rFonts w:ascii="Times New Roman" w:hAnsi="Times New Roman" w:cs="Times New Roman"/>
                <w:noProof/>
                <w:sz w:val="28"/>
                <w:szCs w:val="28"/>
                <w:rPrChange w:id="394" w:author="Валентин" w:date="2019-01-15T19:09:00Z">
                  <w:rPr>
                    <w:rStyle w:val="ab"/>
                    <w:rFonts w:ascii="Times New Roman" w:hAnsi="Times New Roman" w:cs="Times New Roman"/>
                    <w:noProof/>
                    <w:sz w:val="28"/>
                    <w:szCs w:val="28"/>
                  </w:rPr>
                </w:rPrChange>
              </w:rPr>
              <w:delText>1.3 Анализ существующих разработок</w:delText>
            </w:r>
            <w:r w:rsidRPr="00502903" w:rsidDel="00502903">
              <w:rPr>
                <w:rFonts w:ascii="Times New Roman" w:hAnsi="Times New Roman" w:cs="Times New Roman"/>
                <w:noProof/>
                <w:webHidden/>
                <w:sz w:val="28"/>
                <w:szCs w:val="28"/>
                <w:rPrChange w:id="395" w:author="Валентин" w:date="2019-01-15T19:09:00Z">
                  <w:rPr>
                    <w:rFonts w:ascii="Times New Roman" w:hAnsi="Times New Roman" w:cs="Times New Roman"/>
                    <w:noProof/>
                    <w:webHidden/>
                    <w:sz w:val="28"/>
                    <w:szCs w:val="28"/>
                  </w:rPr>
                </w:rPrChange>
              </w:rPr>
              <w:tab/>
              <w:delText>7</w:delText>
            </w:r>
          </w:del>
        </w:p>
        <w:p w14:paraId="0315C744" w14:textId="134B40AB" w:rsidR="004C1B7F" w:rsidRPr="00502903" w:rsidDel="00502903" w:rsidRDefault="004C1B7F" w:rsidP="00502903">
          <w:pPr>
            <w:pStyle w:val="11"/>
            <w:rPr>
              <w:del w:id="396" w:author="Валентин" w:date="2019-01-15T19:08:00Z"/>
              <w:rFonts w:ascii="Times New Roman" w:hAnsi="Times New Roman" w:cs="Times New Roman"/>
              <w:noProof/>
              <w:sz w:val="28"/>
              <w:szCs w:val="28"/>
              <w:rPrChange w:id="397" w:author="Валентин" w:date="2019-01-15T19:09:00Z">
                <w:rPr>
                  <w:del w:id="398" w:author="Валентин" w:date="2019-01-15T19:08:00Z"/>
                  <w:rFonts w:ascii="Times New Roman" w:hAnsi="Times New Roman" w:cs="Times New Roman"/>
                  <w:noProof/>
                  <w:sz w:val="28"/>
                  <w:szCs w:val="28"/>
                </w:rPr>
              </w:rPrChange>
            </w:rPr>
            <w:pPrChange w:id="399" w:author="Валентин" w:date="2019-01-15T19:09:00Z">
              <w:pPr>
                <w:pStyle w:val="11"/>
              </w:pPr>
            </w:pPrChange>
          </w:pPr>
          <w:del w:id="400" w:author="Валентин" w:date="2019-01-15T19:08:00Z">
            <w:r w:rsidRPr="00502903" w:rsidDel="00502903">
              <w:rPr>
                <w:rFonts w:ascii="Times New Roman" w:hAnsi="Times New Roman" w:cs="Times New Roman"/>
                <w:noProof/>
                <w:sz w:val="28"/>
                <w:szCs w:val="28"/>
                <w:rPrChange w:id="401" w:author="Валентин" w:date="2019-01-15T19:09:00Z">
                  <w:rPr>
                    <w:rStyle w:val="ab"/>
                    <w:rFonts w:ascii="Times New Roman" w:hAnsi="Times New Roman" w:cs="Times New Roman"/>
                    <w:noProof/>
                    <w:sz w:val="28"/>
                    <w:szCs w:val="28"/>
                  </w:rPr>
                </w:rPrChange>
              </w:rPr>
              <w:delText xml:space="preserve">Глава 2. </w:delText>
            </w:r>
            <w:r w:rsidRPr="00502903" w:rsidDel="00502903">
              <w:rPr>
                <w:rFonts w:ascii="Times New Roman" w:eastAsia="Times New Roman" w:hAnsi="Times New Roman" w:cs="Times New Roman"/>
                <w:noProof/>
                <w:sz w:val="28"/>
                <w:szCs w:val="28"/>
                <w:rPrChange w:id="402" w:author="Валентин" w:date="2019-01-15T19:09:00Z">
                  <w:rPr>
                    <w:rStyle w:val="ab"/>
                    <w:rFonts w:ascii="Times New Roman" w:eastAsia="Times New Roman" w:hAnsi="Times New Roman" w:cs="Times New Roman"/>
                    <w:noProof/>
                    <w:sz w:val="28"/>
                    <w:szCs w:val="28"/>
                  </w:rPr>
                </w:rPrChange>
              </w:rPr>
              <w:delText>Разработка бота веб приложения  десктопной версии для социальной сети "ВКонтакте</w:delText>
            </w:r>
            <w:r w:rsidRPr="00502903" w:rsidDel="00502903">
              <w:rPr>
                <w:rFonts w:ascii="Times New Roman" w:hAnsi="Times New Roman" w:cs="Times New Roman"/>
                <w:noProof/>
                <w:webHidden/>
                <w:sz w:val="28"/>
                <w:szCs w:val="28"/>
                <w:rPrChange w:id="403" w:author="Валентин" w:date="2019-01-15T19:09:00Z">
                  <w:rPr>
                    <w:rFonts w:ascii="Times New Roman" w:hAnsi="Times New Roman" w:cs="Times New Roman"/>
                    <w:noProof/>
                    <w:webHidden/>
                    <w:sz w:val="28"/>
                    <w:szCs w:val="28"/>
                  </w:rPr>
                </w:rPrChange>
              </w:rPr>
              <w:tab/>
              <w:delText>12</w:delText>
            </w:r>
          </w:del>
        </w:p>
        <w:p w14:paraId="758A1F24" w14:textId="219E44A7" w:rsidR="004C1B7F" w:rsidRPr="00502903" w:rsidDel="00502903" w:rsidRDefault="004C1B7F" w:rsidP="00502903">
          <w:pPr>
            <w:pStyle w:val="11"/>
            <w:rPr>
              <w:del w:id="404" w:author="Валентин" w:date="2019-01-15T19:08:00Z"/>
              <w:rFonts w:ascii="Times New Roman" w:hAnsi="Times New Roman" w:cs="Times New Roman"/>
              <w:noProof/>
              <w:sz w:val="28"/>
              <w:szCs w:val="28"/>
              <w:rPrChange w:id="405" w:author="Валентин" w:date="2019-01-15T19:09:00Z">
                <w:rPr>
                  <w:del w:id="406" w:author="Валентин" w:date="2019-01-15T19:08:00Z"/>
                  <w:rFonts w:ascii="Times New Roman" w:hAnsi="Times New Roman" w:cs="Times New Roman"/>
                  <w:noProof/>
                  <w:sz w:val="28"/>
                  <w:szCs w:val="28"/>
                </w:rPr>
              </w:rPrChange>
            </w:rPr>
            <w:pPrChange w:id="407" w:author="Валентин" w:date="2019-01-15T19:09:00Z">
              <w:pPr>
                <w:pStyle w:val="11"/>
              </w:pPr>
            </w:pPrChange>
          </w:pPr>
          <w:del w:id="408" w:author="Валентин" w:date="2019-01-15T19:08:00Z">
            <w:r w:rsidRPr="00502903" w:rsidDel="00502903">
              <w:rPr>
                <w:rFonts w:ascii="Times New Roman" w:hAnsi="Times New Roman" w:cs="Times New Roman"/>
                <w:noProof/>
                <w:sz w:val="28"/>
                <w:szCs w:val="28"/>
                <w:rPrChange w:id="409" w:author="Валентин" w:date="2019-01-15T19:09:00Z">
                  <w:rPr>
                    <w:rStyle w:val="ab"/>
                    <w:rFonts w:ascii="Times New Roman" w:hAnsi="Times New Roman" w:cs="Times New Roman"/>
                    <w:noProof/>
                    <w:sz w:val="28"/>
                    <w:szCs w:val="28"/>
                  </w:rPr>
                </w:rPrChange>
              </w:rPr>
              <w:delText>2.1. Описание и обоснование выбора состава технических  и программных средств разработки</w:delText>
            </w:r>
            <w:r w:rsidRPr="00502903" w:rsidDel="00502903">
              <w:rPr>
                <w:rFonts w:ascii="Times New Roman" w:hAnsi="Times New Roman" w:cs="Times New Roman"/>
                <w:noProof/>
                <w:webHidden/>
                <w:sz w:val="28"/>
                <w:szCs w:val="28"/>
                <w:rPrChange w:id="410" w:author="Валентин" w:date="2019-01-15T19:09:00Z">
                  <w:rPr>
                    <w:rFonts w:ascii="Times New Roman" w:hAnsi="Times New Roman" w:cs="Times New Roman"/>
                    <w:noProof/>
                    <w:webHidden/>
                    <w:sz w:val="28"/>
                    <w:szCs w:val="28"/>
                  </w:rPr>
                </w:rPrChange>
              </w:rPr>
              <w:tab/>
              <w:delText>12</w:delText>
            </w:r>
          </w:del>
        </w:p>
        <w:p w14:paraId="4ED9A50F" w14:textId="0FC9C34E" w:rsidR="004C1B7F" w:rsidRPr="00502903" w:rsidDel="00502903" w:rsidRDefault="004C1B7F" w:rsidP="00502903">
          <w:pPr>
            <w:pStyle w:val="11"/>
            <w:rPr>
              <w:del w:id="411" w:author="Валентин" w:date="2019-01-15T19:08:00Z"/>
              <w:rFonts w:ascii="Times New Roman" w:hAnsi="Times New Roman" w:cs="Times New Roman"/>
              <w:noProof/>
              <w:sz w:val="28"/>
              <w:szCs w:val="28"/>
              <w:rPrChange w:id="412" w:author="Валентин" w:date="2019-01-15T19:09:00Z">
                <w:rPr>
                  <w:del w:id="413" w:author="Валентин" w:date="2019-01-15T19:08:00Z"/>
                  <w:rFonts w:ascii="Times New Roman" w:hAnsi="Times New Roman" w:cs="Times New Roman"/>
                  <w:noProof/>
                  <w:sz w:val="28"/>
                  <w:szCs w:val="28"/>
                </w:rPr>
              </w:rPrChange>
            </w:rPr>
            <w:pPrChange w:id="414" w:author="Валентин" w:date="2019-01-15T19:09:00Z">
              <w:pPr>
                <w:pStyle w:val="11"/>
              </w:pPr>
            </w:pPrChange>
          </w:pPr>
          <w:del w:id="415" w:author="Валентин" w:date="2019-01-15T19:08:00Z">
            <w:r w:rsidRPr="00502903" w:rsidDel="00502903">
              <w:rPr>
                <w:rFonts w:ascii="Times New Roman" w:hAnsi="Times New Roman" w:cs="Times New Roman"/>
                <w:noProof/>
                <w:sz w:val="28"/>
                <w:szCs w:val="28"/>
                <w:rPrChange w:id="416" w:author="Валентин" w:date="2019-01-15T19:09:00Z">
                  <w:rPr>
                    <w:rStyle w:val="ab"/>
                    <w:rFonts w:ascii="Times New Roman" w:hAnsi="Times New Roman" w:cs="Times New Roman"/>
                    <w:noProof/>
                    <w:sz w:val="28"/>
                    <w:szCs w:val="28"/>
                  </w:rPr>
                </w:rPrChange>
              </w:rPr>
              <w:delText>2.2 Алгоритм программы</w:delText>
            </w:r>
            <w:r w:rsidRPr="00502903" w:rsidDel="00502903">
              <w:rPr>
                <w:rFonts w:ascii="Times New Roman" w:hAnsi="Times New Roman" w:cs="Times New Roman"/>
                <w:noProof/>
                <w:webHidden/>
                <w:sz w:val="28"/>
                <w:szCs w:val="28"/>
                <w:rPrChange w:id="417" w:author="Валентин" w:date="2019-01-15T19:09:00Z">
                  <w:rPr>
                    <w:rFonts w:ascii="Times New Roman" w:hAnsi="Times New Roman" w:cs="Times New Roman"/>
                    <w:noProof/>
                    <w:webHidden/>
                    <w:sz w:val="28"/>
                    <w:szCs w:val="28"/>
                  </w:rPr>
                </w:rPrChange>
              </w:rPr>
              <w:tab/>
              <w:delText>14</w:delText>
            </w:r>
          </w:del>
        </w:p>
        <w:p w14:paraId="0E9E2078" w14:textId="7E14646B" w:rsidR="004C1B7F" w:rsidRPr="00502903" w:rsidDel="00502903" w:rsidRDefault="004C1B7F" w:rsidP="00502903">
          <w:pPr>
            <w:pStyle w:val="11"/>
            <w:rPr>
              <w:del w:id="418" w:author="Валентин" w:date="2019-01-15T19:08:00Z"/>
              <w:rFonts w:ascii="Times New Roman" w:hAnsi="Times New Roman" w:cs="Times New Roman"/>
              <w:noProof/>
              <w:sz w:val="28"/>
              <w:szCs w:val="28"/>
              <w:rPrChange w:id="419" w:author="Валентин" w:date="2019-01-15T19:09:00Z">
                <w:rPr>
                  <w:del w:id="420" w:author="Валентин" w:date="2019-01-15T19:08:00Z"/>
                  <w:rFonts w:ascii="Times New Roman" w:hAnsi="Times New Roman" w:cs="Times New Roman"/>
                  <w:noProof/>
                  <w:sz w:val="28"/>
                  <w:szCs w:val="28"/>
                </w:rPr>
              </w:rPrChange>
            </w:rPr>
            <w:pPrChange w:id="421" w:author="Валентин" w:date="2019-01-15T19:09:00Z">
              <w:pPr>
                <w:pStyle w:val="11"/>
              </w:pPr>
            </w:pPrChange>
          </w:pPr>
          <w:del w:id="422" w:author="Валентин" w:date="2019-01-15T19:08:00Z">
            <w:r w:rsidRPr="00502903" w:rsidDel="00502903">
              <w:rPr>
                <w:rFonts w:ascii="Times New Roman" w:hAnsi="Times New Roman" w:cs="Times New Roman"/>
                <w:noProof/>
                <w:sz w:val="28"/>
                <w:szCs w:val="28"/>
                <w:rPrChange w:id="423" w:author="Валентин" w:date="2019-01-15T19:09:00Z">
                  <w:rPr>
                    <w:rStyle w:val="ab"/>
                    <w:rFonts w:ascii="Times New Roman" w:hAnsi="Times New Roman" w:cs="Times New Roman"/>
                    <w:noProof/>
                    <w:sz w:val="28"/>
                    <w:szCs w:val="28"/>
                  </w:rPr>
                </w:rPrChange>
              </w:rPr>
              <w:delText>2.3 Руководство разработчика</w:delText>
            </w:r>
            <w:r w:rsidRPr="00502903" w:rsidDel="00502903">
              <w:rPr>
                <w:rFonts w:ascii="Times New Roman" w:hAnsi="Times New Roman" w:cs="Times New Roman"/>
                <w:noProof/>
                <w:webHidden/>
                <w:sz w:val="28"/>
                <w:szCs w:val="28"/>
                <w:rPrChange w:id="424" w:author="Валентин" w:date="2019-01-15T19:09:00Z">
                  <w:rPr>
                    <w:rFonts w:ascii="Times New Roman" w:hAnsi="Times New Roman" w:cs="Times New Roman"/>
                    <w:noProof/>
                    <w:webHidden/>
                    <w:sz w:val="28"/>
                    <w:szCs w:val="28"/>
                  </w:rPr>
                </w:rPrChange>
              </w:rPr>
              <w:tab/>
              <w:delText>16</w:delText>
            </w:r>
          </w:del>
        </w:p>
        <w:p w14:paraId="63506446" w14:textId="66E29728" w:rsidR="004C1B7F" w:rsidRPr="00502903" w:rsidDel="00502903" w:rsidRDefault="004C1B7F" w:rsidP="00502903">
          <w:pPr>
            <w:pStyle w:val="11"/>
            <w:rPr>
              <w:del w:id="425" w:author="Валентин" w:date="2019-01-15T19:08:00Z"/>
              <w:rFonts w:ascii="Times New Roman" w:hAnsi="Times New Roman" w:cs="Times New Roman"/>
              <w:noProof/>
              <w:sz w:val="28"/>
              <w:szCs w:val="28"/>
              <w:rPrChange w:id="426" w:author="Валентин" w:date="2019-01-15T19:09:00Z">
                <w:rPr>
                  <w:del w:id="427" w:author="Валентин" w:date="2019-01-15T19:08:00Z"/>
                  <w:rFonts w:ascii="Times New Roman" w:hAnsi="Times New Roman" w:cs="Times New Roman"/>
                  <w:noProof/>
                  <w:sz w:val="28"/>
                  <w:szCs w:val="28"/>
                </w:rPr>
              </w:rPrChange>
            </w:rPr>
            <w:pPrChange w:id="428" w:author="Валентин" w:date="2019-01-15T19:09:00Z">
              <w:pPr>
                <w:pStyle w:val="11"/>
              </w:pPr>
            </w:pPrChange>
          </w:pPr>
          <w:del w:id="429" w:author="Валентин" w:date="2019-01-15T19:08:00Z">
            <w:r w:rsidRPr="00502903" w:rsidDel="00502903">
              <w:rPr>
                <w:rFonts w:ascii="Times New Roman" w:hAnsi="Times New Roman" w:cs="Times New Roman"/>
                <w:noProof/>
                <w:sz w:val="28"/>
                <w:szCs w:val="28"/>
                <w:rPrChange w:id="430" w:author="Валентин" w:date="2019-01-15T19:09:00Z">
                  <w:rPr>
                    <w:rStyle w:val="ab"/>
                    <w:rFonts w:ascii="Times New Roman" w:hAnsi="Times New Roman" w:cs="Times New Roman"/>
                    <w:noProof/>
                    <w:sz w:val="28"/>
                    <w:szCs w:val="28"/>
                  </w:rPr>
                </w:rPrChange>
              </w:rPr>
              <w:delText>2.4 Руководство администратора</w:delText>
            </w:r>
            <w:r w:rsidRPr="00502903" w:rsidDel="00502903">
              <w:rPr>
                <w:rFonts w:ascii="Times New Roman" w:hAnsi="Times New Roman" w:cs="Times New Roman"/>
                <w:noProof/>
                <w:webHidden/>
                <w:sz w:val="28"/>
                <w:szCs w:val="28"/>
                <w:rPrChange w:id="431" w:author="Валентин" w:date="2019-01-15T19:09:00Z">
                  <w:rPr>
                    <w:rFonts w:ascii="Times New Roman" w:hAnsi="Times New Roman" w:cs="Times New Roman"/>
                    <w:noProof/>
                    <w:webHidden/>
                    <w:sz w:val="28"/>
                    <w:szCs w:val="28"/>
                  </w:rPr>
                </w:rPrChange>
              </w:rPr>
              <w:tab/>
              <w:delText>28</w:delText>
            </w:r>
          </w:del>
        </w:p>
        <w:p w14:paraId="1E23B29D" w14:textId="3B2D23B6" w:rsidR="004C1B7F" w:rsidRPr="00502903" w:rsidDel="00502903" w:rsidRDefault="004C1B7F" w:rsidP="00502903">
          <w:pPr>
            <w:pStyle w:val="11"/>
            <w:rPr>
              <w:del w:id="432" w:author="Валентин" w:date="2019-01-15T19:08:00Z"/>
              <w:rFonts w:ascii="Times New Roman" w:hAnsi="Times New Roman" w:cs="Times New Roman"/>
              <w:noProof/>
              <w:sz w:val="28"/>
              <w:szCs w:val="28"/>
              <w:rPrChange w:id="433" w:author="Валентин" w:date="2019-01-15T19:09:00Z">
                <w:rPr>
                  <w:del w:id="434" w:author="Валентин" w:date="2019-01-15T19:08:00Z"/>
                  <w:rFonts w:ascii="Times New Roman" w:hAnsi="Times New Roman" w:cs="Times New Roman"/>
                  <w:noProof/>
                  <w:sz w:val="28"/>
                  <w:szCs w:val="28"/>
                </w:rPr>
              </w:rPrChange>
            </w:rPr>
            <w:pPrChange w:id="435" w:author="Валентин" w:date="2019-01-15T19:09:00Z">
              <w:pPr>
                <w:pStyle w:val="11"/>
              </w:pPr>
            </w:pPrChange>
          </w:pPr>
          <w:del w:id="436" w:author="Валентин" w:date="2019-01-15T19:08:00Z">
            <w:r w:rsidRPr="00502903" w:rsidDel="00502903">
              <w:rPr>
                <w:rFonts w:ascii="Times New Roman" w:hAnsi="Times New Roman" w:cs="Times New Roman"/>
                <w:noProof/>
                <w:sz w:val="28"/>
                <w:szCs w:val="28"/>
                <w:rPrChange w:id="437" w:author="Валентин" w:date="2019-01-15T19:09:00Z">
                  <w:rPr>
                    <w:rStyle w:val="ab"/>
                    <w:rFonts w:ascii="Times New Roman" w:hAnsi="Times New Roman" w:cs="Times New Roman"/>
                    <w:noProof/>
                    <w:sz w:val="28"/>
                    <w:szCs w:val="28"/>
                  </w:rPr>
                </w:rPrChange>
              </w:rPr>
              <w:delText>2.5. Руководство пользователя</w:delText>
            </w:r>
            <w:r w:rsidRPr="00502903" w:rsidDel="00502903">
              <w:rPr>
                <w:rFonts w:ascii="Times New Roman" w:hAnsi="Times New Roman" w:cs="Times New Roman"/>
                <w:noProof/>
                <w:webHidden/>
                <w:sz w:val="28"/>
                <w:szCs w:val="28"/>
                <w:rPrChange w:id="438" w:author="Валентин" w:date="2019-01-15T19:09:00Z">
                  <w:rPr>
                    <w:rFonts w:ascii="Times New Roman" w:hAnsi="Times New Roman" w:cs="Times New Roman"/>
                    <w:noProof/>
                    <w:webHidden/>
                    <w:sz w:val="28"/>
                    <w:szCs w:val="28"/>
                  </w:rPr>
                </w:rPrChange>
              </w:rPr>
              <w:tab/>
              <w:delText>29</w:delText>
            </w:r>
          </w:del>
        </w:p>
        <w:p w14:paraId="5A87FB10" w14:textId="647F6BFD" w:rsidR="004C1B7F" w:rsidRPr="00502903" w:rsidDel="00502903" w:rsidRDefault="004C1B7F" w:rsidP="00502903">
          <w:pPr>
            <w:pStyle w:val="11"/>
            <w:rPr>
              <w:del w:id="439" w:author="Валентин" w:date="2019-01-15T19:08:00Z"/>
              <w:rFonts w:ascii="Times New Roman" w:hAnsi="Times New Roman" w:cs="Times New Roman"/>
              <w:noProof/>
              <w:sz w:val="28"/>
              <w:szCs w:val="28"/>
              <w:rPrChange w:id="440" w:author="Валентин" w:date="2019-01-15T19:09:00Z">
                <w:rPr>
                  <w:del w:id="441" w:author="Валентин" w:date="2019-01-15T19:08:00Z"/>
                  <w:rFonts w:ascii="Times New Roman" w:hAnsi="Times New Roman" w:cs="Times New Roman"/>
                  <w:noProof/>
                  <w:sz w:val="28"/>
                  <w:szCs w:val="28"/>
                </w:rPr>
              </w:rPrChange>
            </w:rPr>
            <w:pPrChange w:id="442" w:author="Валентин" w:date="2019-01-15T19:09:00Z">
              <w:pPr>
                <w:pStyle w:val="11"/>
              </w:pPr>
            </w:pPrChange>
          </w:pPr>
          <w:del w:id="443" w:author="Валентин" w:date="2019-01-15T19:08:00Z">
            <w:r w:rsidRPr="00502903" w:rsidDel="00502903">
              <w:rPr>
                <w:rFonts w:ascii="Times New Roman" w:hAnsi="Times New Roman" w:cs="Times New Roman"/>
                <w:noProof/>
                <w:sz w:val="28"/>
                <w:szCs w:val="28"/>
                <w:rPrChange w:id="444" w:author="Валентин" w:date="2019-01-15T19:09:00Z">
                  <w:rPr>
                    <w:rStyle w:val="ab"/>
                    <w:rFonts w:ascii="Times New Roman" w:hAnsi="Times New Roman" w:cs="Times New Roman"/>
                    <w:noProof/>
                    <w:sz w:val="28"/>
                    <w:szCs w:val="28"/>
                  </w:rPr>
                </w:rPrChange>
              </w:rPr>
              <w:delText>Заключение</w:delText>
            </w:r>
            <w:r w:rsidRPr="00502903" w:rsidDel="00502903">
              <w:rPr>
                <w:rFonts w:ascii="Times New Roman" w:hAnsi="Times New Roman" w:cs="Times New Roman"/>
                <w:noProof/>
                <w:webHidden/>
                <w:sz w:val="28"/>
                <w:szCs w:val="28"/>
                <w:rPrChange w:id="445" w:author="Валентин" w:date="2019-01-15T19:09:00Z">
                  <w:rPr>
                    <w:rFonts w:ascii="Times New Roman" w:hAnsi="Times New Roman" w:cs="Times New Roman"/>
                    <w:noProof/>
                    <w:webHidden/>
                    <w:sz w:val="28"/>
                    <w:szCs w:val="28"/>
                  </w:rPr>
                </w:rPrChange>
              </w:rPr>
              <w:tab/>
              <w:delText>31</w:delText>
            </w:r>
          </w:del>
        </w:p>
        <w:p w14:paraId="2DB78056" w14:textId="54828F9D" w:rsidR="004C1B7F" w:rsidRPr="00502903" w:rsidDel="00502903" w:rsidRDefault="004C1B7F" w:rsidP="00502903">
          <w:pPr>
            <w:pStyle w:val="11"/>
            <w:rPr>
              <w:del w:id="446" w:author="Валентин" w:date="2019-01-15T19:08:00Z"/>
              <w:rFonts w:ascii="Times New Roman" w:hAnsi="Times New Roman" w:cs="Times New Roman"/>
              <w:noProof/>
              <w:sz w:val="28"/>
              <w:szCs w:val="28"/>
              <w:rPrChange w:id="447" w:author="Валентин" w:date="2019-01-15T19:09:00Z">
                <w:rPr>
                  <w:del w:id="448" w:author="Валентин" w:date="2019-01-15T19:08:00Z"/>
                  <w:noProof/>
                </w:rPr>
              </w:rPrChange>
            </w:rPr>
            <w:pPrChange w:id="449" w:author="Валентин" w:date="2019-01-15T19:09:00Z">
              <w:pPr>
                <w:pStyle w:val="11"/>
              </w:pPr>
            </w:pPrChange>
          </w:pPr>
          <w:del w:id="450" w:author="Валентин" w:date="2019-01-15T19:08:00Z">
            <w:r w:rsidRPr="00502903" w:rsidDel="00502903">
              <w:rPr>
                <w:rFonts w:ascii="Times New Roman" w:hAnsi="Times New Roman" w:cs="Times New Roman"/>
                <w:noProof/>
                <w:sz w:val="28"/>
                <w:szCs w:val="28"/>
                <w:rPrChange w:id="451" w:author="Валентин" w:date="2019-01-15T19:09:00Z">
                  <w:rPr>
                    <w:rStyle w:val="ab"/>
                    <w:rFonts w:ascii="Times New Roman" w:hAnsi="Times New Roman" w:cs="Times New Roman"/>
                    <w:noProof/>
                    <w:sz w:val="28"/>
                    <w:szCs w:val="28"/>
                  </w:rPr>
                </w:rPrChange>
              </w:rPr>
              <w:delText>Список литературы</w:delText>
            </w:r>
            <w:r w:rsidRPr="00502903" w:rsidDel="00502903">
              <w:rPr>
                <w:rFonts w:ascii="Times New Roman" w:hAnsi="Times New Roman" w:cs="Times New Roman"/>
                <w:noProof/>
                <w:webHidden/>
                <w:sz w:val="28"/>
                <w:szCs w:val="28"/>
                <w:rPrChange w:id="452" w:author="Валентин" w:date="2019-01-15T19:09:00Z">
                  <w:rPr>
                    <w:rFonts w:ascii="Times New Roman" w:hAnsi="Times New Roman" w:cs="Times New Roman"/>
                    <w:noProof/>
                    <w:webHidden/>
                    <w:sz w:val="28"/>
                    <w:szCs w:val="28"/>
                  </w:rPr>
                </w:rPrChange>
              </w:rPr>
              <w:tab/>
              <w:delText>32</w:delText>
            </w:r>
          </w:del>
        </w:p>
        <w:p w14:paraId="73C32FD1" w14:textId="77777777" w:rsidR="003D6763" w:rsidRPr="00502903" w:rsidRDefault="00B21316" w:rsidP="00502903">
          <w:pPr>
            <w:spacing w:after="0" w:line="360" w:lineRule="auto"/>
            <w:jc w:val="both"/>
            <w:rPr>
              <w:rFonts w:ascii="Times New Roman" w:hAnsi="Times New Roman" w:cs="Times New Roman"/>
              <w:sz w:val="28"/>
              <w:szCs w:val="28"/>
              <w:rPrChange w:id="453" w:author="Валентин" w:date="2019-01-15T19:09:00Z">
                <w:rPr>
                  <w:rFonts w:ascii="Times New Roman" w:hAnsi="Times New Roman" w:cs="Times New Roman"/>
                  <w:sz w:val="28"/>
                  <w:szCs w:val="28"/>
                </w:rPr>
              </w:rPrChange>
            </w:rPr>
            <w:pPrChange w:id="454" w:author="Валентин" w:date="2019-01-15T19:09:00Z">
              <w:pPr>
                <w:spacing w:after="0" w:line="360" w:lineRule="auto"/>
                <w:jc w:val="both"/>
              </w:pPr>
            </w:pPrChange>
          </w:pPr>
          <w:r w:rsidRPr="00502903">
            <w:rPr>
              <w:rFonts w:ascii="Times New Roman" w:hAnsi="Times New Roman" w:cs="Times New Roman"/>
              <w:sz w:val="28"/>
              <w:szCs w:val="28"/>
              <w:rPrChange w:id="455" w:author="Валентин" w:date="2019-01-15T19:09:00Z">
                <w:rPr>
                  <w:rFonts w:ascii="Times New Roman" w:hAnsi="Times New Roman" w:cs="Times New Roman"/>
                  <w:sz w:val="28"/>
                  <w:szCs w:val="28"/>
                </w:rPr>
              </w:rPrChange>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456" w:name="_Toc535342651"/>
      <w:r w:rsidRPr="003F0F68">
        <w:rPr>
          <w:rFonts w:ascii="Times New Roman" w:hAnsi="Times New Roman" w:cs="Times New Roman"/>
          <w:color w:val="auto"/>
        </w:rPr>
        <w:lastRenderedPageBreak/>
        <w:t>Введение</w:t>
      </w:r>
      <w:bookmarkEnd w:id="456"/>
    </w:p>
    <w:p w14:paraId="2D4440FE" w14:textId="7EC889D0"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del w:id="457" w:author="Валентин" w:date="2019-01-15T17:27:00Z">
        <w:r w:rsidR="00A31EA8" w:rsidDel="0033719E">
          <w:rPr>
            <w:rFonts w:ascii="Times New Roman" w:hAnsi="Times New Roman" w:cs="Times New Roman"/>
            <w:sz w:val="28"/>
            <w:szCs w:val="28"/>
          </w:rPr>
          <w:delText>-</w:delText>
        </w:r>
      </w:del>
      <w:ins w:id="458" w:author="Валентин" w:date="2019-01-15T17:27:00Z">
        <w:r w:rsidR="0033719E">
          <w:rPr>
            <w:rFonts w:ascii="Times New Roman" w:hAnsi="Times New Roman" w:cs="Times New Roman"/>
            <w:sz w:val="28"/>
            <w:szCs w:val="28"/>
          </w:rPr>
          <w:t>–</w:t>
        </w:r>
      </w:ins>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del w:id="459" w:author="Валентин" w:date="2019-01-15T17:27:00Z">
        <w:r w:rsidR="00A31EA8" w:rsidRPr="00A31EA8" w:rsidDel="0033719E">
          <w:rPr>
            <w:rFonts w:ascii="Times New Roman" w:hAnsi="Times New Roman" w:cs="Times New Roman"/>
            <w:sz w:val="28"/>
            <w:szCs w:val="28"/>
          </w:rPr>
          <w:delText>-</w:delText>
        </w:r>
      </w:del>
      <w:ins w:id="460" w:author="Валентин" w:date="2019-01-15T17:27:00Z">
        <w:r w:rsidR="0033719E">
          <w:rPr>
            <w:rFonts w:ascii="Times New Roman" w:hAnsi="Times New Roman" w:cs="Times New Roman"/>
            <w:sz w:val="28"/>
            <w:szCs w:val="28"/>
          </w:rPr>
          <w:t>–</w:t>
        </w:r>
      </w:ins>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ins w:id="461" w:author="Валентин" w:date="2019-01-14T15:11:00Z">
        <w:r w:rsidR="00886B02">
          <w:rPr>
            <w:rFonts w:ascii="Times New Roman" w:hAnsi="Times New Roman" w:cs="Times New Roman"/>
            <w:sz w:val="28"/>
            <w:szCs w:val="28"/>
          </w:rPr>
          <w:t>и</w:t>
        </w:r>
      </w:ins>
      <w:del w:id="462" w:author="Виктория" w:date="2019-01-14T11:34:00Z">
        <w:r w:rsidR="006A3C05" w:rsidDel="00F20C51">
          <w:rPr>
            <w:rFonts w:ascii="Times New Roman" w:hAnsi="Times New Roman" w:cs="Times New Roman"/>
            <w:sz w:val="28"/>
            <w:szCs w:val="28"/>
          </w:rPr>
          <w:delText>е</w:delText>
        </w:r>
      </w:del>
      <w:ins w:id="463" w:author="Виктория" w:date="2019-01-14T11:34:00Z">
        <w:del w:id="464" w:author="Валентин" w:date="2019-01-14T15:12:00Z">
          <w:r w:rsidR="00F20C51" w:rsidDel="00886B02">
            <w:rPr>
              <w:rFonts w:ascii="Times New Roman" w:hAnsi="Times New Roman" w:cs="Times New Roman"/>
              <w:sz w:val="28"/>
              <w:szCs w:val="28"/>
            </w:rPr>
            <w:delText>и</w:delText>
          </w:r>
        </w:del>
      </w:ins>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ins w:id="465" w:author="Валентин" w:date="2019-01-14T15:12:00Z">
        <w:r w:rsidR="00886B02">
          <w:rPr>
            <w:rFonts w:ascii="Times New Roman" w:hAnsi="Times New Roman" w:cs="Times New Roman"/>
            <w:sz w:val="28"/>
            <w:szCs w:val="28"/>
          </w:rPr>
          <w:t>о</w:t>
        </w:r>
      </w:ins>
      <w:del w:id="466" w:author="Виктория" w:date="2019-01-14T11:34:00Z">
        <w:r w:rsidR="007807A5" w:rsidDel="00F20C51">
          <w:rPr>
            <w:rFonts w:ascii="Times New Roman" w:hAnsi="Times New Roman" w:cs="Times New Roman"/>
            <w:sz w:val="28"/>
            <w:szCs w:val="28"/>
          </w:rPr>
          <w:delText>ы</w:delText>
        </w:r>
      </w:del>
      <w:ins w:id="467" w:author="Виктория" w:date="2019-01-14T11:34:00Z">
        <w:del w:id="468" w:author="Валентин" w:date="2019-01-14T15:12:00Z">
          <w:r w:rsidR="00F20C51" w:rsidDel="00886B02">
            <w:rPr>
              <w:rFonts w:ascii="Times New Roman" w:hAnsi="Times New Roman" w:cs="Times New Roman"/>
              <w:sz w:val="28"/>
              <w:szCs w:val="28"/>
            </w:rPr>
            <w:delText>о</w:delText>
          </w:r>
        </w:del>
      </w:ins>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w:t>
      </w:r>
      <w:del w:id="469" w:author="Виктория" w:date="2019-01-14T11:34:00Z">
        <w:r w:rsidR="007807A5" w:rsidDel="00F20C51">
          <w:rPr>
            <w:rFonts w:ascii="Times New Roman" w:hAnsi="Times New Roman" w:cs="Times New Roman"/>
            <w:sz w:val="28"/>
            <w:szCs w:val="28"/>
          </w:rPr>
          <w:delText>и</w:delText>
        </w:r>
      </w:del>
      <w:r w:rsidR="007807A5">
        <w:rPr>
          <w:rFonts w:ascii="Times New Roman" w:hAnsi="Times New Roman" w:cs="Times New Roman"/>
          <w:sz w:val="28"/>
          <w:szCs w:val="28"/>
        </w:rPr>
        <w:t xml:space="preserve"> и не да</w:t>
      </w:r>
      <w:ins w:id="470" w:author="Валентин" w:date="2019-01-14T15:12:00Z">
        <w:r w:rsidR="00886B02">
          <w:rPr>
            <w:rFonts w:ascii="Times New Roman" w:hAnsi="Times New Roman" w:cs="Times New Roman"/>
            <w:sz w:val="28"/>
            <w:szCs w:val="28"/>
          </w:rPr>
          <w:t>ё</w:t>
        </w:r>
      </w:ins>
      <w:del w:id="471" w:author="Виктория" w:date="2019-01-14T11:34:00Z">
        <w:r w:rsidR="007807A5" w:rsidDel="00F20C51">
          <w:rPr>
            <w:rFonts w:ascii="Times New Roman" w:hAnsi="Times New Roman" w:cs="Times New Roman"/>
            <w:sz w:val="28"/>
            <w:szCs w:val="28"/>
          </w:rPr>
          <w:delText>ю</w:delText>
        </w:r>
      </w:del>
      <w:ins w:id="472" w:author="Виктория" w:date="2019-01-14T11:34:00Z">
        <w:del w:id="473" w:author="Валентин" w:date="2019-01-14T15:12:00Z">
          <w:r w:rsidR="00F20C51" w:rsidDel="00886B02">
            <w:rPr>
              <w:rFonts w:ascii="Times New Roman" w:hAnsi="Times New Roman" w:cs="Times New Roman"/>
              <w:sz w:val="28"/>
              <w:szCs w:val="28"/>
            </w:rPr>
            <w:delText>е</w:delText>
          </w:r>
        </w:del>
      </w:ins>
      <w:r w:rsidR="007807A5">
        <w:rPr>
          <w:rFonts w:ascii="Times New Roman" w:hAnsi="Times New Roman" w:cs="Times New Roman"/>
          <w:sz w:val="28"/>
          <w:szCs w:val="28"/>
        </w:rPr>
        <w:t xml:space="preserve">т всех возможностей для пользователя. </w:t>
      </w:r>
    </w:p>
    <w:p w14:paraId="2E7E216C" w14:textId="5536A34C"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del w:id="474" w:author="Валентин" w:date="2019-01-15T17:27:00Z">
        <w:r w:rsidDel="0033719E">
          <w:rPr>
            <w:rFonts w:ascii="Times New Roman" w:hAnsi="Times New Roman" w:cs="Times New Roman"/>
            <w:sz w:val="28"/>
            <w:szCs w:val="28"/>
          </w:rPr>
          <w:delText>-</w:delText>
        </w:r>
      </w:del>
      <w:ins w:id="475"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либо в сети интернет: услуга, информация или какая</w:t>
      </w:r>
      <w:del w:id="476" w:author="Валентин" w:date="2019-01-15T17:27:00Z">
        <w:r w:rsidDel="0033719E">
          <w:rPr>
            <w:rFonts w:ascii="Times New Roman" w:hAnsi="Times New Roman" w:cs="Times New Roman"/>
            <w:sz w:val="28"/>
            <w:szCs w:val="28"/>
          </w:rPr>
          <w:delText>-</w:delText>
        </w:r>
      </w:del>
      <w:ins w:id="477"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2C236D8E"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w:t>
      </w:r>
      <w:del w:id="478" w:author="Валентин" w:date="2019-01-15T17:27:00Z">
        <w:r w:rsidR="00ED51B8" w:rsidDel="0033719E">
          <w:rPr>
            <w:rFonts w:ascii="Times New Roman" w:hAnsi="Times New Roman" w:cs="Times New Roman"/>
            <w:sz w:val="28"/>
            <w:szCs w:val="28"/>
          </w:rPr>
          <w:delText>-</w:delText>
        </w:r>
      </w:del>
      <w:ins w:id="479" w:author="Валентин" w:date="2019-01-15T17:27:00Z">
        <w:r w:rsidR="0033719E">
          <w:rPr>
            <w:rFonts w:ascii="Times New Roman" w:hAnsi="Times New Roman" w:cs="Times New Roman"/>
            <w:sz w:val="28"/>
            <w:szCs w:val="28"/>
          </w:rPr>
          <w:t>–</w:t>
        </w:r>
      </w:ins>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64338485"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ins w:id="480" w:author="Валентин" w:date="2019-01-14T15:32:00Z">
        <w:r w:rsidR="00B96EB0">
          <w:rPr>
            <w:rFonts w:ascii="Times New Roman" w:hAnsi="Times New Roman" w:cs="Times New Roman"/>
            <w:sz w:val="28"/>
            <w:szCs w:val="28"/>
          </w:rPr>
          <w:t>и</w:t>
        </w:r>
      </w:ins>
      <w:del w:id="481" w:author="Виктория" w:date="2019-01-14T11:35:00Z">
        <w:r w:rsidDel="00F20C51">
          <w:rPr>
            <w:rFonts w:ascii="Times New Roman" w:hAnsi="Times New Roman" w:cs="Times New Roman"/>
            <w:sz w:val="28"/>
            <w:szCs w:val="28"/>
          </w:rPr>
          <w:delText>а</w:delText>
        </w:r>
      </w:del>
      <w:ins w:id="482" w:author="Виктория" w:date="2019-01-14T11:35:00Z">
        <w:del w:id="483" w:author="Валентин" w:date="2019-01-14T15:32:00Z">
          <w:r w:rsidR="00F20C51" w:rsidDel="00B96EB0">
            <w:rPr>
              <w:rFonts w:ascii="Times New Roman" w:hAnsi="Times New Roman" w:cs="Times New Roman"/>
              <w:sz w:val="28"/>
              <w:szCs w:val="28"/>
            </w:rPr>
            <w:delText>и</w:delText>
          </w:r>
        </w:del>
      </w:ins>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77777777" w:rsidR="0002473B" w:rsidRPr="00A23370" w:rsidRDefault="0002473B">
      <w:pPr>
        <w:pStyle w:val="ad"/>
        <w:numPr>
          <w:ilvl w:val="0"/>
          <w:numId w:val="17"/>
        </w:numPr>
        <w:spacing w:line="360" w:lineRule="auto"/>
        <w:rPr>
          <w:sz w:val="28"/>
          <w:szCs w:val="28"/>
          <w:rPrChange w:id="484" w:author="Валентин" w:date="2019-01-15T17:25:00Z">
            <w:rPr/>
          </w:rPrChange>
        </w:rPr>
        <w:pPrChange w:id="485" w:author="Валентин" w:date="2019-01-15T17:25:00Z">
          <w:pPr>
            <w:spacing w:after="0" w:line="360" w:lineRule="auto"/>
            <w:jc w:val="both"/>
          </w:pPr>
        </w:pPrChange>
      </w:pPr>
      <w:r w:rsidRPr="00A23370">
        <w:rPr>
          <w:sz w:val="28"/>
          <w:szCs w:val="28"/>
          <w:rPrChange w:id="486" w:author="Валентин" w:date="2019-01-15T17:25:00Z">
            <w:rPr/>
          </w:rPrChange>
        </w:rPr>
        <w:t>Анализ литературы</w:t>
      </w:r>
      <w:ins w:id="487" w:author="Виктория" w:date="2019-01-14T11:36:00Z">
        <w:r w:rsidR="00F20C51" w:rsidRPr="00A23370">
          <w:rPr>
            <w:sz w:val="28"/>
            <w:szCs w:val="28"/>
            <w:rPrChange w:id="488" w:author="Валентин" w:date="2019-01-15T17:25:00Z">
              <w:rPr/>
            </w:rPrChange>
          </w:rPr>
          <w:t>, посвященной предметной</w:t>
        </w:r>
      </w:ins>
      <w:r w:rsidRPr="00A23370">
        <w:rPr>
          <w:sz w:val="28"/>
          <w:szCs w:val="28"/>
          <w:rPrChange w:id="489" w:author="Валентин" w:date="2019-01-15T17:25:00Z">
            <w:rPr/>
          </w:rPrChange>
        </w:rPr>
        <w:t xml:space="preserve"> </w:t>
      </w:r>
      <w:del w:id="490" w:author="Виктория" w:date="2019-01-14T11:36:00Z">
        <w:r w:rsidRPr="00A23370" w:rsidDel="00F20C51">
          <w:rPr>
            <w:sz w:val="28"/>
            <w:szCs w:val="28"/>
            <w:rPrChange w:id="491" w:author="Валентин" w:date="2019-01-15T17:25:00Z">
              <w:rPr/>
            </w:rPrChange>
          </w:rPr>
          <w:delText>прикладной</w:delText>
        </w:r>
      </w:del>
      <w:r w:rsidRPr="00A23370">
        <w:rPr>
          <w:sz w:val="28"/>
          <w:szCs w:val="28"/>
          <w:rPrChange w:id="492" w:author="Валентин" w:date="2019-01-15T17:25:00Z">
            <w:rPr/>
          </w:rPrChange>
        </w:rPr>
        <w:t xml:space="preserve"> области</w:t>
      </w:r>
      <w:ins w:id="493" w:author="Виктория" w:date="2019-01-14T11:35:00Z">
        <w:r w:rsidR="00F20C51" w:rsidRPr="00A23370">
          <w:rPr>
            <w:sz w:val="28"/>
            <w:szCs w:val="28"/>
            <w:rPrChange w:id="494" w:author="Валентин" w:date="2019-01-15T17:25:00Z">
              <w:rPr/>
            </w:rPrChange>
          </w:rPr>
          <w:t>.</w:t>
        </w:r>
      </w:ins>
    </w:p>
    <w:p w14:paraId="6184C492" w14:textId="77777777" w:rsidR="0002473B" w:rsidRPr="00A23370" w:rsidRDefault="0002473B">
      <w:pPr>
        <w:pStyle w:val="ad"/>
        <w:numPr>
          <w:ilvl w:val="0"/>
          <w:numId w:val="17"/>
        </w:numPr>
        <w:spacing w:line="360" w:lineRule="auto"/>
        <w:rPr>
          <w:sz w:val="28"/>
          <w:szCs w:val="28"/>
          <w:rPrChange w:id="495" w:author="Валентин" w:date="2019-01-15T17:25:00Z">
            <w:rPr/>
          </w:rPrChange>
        </w:rPr>
        <w:pPrChange w:id="496" w:author="Валентин" w:date="2019-01-15T17:25:00Z">
          <w:pPr>
            <w:spacing w:after="0" w:line="360" w:lineRule="auto"/>
            <w:jc w:val="both"/>
          </w:pPr>
        </w:pPrChange>
      </w:pPr>
      <w:r w:rsidRPr="00A23370">
        <w:rPr>
          <w:sz w:val="28"/>
          <w:szCs w:val="28"/>
          <w:rPrChange w:id="497" w:author="Валентин" w:date="2019-01-15T17:25:00Z">
            <w:rPr/>
          </w:rPrChange>
        </w:rPr>
        <w:t>Выбор программных средств разработки</w:t>
      </w:r>
      <w:ins w:id="498" w:author="Виктория" w:date="2019-01-14T11:35:00Z">
        <w:r w:rsidR="00F20C51" w:rsidRPr="00A23370">
          <w:rPr>
            <w:sz w:val="28"/>
            <w:szCs w:val="28"/>
            <w:rPrChange w:id="499" w:author="Валентин" w:date="2019-01-15T17:25:00Z">
              <w:rPr/>
            </w:rPrChange>
          </w:rPr>
          <w:t>.</w:t>
        </w:r>
      </w:ins>
    </w:p>
    <w:p w14:paraId="3D75F82B" w14:textId="77777777" w:rsidR="0002473B" w:rsidRPr="00A23370" w:rsidRDefault="0002473B">
      <w:pPr>
        <w:pStyle w:val="ad"/>
        <w:numPr>
          <w:ilvl w:val="0"/>
          <w:numId w:val="17"/>
        </w:numPr>
        <w:spacing w:line="360" w:lineRule="auto"/>
        <w:rPr>
          <w:sz w:val="28"/>
          <w:szCs w:val="28"/>
          <w:rPrChange w:id="500" w:author="Валентин" w:date="2019-01-15T17:25:00Z">
            <w:rPr/>
          </w:rPrChange>
        </w:rPr>
        <w:pPrChange w:id="501" w:author="Валентин" w:date="2019-01-15T17:25:00Z">
          <w:pPr>
            <w:spacing w:after="0" w:line="360" w:lineRule="auto"/>
            <w:jc w:val="both"/>
          </w:pPr>
        </w:pPrChange>
      </w:pPr>
      <w:r w:rsidRPr="00A23370">
        <w:rPr>
          <w:sz w:val="28"/>
          <w:szCs w:val="28"/>
          <w:rPrChange w:id="502" w:author="Валентин" w:date="2019-01-15T17:25:00Z">
            <w:rPr/>
          </w:rPrChange>
        </w:rPr>
        <w:t>Изучение методов взаимодействия с социальными сетями</w:t>
      </w:r>
      <w:ins w:id="503" w:author="Виктория" w:date="2019-01-14T11:36:00Z">
        <w:r w:rsidR="00F20C51" w:rsidRPr="00A23370">
          <w:rPr>
            <w:sz w:val="28"/>
            <w:szCs w:val="28"/>
            <w:rPrChange w:id="504" w:author="Валентин" w:date="2019-01-15T17:25:00Z">
              <w:rPr/>
            </w:rPrChange>
          </w:rPr>
          <w:t>.</w:t>
        </w:r>
      </w:ins>
    </w:p>
    <w:p w14:paraId="71BE6F5F" w14:textId="77777777" w:rsidR="0002473B" w:rsidRPr="00A23370" w:rsidRDefault="0002473B">
      <w:pPr>
        <w:pStyle w:val="ad"/>
        <w:numPr>
          <w:ilvl w:val="0"/>
          <w:numId w:val="17"/>
        </w:numPr>
        <w:spacing w:line="360" w:lineRule="auto"/>
        <w:rPr>
          <w:sz w:val="28"/>
          <w:szCs w:val="28"/>
          <w:rPrChange w:id="505" w:author="Валентин" w:date="2019-01-15T17:25:00Z">
            <w:rPr/>
          </w:rPrChange>
        </w:rPr>
        <w:pPrChange w:id="506" w:author="Валентин" w:date="2019-01-15T17:25:00Z">
          <w:pPr>
            <w:spacing w:after="0" w:line="360" w:lineRule="auto"/>
            <w:jc w:val="both"/>
          </w:pPr>
        </w:pPrChange>
      </w:pPr>
      <w:r w:rsidRPr="00A23370">
        <w:rPr>
          <w:sz w:val="28"/>
          <w:szCs w:val="28"/>
          <w:rPrChange w:id="507" w:author="Валентин" w:date="2019-01-15T17:25:00Z">
            <w:rPr/>
          </w:rPrChange>
        </w:rPr>
        <w:t>Разработка интерфейса приложения</w:t>
      </w:r>
      <w:ins w:id="508" w:author="Виктория" w:date="2019-01-14T11:36:00Z">
        <w:r w:rsidR="00F20C51" w:rsidRPr="00A23370">
          <w:rPr>
            <w:sz w:val="28"/>
            <w:szCs w:val="28"/>
            <w:rPrChange w:id="509" w:author="Валентин" w:date="2019-01-15T17:25:00Z">
              <w:rPr/>
            </w:rPrChange>
          </w:rPr>
          <w:t>.</w:t>
        </w:r>
      </w:ins>
    </w:p>
    <w:p w14:paraId="13400416" w14:textId="77777777" w:rsidR="00B96EB0" w:rsidRPr="00A23370" w:rsidRDefault="006F5EB8">
      <w:pPr>
        <w:pStyle w:val="ad"/>
        <w:numPr>
          <w:ilvl w:val="0"/>
          <w:numId w:val="17"/>
        </w:numPr>
        <w:spacing w:line="360" w:lineRule="auto"/>
        <w:rPr>
          <w:ins w:id="510" w:author="Валентин" w:date="2019-01-14T15:33:00Z"/>
          <w:sz w:val="28"/>
          <w:szCs w:val="28"/>
          <w:rPrChange w:id="511" w:author="Валентин" w:date="2019-01-15T17:25:00Z">
            <w:rPr>
              <w:ins w:id="512" w:author="Валентин" w:date="2019-01-14T15:33:00Z"/>
              <w:sz w:val="28"/>
              <w:szCs w:val="28"/>
            </w:rPr>
          </w:rPrChange>
        </w:rPr>
        <w:pPrChange w:id="513" w:author="Валентин" w:date="2019-01-15T17:25:00Z">
          <w:pPr>
            <w:spacing w:after="0" w:line="360" w:lineRule="auto"/>
            <w:jc w:val="both"/>
          </w:pPr>
        </w:pPrChange>
      </w:pPr>
      <w:del w:id="514" w:author="Виктория" w:date="2019-01-14T11:36:00Z">
        <w:r w:rsidRPr="00A23370" w:rsidDel="00F20C51">
          <w:rPr>
            <w:sz w:val="28"/>
            <w:szCs w:val="28"/>
            <w:rPrChange w:id="515" w:author="Валентин" w:date="2019-01-15T17:25:00Z">
              <w:rPr/>
            </w:rPrChange>
          </w:rPr>
          <w:delText>Р</w:delText>
        </w:r>
        <w:r w:rsidR="00CA33A9" w:rsidRPr="00A23370" w:rsidDel="00F20C51">
          <w:rPr>
            <w:sz w:val="28"/>
            <w:szCs w:val="28"/>
            <w:rPrChange w:id="516" w:author="Валентин" w:date="2019-01-15T17:25:00Z">
              <w:rPr/>
            </w:rPrChange>
          </w:rPr>
          <w:delText xml:space="preserve">азработать </w:delText>
        </w:r>
      </w:del>
      <w:ins w:id="517" w:author="Виктория" w:date="2019-01-14T11:36:00Z">
        <w:r w:rsidR="00F20C51" w:rsidRPr="00A23370">
          <w:rPr>
            <w:sz w:val="28"/>
            <w:szCs w:val="28"/>
            <w:rPrChange w:id="518" w:author="Валентин" w:date="2019-01-15T17:25:00Z">
              <w:rPr>
                <w:sz w:val="28"/>
                <w:szCs w:val="28"/>
              </w:rPr>
            </w:rPrChange>
          </w:rPr>
          <w:t xml:space="preserve">Создание </w:t>
        </w:r>
      </w:ins>
      <w:r w:rsidR="00CA33A9" w:rsidRPr="00A23370">
        <w:rPr>
          <w:sz w:val="28"/>
          <w:szCs w:val="28"/>
          <w:rPrChange w:id="519" w:author="Валентин" w:date="2019-01-15T17:25:00Z">
            <w:rPr/>
          </w:rPrChange>
        </w:rPr>
        <w:t>программно</w:t>
      </w:r>
      <w:del w:id="520" w:author="Виктория" w:date="2019-01-14T11:36:00Z">
        <w:r w:rsidR="00CA33A9" w:rsidRPr="00A23370" w:rsidDel="00F20C51">
          <w:rPr>
            <w:sz w:val="28"/>
            <w:szCs w:val="28"/>
            <w:rPrChange w:id="521" w:author="Валентин" w:date="2019-01-15T17:25:00Z">
              <w:rPr/>
            </w:rPrChange>
          </w:rPr>
          <w:delText>е</w:delText>
        </w:r>
      </w:del>
      <w:ins w:id="522" w:author="Виктория" w:date="2019-01-14T11:36:00Z">
        <w:r w:rsidR="00F20C51" w:rsidRPr="00A23370">
          <w:rPr>
            <w:sz w:val="28"/>
            <w:szCs w:val="28"/>
            <w:rPrChange w:id="523" w:author="Валентин" w:date="2019-01-15T17:25:00Z">
              <w:rPr>
                <w:sz w:val="28"/>
                <w:szCs w:val="28"/>
              </w:rPr>
            </w:rPrChange>
          </w:rPr>
          <w:t>го</w:t>
        </w:r>
      </w:ins>
      <w:r w:rsidR="00CA33A9" w:rsidRPr="00A23370">
        <w:rPr>
          <w:sz w:val="28"/>
          <w:szCs w:val="28"/>
          <w:rPrChange w:id="524" w:author="Валентин" w:date="2019-01-15T17:25:00Z">
            <w:rPr/>
          </w:rPrChange>
        </w:rPr>
        <w:t xml:space="preserve"> обеспечени</w:t>
      </w:r>
      <w:ins w:id="525" w:author="Виктория" w:date="2019-01-14T11:36:00Z">
        <w:r w:rsidR="00F20C51" w:rsidRPr="00A23370">
          <w:rPr>
            <w:sz w:val="28"/>
            <w:szCs w:val="28"/>
            <w:rPrChange w:id="526" w:author="Валентин" w:date="2019-01-15T17:25:00Z">
              <w:rPr>
                <w:sz w:val="28"/>
                <w:szCs w:val="28"/>
              </w:rPr>
            </w:rPrChange>
          </w:rPr>
          <w:t>я</w:t>
        </w:r>
      </w:ins>
    </w:p>
    <w:p w14:paraId="31C382FA" w14:textId="64FB2ED1" w:rsidR="009B20B6" w:rsidRPr="00F20C51" w:rsidDel="00F20C51" w:rsidRDefault="00CA33A9">
      <w:pPr>
        <w:pStyle w:val="ad"/>
        <w:numPr>
          <w:ilvl w:val="0"/>
          <w:numId w:val="14"/>
        </w:numPr>
        <w:spacing w:line="360" w:lineRule="auto"/>
        <w:rPr>
          <w:del w:id="527" w:author="Виктория" w:date="2019-01-14T11:36:00Z"/>
          <w:sz w:val="28"/>
          <w:szCs w:val="28"/>
          <w:rPrChange w:id="528" w:author="Виктория" w:date="2019-01-14T11:35:00Z">
            <w:rPr>
              <w:del w:id="529" w:author="Виктория" w:date="2019-01-14T11:36:00Z"/>
            </w:rPr>
          </w:rPrChange>
        </w:rPr>
        <w:pPrChange w:id="530" w:author="Виктория" w:date="2019-01-14T11:35:00Z">
          <w:pPr>
            <w:spacing w:after="0" w:line="360" w:lineRule="auto"/>
            <w:jc w:val="both"/>
          </w:pPr>
        </w:pPrChange>
      </w:pPr>
      <w:del w:id="531" w:author="Виктория" w:date="2019-01-14T11:36:00Z">
        <w:r w:rsidRPr="00F20C51" w:rsidDel="00F20C51">
          <w:rPr>
            <w:sz w:val="28"/>
            <w:szCs w:val="28"/>
            <w:rPrChange w:id="532" w:author="Виктория" w:date="2019-01-14T11:35:00Z">
              <w:rPr/>
            </w:rPrChange>
          </w:rPr>
          <w:lastRenderedPageBreak/>
          <w:delText xml:space="preserve">е, </w:delText>
        </w:r>
        <w:r w:rsidR="003D563E" w:rsidRPr="00F20C51" w:rsidDel="00F20C51">
          <w:rPr>
            <w:sz w:val="28"/>
            <w:szCs w:val="28"/>
            <w:rPrChange w:id="533" w:author="Виктория" w:date="2019-01-14T11:35:00Z">
              <w:rPr/>
            </w:rPrChange>
          </w:rPr>
          <w:delText>исследовать новую область знаний и практики.</w:delText>
        </w:r>
      </w:del>
    </w:p>
    <w:p w14:paraId="34848737" w14:textId="77777777" w:rsidR="007807A5" w:rsidRPr="00F20C51" w:rsidRDefault="00A93454">
      <w:pPr>
        <w:spacing w:after="0" w:line="360" w:lineRule="auto"/>
        <w:ind w:firstLine="708"/>
        <w:jc w:val="both"/>
        <w:rPr>
          <w:rFonts w:ascii="Times New Roman" w:hAnsi="Times New Roman" w:cs="Times New Roman"/>
          <w:sz w:val="28"/>
          <w:szCs w:val="28"/>
        </w:rPr>
        <w:pPrChange w:id="534" w:author="Виктория" w:date="2019-01-14T11:37:00Z">
          <w:pPr>
            <w:spacing w:after="0" w:line="360" w:lineRule="auto"/>
            <w:jc w:val="both"/>
          </w:pPr>
        </w:pPrChange>
      </w:pPr>
      <w:r w:rsidRPr="00F20C51">
        <w:rPr>
          <w:rFonts w:ascii="Times New Roman" w:hAnsi="Times New Roman" w:cs="Times New Roman"/>
          <w:sz w:val="28"/>
          <w:szCs w:val="28"/>
          <w:rPrChange w:id="535" w:author="Виктория" w:date="2019-01-14T11:37:00Z">
            <w:rPr/>
          </w:rPrChange>
        </w:rPr>
        <w:t>Работа состоит из</w:t>
      </w:r>
      <w:del w:id="536" w:author="Виктория" w:date="2019-01-14T11:37:00Z">
        <w:r w:rsidRPr="00F20C51" w:rsidDel="00F20C51">
          <w:rPr>
            <w:rFonts w:ascii="Times New Roman" w:hAnsi="Times New Roman" w:cs="Times New Roman"/>
            <w:sz w:val="28"/>
            <w:szCs w:val="28"/>
            <w:rPrChange w:id="537" w:author="Виктория" w:date="2019-01-14T11:37:00Z">
              <w:rPr/>
            </w:rPrChange>
          </w:rPr>
          <w:delText>:</w:delText>
        </w:r>
      </w:del>
      <w:r w:rsidRPr="00F20C51">
        <w:rPr>
          <w:rFonts w:ascii="Times New Roman" w:hAnsi="Times New Roman" w:cs="Times New Roman"/>
          <w:sz w:val="28"/>
          <w:szCs w:val="28"/>
          <w:rPrChange w:id="538" w:author="Виктория" w:date="2019-01-14T11:37:00Z">
            <w:rPr/>
          </w:rPrChange>
        </w:rPr>
        <w:t xml:space="preserve"> </w:t>
      </w:r>
      <w:ins w:id="539" w:author="Виктория" w:date="2019-01-14T11:37:00Z">
        <w:r w:rsidR="00F20C51">
          <w:rPr>
            <w:rFonts w:ascii="Times New Roman" w:hAnsi="Times New Roman" w:cs="Times New Roman"/>
            <w:sz w:val="28"/>
            <w:szCs w:val="28"/>
          </w:rPr>
          <w:t>в</w:t>
        </w:r>
      </w:ins>
      <w:del w:id="540" w:author="Виктория" w:date="2019-01-14T11:37:00Z">
        <w:r w:rsidRPr="00F20C51" w:rsidDel="00F20C51">
          <w:rPr>
            <w:rFonts w:ascii="Times New Roman" w:hAnsi="Times New Roman" w:cs="Times New Roman"/>
            <w:sz w:val="28"/>
            <w:szCs w:val="28"/>
            <w:rPrChange w:id="541" w:author="Виктория" w:date="2019-01-14T11:37:00Z">
              <w:rPr/>
            </w:rPrChange>
          </w:rPr>
          <w:delText>В</w:delText>
        </w:r>
      </w:del>
      <w:r w:rsidRPr="00F20C51">
        <w:rPr>
          <w:rFonts w:ascii="Times New Roman" w:hAnsi="Times New Roman" w:cs="Times New Roman"/>
          <w:sz w:val="28"/>
          <w:szCs w:val="28"/>
          <w:rPrChange w:id="542" w:author="Виктория" w:date="2019-01-14T11:37:00Z">
            <w:rPr/>
          </w:rPrChange>
        </w:rPr>
        <w:t xml:space="preserve">ведения, </w:t>
      </w:r>
      <w:r w:rsidR="009B20B6" w:rsidRPr="00F20C51">
        <w:rPr>
          <w:rFonts w:ascii="Times New Roman" w:hAnsi="Times New Roman" w:cs="Times New Roman"/>
          <w:sz w:val="28"/>
          <w:szCs w:val="28"/>
          <w:rPrChange w:id="543" w:author="Виктория" w:date="2019-01-14T11:37:00Z">
            <w:rPr/>
          </w:rPrChange>
        </w:rPr>
        <w:t>двух глав, з</w:t>
      </w:r>
      <w:r w:rsidRPr="00F20C51">
        <w:rPr>
          <w:rFonts w:ascii="Times New Roman" w:hAnsi="Times New Roman" w:cs="Times New Roman"/>
          <w:sz w:val="28"/>
          <w:szCs w:val="28"/>
          <w:rPrChange w:id="544" w:author="Виктория" w:date="2019-01-14T11:37:00Z">
            <w:rPr/>
          </w:rPrChange>
        </w:rPr>
        <w:t>аключения</w:t>
      </w:r>
      <w:ins w:id="545" w:author="Виктория" w:date="2019-01-14T11:37:00Z">
        <w:r w:rsidR="00F20C51">
          <w:rPr>
            <w:rFonts w:ascii="Times New Roman" w:hAnsi="Times New Roman" w:cs="Times New Roman"/>
            <w:sz w:val="28"/>
            <w:szCs w:val="28"/>
          </w:rPr>
          <w:t>,</w:t>
        </w:r>
      </w:ins>
      <w:del w:id="546" w:author="Виктория" w:date="2019-01-14T11:37:00Z">
        <w:r w:rsidRPr="00F20C51" w:rsidDel="00F20C51">
          <w:rPr>
            <w:rFonts w:ascii="Times New Roman" w:hAnsi="Times New Roman" w:cs="Times New Roman"/>
            <w:sz w:val="28"/>
            <w:szCs w:val="28"/>
            <w:rPrChange w:id="547" w:author="Виктория" w:date="2019-01-14T11:37:00Z">
              <w:rPr/>
            </w:rPrChange>
          </w:rPr>
          <w:delText xml:space="preserve"> и</w:delText>
        </w:r>
      </w:del>
      <w:r w:rsidRPr="00F20C51">
        <w:rPr>
          <w:rFonts w:ascii="Times New Roman" w:hAnsi="Times New Roman" w:cs="Times New Roman"/>
          <w:sz w:val="28"/>
          <w:szCs w:val="28"/>
          <w:rPrChange w:id="548" w:author="Виктория" w:date="2019-01-14T11:37:00Z">
            <w:rPr/>
          </w:rPrChange>
        </w:rPr>
        <w:t xml:space="preserve"> </w:t>
      </w:r>
      <w:r w:rsidR="009B20B6" w:rsidRPr="00F20C51">
        <w:rPr>
          <w:rFonts w:ascii="Times New Roman" w:hAnsi="Times New Roman" w:cs="Times New Roman"/>
          <w:sz w:val="28"/>
          <w:szCs w:val="28"/>
          <w:rPrChange w:id="549" w:author="Виктория" w:date="2019-01-14T11:37:00Z">
            <w:rPr/>
          </w:rPrChange>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550" w:name="_Toc535342652"/>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550"/>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551" w:name="_Toc535342653"/>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551"/>
    </w:p>
    <w:p w14:paraId="250CCEB3" w14:textId="6D933A41" w:rsidR="00341F87" w:rsidRPr="001B7C73" w:rsidDel="00B92560" w:rsidRDefault="00441339" w:rsidP="00C812B7">
      <w:pPr>
        <w:spacing w:line="360" w:lineRule="auto"/>
        <w:ind w:firstLine="708"/>
        <w:jc w:val="both"/>
        <w:rPr>
          <w:del w:id="552" w:author="Валентин" w:date="2019-01-14T18:54:00Z"/>
          <w:rFonts w:ascii="Times New Roman" w:hAnsi="Times New Roman" w:cs="Times New Roman"/>
          <w:sz w:val="28"/>
          <w:szCs w:val="28"/>
          <w:rPrChange w:id="553" w:author="Валентин" w:date="2019-01-15T12:14:00Z">
            <w:rPr>
              <w:del w:id="554" w:author="Валентин" w:date="2019-01-14T18:54:00Z"/>
              <w:sz w:val="28"/>
              <w:szCs w:val="28"/>
            </w:rPr>
          </w:rPrChange>
        </w:rPr>
      </w:pPr>
      <w:ins w:id="555" w:author="Валентин" w:date="2019-01-14T18:27:00Z">
        <w:r w:rsidRPr="001B7C73">
          <w:rPr>
            <w:rFonts w:ascii="Times New Roman" w:hAnsi="Times New Roman" w:cs="Times New Roman"/>
            <w:sz w:val="28"/>
            <w:szCs w:val="28"/>
            <w:rPrChange w:id="556" w:author="Валентин" w:date="2019-01-15T12:14:00Z">
              <w:rPr>
                <w:sz w:val="28"/>
                <w:szCs w:val="28"/>
              </w:rPr>
            </w:rPrChange>
          </w:rPr>
          <w:t>Сфера разработки</w:t>
        </w:r>
      </w:ins>
      <w:ins w:id="557" w:author="Валентин" w:date="2019-01-14T18:28:00Z">
        <w:r w:rsidRPr="001B7C73">
          <w:rPr>
            <w:rFonts w:ascii="Times New Roman" w:hAnsi="Times New Roman" w:cs="Times New Roman"/>
            <w:sz w:val="28"/>
            <w:szCs w:val="28"/>
            <w:rPrChange w:id="558" w:author="Валентин" w:date="2019-01-15T12:14:00Z">
              <w:rPr>
                <w:sz w:val="28"/>
                <w:szCs w:val="28"/>
              </w:rPr>
            </w:rPrChange>
          </w:rPr>
          <w:t xml:space="preserve"> програм</w:t>
        </w:r>
      </w:ins>
      <w:ins w:id="559" w:author="Валентин" w:date="2019-01-14T18:29:00Z">
        <w:r w:rsidRPr="001B7C73">
          <w:rPr>
            <w:rFonts w:ascii="Times New Roman" w:hAnsi="Times New Roman" w:cs="Times New Roman"/>
            <w:sz w:val="28"/>
            <w:szCs w:val="28"/>
            <w:rPrChange w:id="560" w:author="Валентин" w:date="2019-01-15T12:14:00Z">
              <w:rPr>
                <w:sz w:val="28"/>
                <w:szCs w:val="28"/>
              </w:rPr>
            </w:rPrChange>
          </w:rPr>
          <w:t>м</w:t>
        </w:r>
      </w:ins>
      <w:ins w:id="561" w:author="Валентин" w:date="2019-01-14T18:28:00Z">
        <w:r w:rsidRPr="001B7C73">
          <w:rPr>
            <w:rFonts w:ascii="Times New Roman" w:hAnsi="Times New Roman" w:cs="Times New Roman"/>
            <w:sz w:val="28"/>
            <w:szCs w:val="28"/>
            <w:rPrChange w:id="562" w:author="Валентин" w:date="2019-01-15T12:14:00Z">
              <w:rPr>
                <w:sz w:val="28"/>
                <w:szCs w:val="28"/>
              </w:rPr>
            </w:rPrChange>
          </w:rPr>
          <w:t>ных продуктов для социальных сетей</w:t>
        </w:r>
      </w:ins>
      <w:ins w:id="563" w:author="Валентин" w:date="2019-01-14T18:30:00Z">
        <w:r w:rsidRPr="001B7C73">
          <w:rPr>
            <w:rFonts w:ascii="Times New Roman" w:hAnsi="Times New Roman" w:cs="Times New Roman"/>
            <w:sz w:val="28"/>
            <w:szCs w:val="28"/>
            <w:rPrChange w:id="564" w:author="Валентин" w:date="2019-01-15T12:14:00Z">
              <w:rPr>
                <w:sz w:val="28"/>
                <w:szCs w:val="28"/>
              </w:rPr>
            </w:rPrChange>
          </w:rPr>
          <w:t xml:space="preserve"> активно развивается</w:t>
        </w:r>
      </w:ins>
      <w:ins w:id="565" w:author="Валентин" w:date="2019-01-14T18:44:00Z">
        <w:r w:rsidR="00CC65D4" w:rsidRPr="001B7C73">
          <w:rPr>
            <w:rFonts w:ascii="Times New Roman" w:hAnsi="Times New Roman" w:cs="Times New Roman"/>
            <w:sz w:val="28"/>
            <w:szCs w:val="28"/>
            <w:rPrChange w:id="566" w:author="Валентин" w:date="2019-01-15T12:14:00Z">
              <w:rPr>
                <w:sz w:val="28"/>
                <w:szCs w:val="28"/>
              </w:rPr>
            </w:rPrChange>
          </w:rPr>
          <w:t>. Связано это с расширением аудитории и их потребностей</w:t>
        </w:r>
      </w:ins>
      <w:ins w:id="567" w:author="Валентин" w:date="2019-01-14T18:45:00Z">
        <w:r w:rsidR="00CC65D4" w:rsidRPr="001B7C73">
          <w:rPr>
            <w:rFonts w:ascii="Times New Roman" w:hAnsi="Times New Roman" w:cs="Times New Roman"/>
            <w:sz w:val="28"/>
            <w:szCs w:val="28"/>
            <w:rPrChange w:id="568" w:author="Валентин" w:date="2019-01-15T12:14:00Z">
              <w:rPr>
                <w:sz w:val="28"/>
                <w:szCs w:val="28"/>
              </w:rPr>
            </w:rPrChange>
          </w:rPr>
          <w:t xml:space="preserve"> внутри </w:t>
        </w:r>
      </w:ins>
      <w:ins w:id="569" w:author="Валентин" w:date="2019-01-14T18:48:00Z">
        <w:r w:rsidR="00CB6CE0" w:rsidRPr="001B7C73">
          <w:rPr>
            <w:rFonts w:ascii="Times New Roman" w:hAnsi="Times New Roman" w:cs="Times New Roman"/>
            <w:sz w:val="28"/>
            <w:szCs w:val="28"/>
            <w:rPrChange w:id="570" w:author="Валентин" w:date="2019-01-15T12:14:00Z">
              <w:rPr>
                <w:sz w:val="28"/>
                <w:szCs w:val="28"/>
              </w:rPr>
            </w:rPrChange>
          </w:rPr>
          <w:t xml:space="preserve">социальной. </w:t>
        </w:r>
      </w:ins>
      <w:ins w:id="571" w:author="Валентин" w:date="2019-01-14T18:50:00Z">
        <w:r w:rsidR="00CB6CE0" w:rsidRPr="001B7C73">
          <w:rPr>
            <w:rFonts w:ascii="Times New Roman" w:hAnsi="Times New Roman" w:cs="Times New Roman"/>
            <w:sz w:val="28"/>
            <w:szCs w:val="28"/>
            <w:rPrChange w:id="572" w:author="Валентин" w:date="2019-01-15T12:14:00Z">
              <w:rPr>
                <w:sz w:val="28"/>
                <w:szCs w:val="28"/>
              </w:rPr>
            </w:rPrChange>
          </w:rPr>
          <w:t>Индустрия представляется совокупностью различных крупных компаний и самостоятельных разработчиков, а также технологий и процессов, которые в совокупности своей образуют полный цикл производства приложений, начиная от разработки и заканчивая выпуском готового проекта.</w:t>
        </w:r>
      </w:ins>
      <w:ins w:id="573" w:author="Валентин" w:date="2019-01-14T18:51:00Z">
        <w:r w:rsidR="00CB6CE0" w:rsidRPr="001B7C73">
          <w:rPr>
            <w:rFonts w:ascii="Times New Roman" w:hAnsi="Times New Roman" w:cs="Times New Roman"/>
            <w:sz w:val="28"/>
            <w:szCs w:val="28"/>
            <w:rPrChange w:id="574" w:author="Валентин" w:date="2019-01-15T12:14:00Z">
              <w:rPr>
                <w:sz w:val="28"/>
                <w:szCs w:val="28"/>
              </w:rPr>
            </w:rPrChange>
          </w:rPr>
          <w:t xml:space="preserve"> Основная проблема, с которой, как правило, сталкиваются начинающие разработчики </w:t>
        </w:r>
        <w:r w:rsidR="00B92560" w:rsidRPr="001B7C73">
          <w:rPr>
            <w:rFonts w:ascii="Times New Roman" w:hAnsi="Times New Roman" w:cs="Times New Roman"/>
            <w:sz w:val="28"/>
            <w:szCs w:val="28"/>
            <w:rPrChange w:id="575" w:author="Валентин" w:date="2019-01-15T12:14:00Z">
              <w:rPr>
                <w:sz w:val="28"/>
                <w:szCs w:val="28"/>
              </w:rPr>
            </w:rPrChange>
          </w:rPr>
          <w:t>приложений</w:t>
        </w:r>
      </w:ins>
      <w:ins w:id="576" w:author="Валентин" w:date="2019-01-14T18:52:00Z">
        <w:r w:rsidR="00B92560" w:rsidRPr="001B7C73">
          <w:rPr>
            <w:rFonts w:ascii="Times New Roman" w:hAnsi="Times New Roman" w:cs="Times New Roman"/>
            <w:sz w:val="28"/>
            <w:szCs w:val="28"/>
            <w:rPrChange w:id="577" w:author="Валентин" w:date="2019-01-15T12:14:00Z">
              <w:rPr>
                <w:sz w:val="28"/>
                <w:szCs w:val="28"/>
              </w:rPr>
            </w:rPrChange>
          </w:rPr>
          <w:t xml:space="preserve">, </w:t>
        </w:r>
      </w:ins>
      <w:ins w:id="578" w:author="Валентин" w:date="2019-01-14T18:51:00Z">
        <w:r w:rsidR="00CB6CE0" w:rsidRPr="001B7C73">
          <w:rPr>
            <w:rFonts w:ascii="Times New Roman" w:hAnsi="Times New Roman" w:cs="Times New Roman"/>
            <w:sz w:val="28"/>
            <w:szCs w:val="28"/>
            <w:rPrChange w:id="579" w:author="Валентин" w:date="2019-01-15T12:14:00Z">
              <w:rPr>
                <w:sz w:val="28"/>
                <w:szCs w:val="28"/>
              </w:rPr>
            </w:rPrChange>
          </w:rPr>
          <w:t>это не только нехватка опыта, но и длительный период разработки программы с нуля, тем более если создание происходит в одиночку.</w:t>
        </w:r>
      </w:ins>
      <w:ins w:id="580" w:author="Валентин" w:date="2019-01-14T18:53:00Z">
        <w:r w:rsidR="00B92560" w:rsidRPr="001B7C73">
          <w:rPr>
            <w:rFonts w:ascii="Times New Roman" w:hAnsi="Times New Roman" w:cs="Times New Roman"/>
            <w:sz w:val="28"/>
            <w:szCs w:val="28"/>
            <w:rPrChange w:id="581" w:author="Валентин" w:date="2019-01-15T12:14:00Z">
              <w:rPr>
                <w:sz w:val="28"/>
                <w:szCs w:val="28"/>
              </w:rPr>
            </w:rPrChange>
          </w:rPr>
          <w:t xml:space="preserve"> Разработка приложения </w:t>
        </w:r>
      </w:ins>
      <w:ins w:id="582" w:author="Валентин" w:date="2019-01-15T17:27:00Z">
        <w:r w:rsidR="0033719E">
          <w:rPr>
            <w:rFonts w:ascii="Times New Roman" w:hAnsi="Times New Roman" w:cs="Times New Roman"/>
            <w:sz w:val="28"/>
            <w:szCs w:val="28"/>
          </w:rPr>
          <w:t>–</w:t>
        </w:r>
      </w:ins>
      <w:ins w:id="583" w:author="Валентин" w:date="2019-01-14T18:53:00Z">
        <w:r w:rsidR="00B92560" w:rsidRPr="001B7C73">
          <w:rPr>
            <w:rFonts w:ascii="Times New Roman" w:hAnsi="Times New Roman" w:cs="Times New Roman"/>
            <w:sz w:val="28"/>
            <w:szCs w:val="28"/>
            <w:rPrChange w:id="584" w:author="Валентин" w:date="2019-01-15T12:14:00Z">
              <w:rPr>
                <w:sz w:val="28"/>
                <w:szCs w:val="28"/>
              </w:rPr>
            </w:rPrChange>
          </w:rPr>
          <w:t xml:space="preserve"> это продолжительный и трудоемкий процесс, и необходимы общие знания всех ее этапов: программирование, графическая часть, тестирование на предмет ошибок, выпуск готового продукта и другие стадии в зависимости от задумки разработчика.</w:t>
        </w:r>
      </w:ins>
      <w:ins w:id="585" w:author="Валентин" w:date="2019-01-14T18:54:00Z">
        <w:r w:rsidR="00B92560" w:rsidRPr="001B7C73">
          <w:rPr>
            <w:rFonts w:ascii="Times New Roman" w:hAnsi="Times New Roman" w:cs="Times New Roman"/>
            <w:sz w:val="28"/>
            <w:szCs w:val="28"/>
            <w:rPrChange w:id="586" w:author="Валентин" w:date="2019-01-15T12:14:00Z">
              <w:rPr>
                <w:sz w:val="28"/>
                <w:szCs w:val="28"/>
              </w:rPr>
            </w:rPrChange>
          </w:rPr>
          <w:t xml:space="preserve"> </w:t>
        </w:r>
      </w:ins>
      <w:r w:rsidR="00341F87" w:rsidRPr="001B7C73">
        <w:rPr>
          <w:rFonts w:ascii="Times New Roman" w:hAnsi="Times New Roman" w:cs="Times New Roman"/>
          <w:sz w:val="28"/>
          <w:szCs w:val="28"/>
          <w:rPrChange w:id="587" w:author="Валентин" w:date="2019-01-15T12:14:00Z">
            <w:rPr>
              <w:sz w:val="28"/>
              <w:szCs w:val="28"/>
            </w:rPr>
          </w:rPrChange>
        </w:rPr>
        <w:t>Программный продукт будет использоваться в первую очередь людьми без знаний программирования для автоматизации рутинных действий и сбора</w:t>
      </w:r>
      <w:del w:id="588" w:author="Валентин" w:date="2019-01-15T17:27:00Z">
        <w:r w:rsidR="00522F74" w:rsidRPr="001B7C73" w:rsidDel="0033719E">
          <w:rPr>
            <w:rFonts w:ascii="Times New Roman" w:hAnsi="Times New Roman" w:cs="Times New Roman"/>
            <w:sz w:val="28"/>
            <w:szCs w:val="28"/>
            <w:rPrChange w:id="589" w:author="Валентин" w:date="2019-01-15T12:14:00Z">
              <w:rPr>
                <w:sz w:val="28"/>
                <w:szCs w:val="28"/>
              </w:rPr>
            </w:rPrChange>
          </w:rPr>
          <w:delText>-</w:delText>
        </w:r>
      </w:del>
      <w:ins w:id="590" w:author="Валентин" w:date="2019-01-15T17:27:00Z">
        <w:r w:rsidR="0033719E">
          <w:rPr>
            <w:rFonts w:ascii="Times New Roman" w:hAnsi="Times New Roman" w:cs="Times New Roman"/>
            <w:sz w:val="28"/>
            <w:szCs w:val="28"/>
          </w:rPr>
          <w:t>–</w:t>
        </w:r>
      </w:ins>
      <w:r w:rsidR="00522F74" w:rsidRPr="001B7C73">
        <w:rPr>
          <w:rFonts w:ascii="Times New Roman" w:hAnsi="Times New Roman" w:cs="Times New Roman"/>
          <w:sz w:val="28"/>
          <w:szCs w:val="28"/>
          <w:rPrChange w:id="591" w:author="Валентин" w:date="2019-01-15T12:14:00Z">
            <w:rPr>
              <w:sz w:val="28"/>
              <w:szCs w:val="28"/>
            </w:rPr>
          </w:rPrChange>
        </w:rPr>
        <w:t>получения</w:t>
      </w:r>
      <w:r w:rsidR="00341F87" w:rsidRPr="001B7C73">
        <w:rPr>
          <w:rFonts w:ascii="Times New Roman" w:hAnsi="Times New Roman" w:cs="Times New Roman"/>
          <w:sz w:val="28"/>
          <w:szCs w:val="28"/>
          <w:rPrChange w:id="592" w:author="Валентин" w:date="2019-01-15T12:14:00Z">
            <w:rPr>
              <w:sz w:val="28"/>
              <w:szCs w:val="28"/>
            </w:rPr>
          </w:rPrChange>
        </w:rPr>
        <w:t xml:space="preserve"> информации в социальной сети ВКонтакте</w:t>
      </w:r>
      <w:r w:rsidR="00FF34A3" w:rsidRPr="001B7C73">
        <w:rPr>
          <w:rFonts w:ascii="Times New Roman" w:hAnsi="Times New Roman" w:cs="Times New Roman"/>
          <w:sz w:val="28"/>
          <w:szCs w:val="28"/>
          <w:rPrChange w:id="593" w:author="Валентин" w:date="2019-01-15T12:14:00Z">
            <w:rPr>
              <w:sz w:val="28"/>
              <w:szCs w:val="28"/>
            </w:rPr>
          </w:rPrChange>
        </w:rPr>
        <w:t>(ВК)</w:t>
      </w:r>
      <w:r w:rsidR="00341F87" w:rsidRPr="001B7C73">
        <w:rPr>
          <w:rFonts w:ascii="Times New Roman" w:hAnsi="Times New Roman" w:cs="Times New Roman"/>
          <w:sz w:val="28"/>
          <w:szCs w:val="28"/>
          <w:rPrChange w:id="594" w:author="Валентин" w:date="2019-01-15T12:14:00Z">
            <w:rPr>
              <w:sz w:val="28"/>
              <w:szCs w:val="28"/>
            </w:rPr>
          </w:rPrChange>
        </w:rPr>
        <w:t xml:space="preserve">. </w:t>
      </w:r>
    </w:p>
    <w:p w14:paraId="776269C3" w14:textId="442EB717" w:rsidR="001F2282" w:rsidRPr="001B7C73" w:rsidDel="00B92560" w:rsidRDefault="001F2282" w:rsidP="00F248E9">
      <w:pPr>
        <w:spacing w:line="360" w:lineRule="auto"/>
        <w:ind w:firstLine="708"/>
        <w:jc w:val="both"/>
        <w:rPr>
          <w:del w:id="595" w:author="Валентин" w:date="2019-01-14T18:54:00Z"/>
          <w:rFonts w:ascii="Times New Roman" w:hAnsi="Times New Roman" w:cs="Times New Roman"/>
          <w:sz w:val="28"/>
          <w:szCs w:val="28"/>
          <w:rPrChange w:id="596" w:author="Валентин" w:date="2019-01-15T12:14:00Z">
            <w:rPr>
              <w:del w:id="597" w:author="Валентин" w:date="2019-01-14T18:54:00Z"/>
              <w:sz w:val="28"/>
              <w:szCs w:val="28"/>
            </w:rPr>
          </w:rPrChange>
        </w:rPr>
      </w:pPr>
      <w:r w:rsidRPr="001B7C73">
        <w:rPr>
          <w:rFonts w:ascii="Times New Roman" w:hAnsi="Times New Roman" w:cs="Times New Roman"/>
          <w:sz w:val="28"/>
          <w:szCs w:val="28"/>
          <w:rPrChange w:id="598" w:author="Валентин" w:date="2019-01-15T12:14:00Z">
            <w:rPr>
              <w:sz w:val="28"/>
              <w:szCs w:val="28"/>
            </w:rPr>
          </w:rPrChange>
        </w:rPr>
        <w:t>Приложение будет полезно потому</w:t>
      </w:r>
      <w:del w:id="599" w:author="Валентин" w:date="2019-01-15T17:27:00Z">
        <w:r w:rsidRPr="001B7C73" w:rsidDel="0033719E">
          <w:rPr>
            <w:rFonts w:ascii="Times New Roman" w:hAnsi="Times New Roman" w:cs="Times New Roman"/>
            <w:sz w:val="28"/>
            <w:szCs w:val="28"/>
            <w:rPrChange w:id="600" w:author="Валентин" w:date="2019-01-15T12:14:00Z">
              <w:rPr>
                <w:sz w:val="28"/>
                <w:szCs w:val="28"/>
              </w:rPr>
            </w:rPrChange>
          </w:rPr>
          <w:delText>-</w:delText>
        </w:r>
      </w:del>
      <w:ins w:id="601" w:author="Валентин" w:date="2019-01-15T17:27:00Z">
        <w:r w:rsidR="0033719E">
          <w:rPr>
            <w:rFonts w:ascii="Times New Roman" w:hAnsi="Times New Roman" w:cs="Times New Roman"/>
            <w:sz w:val="28"/>
            <w:szCs w:val="28"/>
          </w:rPr>
          <w:t>–</w:t>
        </w:r>
      </w:ins>
      <w:r w:rsidRPr="001B7C73">
        <w:rPr>
          <w:rFonts w:ascii="Times New Roman" w:hAnsi="Times New Roman" w:cs="Times New Roman"/>
          <w:sz w:val="28"/>
          <w:szCs w:val="28"/>
          <w:rPrChange w:id="602" w:author="Валентин" w:date="2019-01-15T12:14:00Z">
            <w:rPr>
              <w:sz w:val="28"/>
              <w:szCs w:val="28"/>
            </w:rPr>
          </w:rPrChange>
        </w:rPr>
        <w:t xml:space="preserve">что позволяет </w:t>
      </w:r>
      <w:r w:rsidR="00B80B4F" w:rsidRPr="001B7C73">
        <w:rPr>
          <w:rFonts w:ascii="Times New Roman" w:hAnsi="Times New Roman" w:cs="Times New Roman"/>
          <w:sz w:val="28"/>
          <w:szCs w:val="28"/>
          <w:rPrChange w:id="603" w:author="Валентин" w:date="2019-01-15T12:14:00Z">
            <w:rPr>
              <w:sz w:val="28"/>
              <w:szCs w:val="28"/>
            </w:rPr>
          </w:rPrChange>
        </w:rPr>
        <w:t>пользователям</w:t>
      </w:r>
      <w:r w:rsidRPr="001B7C73">
        <w:rPr>
          <w:rFonts w:ascii="Times New Roman" w:hAnsi="Times New Roman" w:cs="Times New Roman"/>
          <w:sz w:val="28"/>
          <w:szCs w:val="28"/>
          <w:rPrChange w:id="604" w:author="Валентин" w:date="2019-01-15T12:14:00Z">
            <w:rPr>
              <w:sz w:val="28"/>
              <w:szCs w:val="28"/>
            </w:rPr>
          </w:rPrChange>
        </w:rPr>
        <w:t xml:space="preserve"> не вникая в внутренности работы социальной сети взаимодействовать с нею в удобном формате</w:t>
      </w:r>
      <w:r w:rsidR="00B80B4F" w:rsidRPr="001B7C73">
        <w:rPr>
          <w:rFonts w:ascii="Times New Roman" w:hAnsi="Times New Roman" w:cs="Times New Roman"/>
          <w:sz w:val="28"/>
          <w:szCs w:val="28"/>
          <w:rPrChange w:id="605" w:author="Валентин" w:date="2019-01-15T12:14:00Z">
            <w:rPr>
              <w:sz w:val="28"/>
              <w:szCs w:val="28"/>
            </w:rPr>
          </w:rPrChange>
        </w:rPr>
        <w:t>.</w:t>
      </w:r>
    </w:p>
    <w:p w14:paraId="15805BA6" w14:textId="78FC6635" w:rsidR="00DD7804" w:rsidRPr="001B7C73" w:rsidDel="00B92560" w:rsidRDefault="00B92560" w:rsidP="00F248E9">
      <w:pPr>
        <w:spacing w:line="360" w:lineRule="auto"/>
        <w:ind w:firstLine="708"/>
        <w:jc w:val="both"/>
        <w:rPr>
          <w:ins w:id="606" w:author="Виктория" w:date="2019-01-14T11:37:00Z"/>
          <w:del w:id="607" w:author="Валентин" w:date="2019-01-14T18:54:00Z"/>
          <w:rFonts w:ascii="Times New Roman" w:hAnsi="Times New Roman" w:cs="Times New Roman"/>
          <w:sz w:val="28"/>
          <w:szCs w:val="28"/>
          <w:rPrChange w:id="608" w:author="Валентин" w:date="2019-01-15T12:14:00Z">
            <w:rPr>
              <w:ins w:id="609" w:author="Виктория" w:date="2019-01-14T11:37:00Z"/>
              <w:del w:id="610" w:author="Валентин" w:date="2019-01-14T18:54:00Z"/>
              <w:sz w:val="28"/>
              <w:szCs w:val="28"/>
            </w:rPr>
          </w:rPrChange>
        </w:rPr>
      </w:pPr>
      <w:ins w:id="611" w:author="Валентин" w:date="2019-01-14T18:54:00Z">
        <w:r w:rsidRPr="001B7C73">
          <w:rPr>
            <w:rFonts w:ascii="Times New Roman" w:hAnsi="Times New Roman" w:cs="Times New Roman"/>
            <w:sz w:val="28"/>
            <w:szCs w:val="28"/>
            <w:rPrChange w:id="612" w:author="Валентин" w:date="2019-01-15T12:14:00Z">
              <w:rPr>
                <w:sz w:val="28"/>
                <w:szCs w:val="28"/>
              </w:rPr>
            </w:rPrChange>
          </w:rPr>
          <w:t xml:space="preserve"> </w:t>
        </w:r>
      </w:ins>
      <w:r w:rsidR="00292204" w:rsidRPr="001B7C73">
        <w:rPr>
          <w:rFonts w:ascii="Times New Roman" w:hAnsi="Times New Roman" w:cs="Times New Roman"/>
          <w:sz w:val="28"/>
          <w:szCs w:val="28"/>
          <w:rPrChange w:id="613" w:author="Валентин" w:date="2019-01-15T12:14:00Z">
            <w:rPr>
              <w:sz w:val="28"/>
              <w:szCs w:val="28"/>
            </w:rPr>
          </w:rPrChange>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7848A1E1" w14:textId="05E9FB57" w:rsidR="00F20C51" w:rsidRPr="001B7C73" w:rsidRDefault="00F20C51" w:rsidP="003E2F1C">
      <w:pPr>
        <w:spacing w:line="360" w:lineRule="auto"/>
        <w:ind w:firstLine="708"/>
        <w:jc w:val="both"/>
        <w:rPr>
          <w:rFonts w:ascii="Times New Roman" w:hAnsi="Times New Roman" w:cs="Times New Roman"/>
          <w:sz w:val="28"/>
          <w:szCs w:val="28"/>
          <w:rPrChange w:id="614" w:author="Валентин" w:date="2019-01-15T12:14:00Z">
            <w:rPr>
              <w:sz w:val="28"/>
              <w:szCs w:val="28"/>
            </w:rPr>
          </w:rPrChange>
        </w:rPr>
      </w:pPr>
      <w:ins w:id="615" w:author="Виктория" w:date="2019-01-14T11:37:00Z">
        <w:del w:id="616" w:author="Валентин" w:date="2019-01-14T18:54:00Z">
          <w:r w:rsidRPr="001B7C73" w:rsidDel="00B92560">
            <w:rPr>
              <w:rFonts w:ascii="Times New Roman" w:hAnsi="Times New Roman" w:cs="Times New Roman"/>
              <w:sz w:val="28"/>
              <w:szCs w:val="28"/>
              <w:rPrChange w:id="617" w:author="Валентин" w:date="2019-01-15T12:14:00Z">
                <w:rPr>
                  <w:sz w:val="28"/>
                  <w:szCs w:val="28"/>
                </w:rPr>
              </w:rPrChange>
            </w:rPr>
            <w:delText>Дополнить до целой страницы, отформатировать</w:delText>
          </w:r>
        </w:del>
      </w:ins>
    </w:p>
    <w:p w14:paraId="157725E2" w14:textId="77777777"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618" w:name="_Toc535342654"/>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619"/>
      <w:r w:rsidR="00586DA5" w:rsidRPr="003F0F68">
        <w:rPr>
          <w:rFonts w:ascii="Times New Roman" w:hAnsi="Times New Roman" w:cs="Times New Roman"/>
          <w:color w:val="auto"/>
        </w:rPr>
        <w:t>разрабатываемой</w:t>
      </w:r>
      <w:commentRangeEnd w:id="619"/>
      <w:r w:rsidR="00F20C51">
        <w:rPr>
          <w:rStyle w:val="af3"/>
          <w:rFonts w:asciiTheme="minorHAnsi" w:eastAsiaTheme="minorEastAsia" w:hAnsiTheme="minorHAnsi" w:cstheme="minorBidi"/>
          <w:b w:val="0"/>
          <w:bCs w:val="0"/>
          <w:color w:val="auto"/>
        </w:rPr>
        <w:commentReference w:id="619"/>
      </w:r>
      <w:r w:rsidR="00586DA5" w:rsidRPr="003F0F68">
        <w:rPr>
          <w:rFonts w:ascii="Times New Roman" w:hAnsi="Times New Roman" w:cs="Times New Roman"/>
          <w:color w:val="auto"/>
        </w:rPr>
        <w:t xml:space="preserve"> системе</w:t>
      </w:r>
      <w:bookmarkEnd w:id="618"/>
    </w:p>
    <w:p w14:paraId="520EA6D0" w14:textId="77777777" w:rsidR="00441089" w:rsidDel="00F20C51" w:rsidRDefault="00544A56" w:rsidP="00CC65D4">
      <w:pPr>
        <w:spacing w:line="360" w:lineRule="auto"/>
        <w:ind w:firstLine="708"/>
        <w:jc w:val="both"/>
        <w:rPr>
          <w:del w:id="620" w:author="Виктория" w:date="2019-01-14T11:37:00Z"/>
          <w:rFonts w:ascii="Times New Roman" w:hAnsi="Times New Roman" w:cs="Times New Roman"/>
          <w:sz w:val="28"/>
          <w:szCs w:val="28"/>
        </w:rPr>
      </w:pPr>
      <w:del w:id="621" w:author="Виктория" w:date="2019-01-14T11:37:00Z">
        <w:r w:rsidRPr="00544A56" w:rsidDel="00F20C51">
          <w:rPr>
            <w:rFonts w:ascii="Times New Roman" w:hAnsi="Times New Roman" w:cs="Times New Roman"/>
            <w:sz w:val="28"/>
            <w:szCs w:val="28"/>
          </w:rPr>
          <w:delText xml:space="preserve">Для создания веб приложения был выбран язык </w:delText>
        </w:r>
        <w:r w:rsidRPr="00544A56" w:rsidDel="00F20C51">
          <w:rPr>
            <w:rFonts w:ascii="Times New Roman" w:hAnsi="Times New Roman" w:cs="Times New Roman"/>
            <w:sz w:val="28"/>
            <w:szCs w:val="28"/>
            <w:lang w:val="en-US"/>
          </w:rPr>
          <w:delText>php</w:delText>
        </w:r>
        <w:r w:rsidRPr="00544A56" w:rsidDel="00F20C51">
          <w:rPr>
            <w:rFonts w:ascii="Times New Roman" w:hAnsi="Times New Roman" w:cs="Times New Roman"/>
            <w:sz w:val="28"/>
            <w:szCs w:val="28"/>
          </w:rPr>
          <w:delText>. Он позволит создать приложение для</w:delText>
        </w:r>
        <w:r w:rsidR="00441089" w:rsidDel="00F20C51">
          <w:rPr>
            <w:rFonts w:ascii="Times New Roman" w:hAnsi="Times New Roman" w:cs="Times New Roman"/>
            <w:sz w:val="28"/>
            <w:szCs w:val="28"/>
          </w:rPr>
          <w:delText xml:space="preserve"> </w:delText>
        </w:r>
        <w:r w:rsidRPr="00544A56" w:rsidDel="00F20C51">
          <w:rPr>
            <w:rFonts w:ascii="Times New Roman" w:hAnsi="Times New Roman" w:cs="Times New Roman"/>
            <w:sz w:val="28"/>
            <w:szCs w:val="28"/>
          </w:rPr>
          <w:delText xml:space="preserve">ПК через </w:delText>
        </w:r>
        <w:r w:rsidRPr="00544A56" w:rsidDel="00F20C51">
          <w:rPr>
            <w:rFonts w:ascii="Times New Roman" w:hAnsi="Times New Roman" w:cs="Times New Roman"/>
            <w:sz w:val="28"/>
            <w:szCs w:val="28"/>
            <w:lang w:val="en-US"/>
          </w:rPr>
          <w:delText>DevelStudio</w:delText>
        </w:r>
        <w:r w:rsidRPr="00544A56" w:rsidDel="00F20C51">
          <w:rPr>
            <w:rFonts w:ascii="Times New Roman" w:hAnsi="Times New Roman" w:cs="Times New Roman"/>
            <w:sz w:val="28"/>
            <w:szCs w:val="28"/>
          </w:rPr>
          <w:delText>. Так в дальнейшем можно будет с небольшими изменениями использовать наработки в серверной части.</w:delText>
        </w:r>
        <w:r w:rsidR="00441089" w:rsidDel="00F20C51">
          <w:rPr>
            <w:rFonts w:ascii="Times New Roman" w:hAnsi="Times New Roman" w:cs="Times New Roman"/>
            <w:sz w:val="28"/>
            <w:szCs w:val="28"/>
          </w:rPr>
          <w:delText xml:space="preserve"> </w:delText>
        </w:r>
      </w:del>
    </w:p>
    <w:p w14:paraId="17226756" w14:textId="57AFD445" w:rsidR="00544A56" w:rsidDel="00CC65D4" w:rsidRDefault="000A3A87" w:rsidP="00CB6CE0">
      <w:pPr>
        <w:spacing w:line="360" w:lineRule="auto"/>
        <w:ind w:firstLine="708"/>
        <w:jc w:val="both"/>
        <w:rPr>
          <w:del w:id="622" w:author="Валентин" w:date="2019-01-14T18:46:00Z"/>
          <w:rFonts w:ascii="Times New Roman" w:eastAsia="Times New Roman" w:hAnsi="Times New Roman" w:cs="Times New Roman"/>
          <w:color w:val="000000"/>
          <w:sz w:val="28"/>
          <w:szCs w:val="28"/>
        </w:rPr>
      </w:pPr>
      <w:del w:id="623" w:author="Виктория" w:date="2019-01-14T11:38:00Z">
        <w:r w:rsidRPr="003F0F68" w:rsidDel="00F20C51">
          <w:rPr>
            <w:rFonts w:ascii="Times New Roman" w:eastAsia="Times New Roman" w:hAnsi="Times New Roman" w:cs="Times New Roman"/>
            <w:color w:val="000000"/>
            <w:sz w:val="28"/>
            <w:szCs w:val="28"/>
          </w:rPr>
          <w:delText>Разраб</w:delText>
        </w:r>
        <w:r w:rsidR="00DE7B3E" w:rsidRPr="003F0F68" w:rsidDel="00F20C51">
          <w:rPr>
            <w:rFonts w:ascii="Times New Roman" w:eastAsia="Times New Roman" w:hAnsi="Times New Roman" w:cs="Times New Roman"/>
            <w:color w:val="000000"/>
            <w:sz w:val="28"/>
            <w:szCs w:val="28"/>
          </w:rPr>
          <w:delText>отанный</w:delText>
        </w:r>
        <w:r w:rsidRPr="003F0F68" w:rsidDel="00F20C51">
          <w:rPr>
            <w:rFonts w:ascii="Times New Roman" w:eastAsia="Times New Roman" w:hAnsi="Times New Roman" w:cs="Times New Roman"/>
            <w:color w:val="000000"/>
            <w:sz w:val="28"/>
            <w:szCs w:val="28"/>
          </w:rPr>
          <w:delText xml:space="preserve"> </w:delText>
        </w:r>
      </w:del>
      <w:ins w:id="624" w:author="Виктория" w:date="2019-01-14T11:38:00Z">
        <w:r w:rsidR="00F20C51">
          <w:rPr>
            <w:rFonts w:ascii="Times New Roman" w:eastAsia="Times New Roman" w:hAnsi="Times New Roman" w:cs="Times New Roman"/>
            <w:color w:val="000000"/>
            <w:sz w:val="28"/>
            <w:szCs w:val="28"/>
          </w:rPr>
          <w:t xml:space="preserve">Разрабатываемый </w:t>
        </w:r>
      </w:ins>
      <w:r w:rsidR="00DE7B3E" w:rsidRPr="003F0F68">
        <w:rPr>
          <w:rFonts w:ascii="Times New Roman" w:eastAsia="Times New Roman" w:hAnsi="Times New Roman" w:cs="Times New Roman"/>
          <w:color w:val="000000"/>
          <w:sz w:val="28"/>
          <w:szCs w:val="28"/>
        </w:rPr>
        <w:t xml:space="preserve">программный </w:t>
      </w:r>
      <w:r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del w:id="625" w:author="Виктория" w:date="2019-01-14T11:38:00Z">
        <w:r w:rsidR="00441089" w:rsidDel="00F20C51">
          <w:rPr>
            <w:rFonts w:ascii="Times New Roman" w:eastAsia="Times New Roman" w:hAnsi="Times New Roman" w:cs="Times New Roman"/>
            <w:color w:val="000000"/>
            <w:sz w:val="28"/>
            <w:szCs w:val="28"/>
          </w:rPr>
          <w:delText>,</w:delText>
        </w:r>
      </w:del>
      <w:ins w:id="626" w:author="Виктория" w:date="2019-01-14T11:38:00Z">
        <w:r w:rsidR="00F20C51">
          <w:rPr>
            <w:rFonts w:ascii="Times New Roman" w:eastAsia="Times New Roman" w:hAnsi="Times New Roman" w:cs="Times New Roman"/>
            <w:color w:val="000000"/>
            <w:sz w:val="28"/>
            <w:szCs w:val="28"/>
          </w:rPr>
          <w:t xml:space="preserve"> </w:t>
        </w:r>
        <w:del w:id="627" w:author="Валентин" w:date="2019-01-15T17:27:00Z">
          <w:r w:rsidR="00F20C51" w:rsidDel="0033719E">
            <w:rPr>
              <w:rFonts w:ascii="Times New Roman" w:eastAsia="Times New Roman" w:hAnsi="Times New Roman" w:cs="Times New Roman"/>
              <w:color w:val="000000"/>
              <w:sz w:val="28"/>
              <w:szCs w:val="28"/>
            </w:rPr>
            <w:delText>-</w:delText>
          </w:r>
        </w:del>
      </w:ins>
      <w:ins w:id="628" w:author="Валентин" w:date="2019-01-15T17:27:00Z">
        <w:r w:rsidR="0033719E">
          <w:rPr>
            <w:rFonts w:ascii="Times New Roman" w:eastAsia="Times New Roman" w:hAnsi="Times New Roman" w:cs="Times New Roman"/>
            <w:color w:val="000000"/>
            <w:sz w:val="28"/>
            <w:szCs w:val="28"/>
          </w:rPr>
          <w:t>–</w:t>
        </w:r>
      </w:ins>
      <w:r w:rsidR="00441089">
        <w:rPr>
          <w:rFonts w:ascii="Times New Roman" w:eastAsia="Times New Roman" w:hAnsi="Times New Roman" w:cs="Times New Roman"/>
          <w:color w:val="000000"/>
          <w:sz w:val="28"/>
          <w:szCs w:val="28"/>
        </w:rPr>
        <w:t xml:space="preserve"> </w:t>
      </w:r>
      <w:del w:id="629" w:author="Валентин" w:date="2019-01-14T20:17:00Z">
        <w:r w:rsidR="00441089" w:rsidRPr="00F20C51" w:rsidDel="00552D06">
          <w:rPr>
            <w:rFonts w:ascii="Times New Roman" w:eastAsia="Times New Roman" w:hAnsi="Times New Roman" w:cs="Times New Roman"/>
            <w:color w:val="000000"/>
            <w:sz w:val="28"/>
            <w:szCs w:val="28"/>
            <w:highlight w:val="yellow"/>
            <w:rPrChange w:id="630" w:author="Виктория" w:date="2019-01-14T11:39:00Z">
              <w:rPr>
                <w:rFonts w:ascii="Times New Roman" w:eastAsia="Times New Roman" w:hAnsi="Times New Roman" w:cs="Times New Roman"/>
                <w:color w:val="000000"/>
                <w:sz w:val="28"/>
                <w:szCs w:val="28"/>
              </w:rPr>
            </w:rPrChange>
          </w:rPr>
          <w:delText>реализация</w:delText>
        </w:r>
        <w:r w:rsidR="00441089" w:rsidDel="00552D06">
          <w:rPr>
            <w:rFonts w:ascii="Times New Roman" w:eastAsia="Times New Roman" w:hAnsi="Times New Roman" w:cs="Times New Roman"/>
            <w:color w:val="000000"/>
            <w:sz w:val="28"/>
            <w:szCs w:val="28"/>
          </w:rPr>
          <w:delText xml:space="preserve"> </w:delText>
        </w:r>
      </w:del>
      <w:ins w:id="631" w:author="Валентин" w:date="2019-01-14T20:17:00Z">
        <w:r w:rsidR="00552D06">
          <w:rPr>
            <w:rFonts w:ascii="Times New Roman" w:eastAsia="Times New Roman" w:hAnsi="Times New Roman" w:cs="Times New Roman"/>
            <w:color w:val="000000"/>
            <w:sz w:val="28"/>
            <w:szCs w:val="28"/>
          </w:rPr>
          <w:t xml:space="preserve">применение </w:t>
        </w:r>
      </w:ins>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del w:id="632" w:author="Валентин" w:date="2019-01-14T20:16:00Z">
        <w:r w:rsidR="00441089" w:rsidDel="00552D06">
          <w:rPr>
            <w:rFonts w:ascii="Times New Roman" w:eastAsia="Times New Roman" w:hAnsi="Times New Roman" w:cs="Times New Roman"/>
            <w:color w:val="000000"/>
            <w:sz w:val="28"/>
            <w:szCs w:val="28"/>
          </w:rPr>
          <w:delText xml:space="preserve"> </w:delText>
        </w:r>
      </w:del>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633"/>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633"/>
      <w:r w:rsidR="00F20C51">
        <w:rPr>
          <w:rStyle w:val="af3"/>
        </w:rPr>
        <w:commentReference w:id="633"/>
      </w:r>
      <w:ins w:id="634" w:author="Валентин" w:date="2019-01-14T20:15:00Z">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ins>
      <w:r w:rsidR="00441089">
        <w:rPr>
          <w:rFonts w:ascii="Times New Roman" w:eastAsia="Times New Roman" w:hAnsi="Times New Roman" w:cs="Times New Roman"/>
          <w:color w:val="000000"/>
          <w:sz w:val="28"/>
          <w:szCs w:val="28"/>
        </w:rPr>
        <w:t>,</w:t>
      </w:r>
      <w:ins w:id="635" w:author="Валентин" w:date="2019-01-14T20:16:00Z">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w:t>
        </w:r>
      </w:ins>
      <w:ins w:id="636" w:author="Валентин" w:date="2019-01-14T20:17:00Z">
        <w:r w:rsidR="00552D06">
          <w:rPr>
            <w:rFonts w:ascii="Times New Roman" w:eastAsia="Times New Roman" w:hAnsi="Times New Roman" w:cs="Times New Roman"/>
            <w:color w:val="000000"/>
            <w:sz w:val="28"/>
            <w:szCs w:val="28"/>
          </w:rPr>
          <w:t>.</w:t>
        </w:r>
      </w:ins>
      <w:ins w:id="637" w:author="Валентин" w:date="2019-01-14T20:16:00Z">
        <w:r w:rsidR="00552D06">
          <w:rPr>
            <w:rFonts w:ascii="Times New Roman" w:eastAsia="Times New Roman" w:hAnsi="Times New Roman" w:cs="Times New Roman"/>
            <w:color w:val="000000"/>
            <w:sz w:val="28"/>
            <w:szCs w:val="28"/>
          </w:rPr>
          <w:t xml:space="preserve"> </w:t>
        </w:r>
      </w:ins>
      <w:del w:id="638" w:author="Валентин" w:date="2019-01-14T20:16:00Z">
        <w:r w:rsidR="00FF34A3" w:rsidDel="00552D06">
          <w:rPr>
            <w:rFonts w:ascii="Times New Roman" w:eastAsia="Times New Roman" w:hAnsi="Times New Roman" w:cs="Times New Roman"/>
            <w:color w:val="000000"/>
            <w:sz w:val="28"/>
            <w:szCs w:val="28"/>
          </w:rPr>
          <w:delText xml:space="preserve"> </w:delText>
        </w:r>
      </w:del>
      <w:del w:id="639" w:author="Валентин" w:date="2019-01-14T18:47:00Z">
        <w:r w:rsidR="00441089" w:rsidDel="00CC65D4">
          <w:rPr>
            <w:rFonts w:ascii="Times New Roman" w:eastAsia="Times New Roman" w:hAnsi="Times New Roman" w:cs="Times New Roman"/>
            <w:color w:val="000000"/>
            <w:sz w:val="28"/>
            <w:szCs w:val="28"/>
          </w:rPr>
          <w:delText xml:space="preserve"> </w:delText>
        </w:r>
      </w:del>
      <w:del w:id="640" w:author="Валентин" w:date="2019-01-14T20:16:00Z">
        <w:r w:rsidR="00441089" w:rsidDel="00552D06">
          <w:rPr>
            <w:rFonts w:ascii="Times New Roman" w:eastAsia="Times New Roman" w:hAnsi="Times New Roman" w:cs="Times New Roman"/>
            <w:color w:val="000000"/>
            <w:sz w:val="28"/>
            <w:szCs w:val="28"/>
          </w:rPr>
          <w:delText>которая</w:delText>
        </w:r>
      </w:del>
      <w:ins w:id="641" w:author="Валентин" w:date="2019-01-14T20:17:00Z">
        <w:r w:rsidR="00552D06">
          <w:rPr>
            <w:rFonts w:ascii="Times New Roman" w:eastAsia="Times New Roman" w:hAnsi="Times New Roman" w:cs="Times New Roman"/>
            <w:color w:val="000000"/>
            <w:sz w:val="28"/>
            <w:szCs w:val="28"/>
          </w:rPr>
          <w:t xml:space="preserve">Её </w:t>
        </w:r>
      </w:ins>
      <w:del w:id="642" w:author="Валентин" w:date="2019-01-14T20:17:00Z">
        <w:r w:rsidR="00441089" w:rsidDel="00552D06">
          <w:rPr>
            <w:rFonts w:ascii="Times New Roman" w:eastAsia="Times New Roman" w:hAnsi="Times New Roman" w:cs="Times New Roman"/>
            <w:color w:val="000000"/>
            <w:sz w:val="28"/>
            <w:szCs w:val="28"/>
          </w:rPr>
          <w:delText xml:space="preserve"> </w:delText>
        </w:r>
      </w:del>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ins w:id="643" w:author="Валентин" w:date="2019-01-14T20:17:00Z">
        <w:r w:rsidR="00552D06" w:rsidRPr="00552D06">
          <w:rPr>
            <w:rFonts w:ascii="Times New Roman" w:eastAsia="Times New Roman" w:hAnsi="Times New Roman" w:cs="Times New Roman"/>
            <w:color w:val="000000"/>
            <w:sz w:val="28"/>
            <w:szCs w:val="28"/>
            <w:rPrChange w:id="644" w:author="Валентин" w:date="2019-01-14T20:18:00Z">
              <w:rPr>
                <w:rFonts w:ascii="Times New Roman" w:eastAsia="Times New Roman" w:hAnsi="Times New Roman" w:cs="Times New Roman"/>
                <w:color w:val="000000"/>
                <w:sz w:val="28"/>
                <w:szCs w:val="28"/>
                <w:highlight w:val="yellow"/>
              </w:rPr>
            </w:rPrChange>
          </w:rPr>
          <w:t>л</w:t>
        </w:r>
      </w:ins>
      <w:del w:id="645" w:author="Валентин" w:date="2019-01-14T20:17:00Z">
        <w:r w:rsidR="00FF34A3" w:rsidRPr="00552D06" w:rsidDel="00552D06">
          <w:rPr>
            <w:rFonts w:ascii="Times New Roman" w:eastAsia="Times New Roman" w:hAnsi="Times New Roman" w:cs="Times New Roman"/>
            <w:color w:val="000000"/>
            <w:sz w:val="28"/>
            <w:szCs w:val="28"/>
          </w:rPr>
          <w:delText>н</w:delText>
        </w:r>
      </w:del>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ins w:id="646" w:author="Валентин" w:date="2019-01-14T20:18:00Z">
        <w:r w:rsidR="00552D06">
          <w:rPr>
            <w:rFonts w:ascii="Times New Roman" w:eastAsia="Times New Roman" w:hAnsi="Times New Roman" w:cs="Times New Roman"/>
            <w:color w:val="000000"/>
            <w:sz w:val="28"/>
            <w:szCs w:val="28"/>
          </w:rPr>
          <w:t>а</w:t>
        </w:r>
      </w:ins>
      <w:del w:id="647" w:author="Валентин" w:date="2019-01-14T20:18:00Z">
        <w:r w:rsidR="00FF34A3" w:rsidDel="00552D06">
          <w:rPr>
            <w:rFonts w:ascii="Times New Roman" w:eastAsia="Times New Roman" w:hAnsi="Times New Roman" w:cs="Times New Roman"/>
            <w:color w:val="000000"/>
            <w:sz w:val="28"/>
            <w:szCs w:val="28"/>
          </w:rPr>
          <w:delText>ой</w:delText>
        </w:r>
      </w:del>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ins w:id="648" w:author="Валентин" w:date="2019-01-14T18:55:00Z">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2.0</w:t>
        </w:r>
        <w:r w:rsidR="00C812B7">
          <w:rPr>
            <w:rStyle w:val="af3"/>
          </w:rPr>
          <w:commentReference w:id="649"/>
        </w:r>
        <w:r w:rsidR="00C812B7">
          <w:rPr>
            <w:rFonts w:ascii="Times New Roman" w:eastAsia="Times New Roman" w:hAnsi="Times New Roman" w:cs="Times New Roman"/>
            <w:color w:val="000000"/>
            <w:sz w:val="28"/>
            <w:szCs w:val="28"/>
          </w:rPr>
          <w:t xml:space="preserve"> </w:t>
        </w:r>
      </w:ins>
      <w:ins w:id="650" w:author="Валентин" w:date="2019-01-15T17:27:00Z">
        <w:r w:rsidR="0033719E">
          <w:rPr>
            <w:rFonts w:ascii="Times New Roman" w:eastAsia="Times New Roman" w:hAnsi="Times New Roman" w:cs="Times New Roman"/>
            <w:color w:val="000000"/>
            <w:sz w:val="28"/>
            <w:szCs w:val="28"/>
          </w:rPr>
          <w:t>–</w:t>
        </w:r>
      </w:ins>
      <w:ins w:id="651" w:author="Валентин" w:date="2019-01-14T18:55:00Z">
        <w:r w:rsidR="00C812B7">
          <w:rPr>
            <w:rFonts w:ascii="Times New Roman" w:eastAsia="Times New Roman" w:hAnsi="Times New Roman" w:cs="Times New Roman"/>
            <w:color w:val="000000"/>
            <w:sz w:val="28"/>
            <w:szCs w:val="28"/>
          </w:rPr>
          <w:t xml:space="preserve"> </w:t>
        </w:r>
      </w:ins>
      <w:ins w:id="652" w:author="Валентин" w:date="2019-01-14T18:56:00Z">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ins>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653"/>
      <w:r w:rsidR="00FF34A3">
        <w:rPr>
          <w:rFonts w:ascii="Times New Roman" w:eastAsia="Times New Roman" w:hAnsi="Times New Roman" w:cs="Times New Roman"/>
          <w:color w:val="000000"/>
          <w:sz w:val="28"/>
          <w:szCs w:val="28"/>
        </w:rPr>
        <w:t>оптимизированными способами</w:t>
      </w:r>
      <w:commentRangeEnd w:id="653"/>
      <w:ins w:id="654" w:author="Валентин" w:date="2019-01-14T19:01:00Z">
        <w:r w:rsidR="008C1CBE">
          <w:rPr>
            <w:rFonts w:ascii="Times New Roman" w:eastAsia="Times New Roman" w:hAnsi="Times New Roman" w:cs="Times New Roman"/>
            <w:color w:val="000000"/>
            <w:sz w:val="28"/>
            <w:szCs w:val="28"/>
          </w:rPr>
          <w:t xml:space="preserve"> </w:t>
        </w:r>
      </w:ins>
      <w:r w:rsidR="00F20C51">
        <w:rPr>
          <w:rStyle w:val="af3"/>
        </w:rPr>
        <w:commentReference w:id="653"/>
      </w:r>
      <w:ins w:id="655" w:author="Валентин" w:date="2019-01-15T17:27:00Z">
        <w:r w:rsidR="0033719E">
          <w:rPr>
            <w:rFonts w:ascii="Times New Roman" w:eastAsia="Times New Roman" w:hAnsi="Times New Roman" w:cs="Times New Roman"/>
            <w:color w:val="000000"/>
            <w:sz w:val="28"/>
            <w:szCs w:val="28"/>
          </w:rPr>
          <w:t>–</w:t>
        </w:r>
      </w:ins>
      <w:ins w:id="656" w:author="Валентин" w:date="2019-01-14T19:01:00Z">
        <w:r w:rsidR="008C1CBE">
          <w:rPr>
            <w:rFonts w:ascii="Times New Roman" w:eastAsia="Times New Roman" w:hAnsi="Times New Roman" w:cs="Times New Roman"/>
            <w:color w:val="000000"/>
            <w:sz w:val="28"/>
            <w:szCs w:val="28"/>
          </w:rPr>
          <w:t xml:space="preserve"> уменьшено количество переходов</w:t>
        </w:r>
      </w:ins>
      <w:ins w:id="657" w:author="Валентин" w:date="2019-01-14T19:02:00Z">
        <w:r w:rsidR="008C1CBE">
          <w:rPr>
            <w:rFonts w:ascii="Times New Roman" w:eastAsia="Times New Roman" w:hAnsi="Times New Roman" w:cs="Times New Roman"/>
            <w:color w:val="000000"/>
            <w:sz w:val="28"/>
            <w:szCs w:val="28"/>
          </w:rPr>
          <w:t xml:space="preserve"> между элементами</w:t>
        </w:r>
      </w:ins>
      <w:ins w:id="658" w:author="Валентин" w:date="2019-01-14T19:01:00Z">
        <w:r w:rsidR="008C1CBE">
          <w:rPr>
            <w:rFonts w:ascii="Times New Roman" w:eastAsia="Times New Roman" w:hAnsi="Times New Roman" w:cs="Times New Roman"/>
            <w:color w:val="000000"/>
            <w:sz w:val="28"/>
            <w:szCs w:val="28"/>
          </w:rPr>
          <w:t>, соответс</w:t>
        </w:r>
      </w:ins>
      <w:ins w:id="659" w:author="Валентин" w:date="2019-01-14T19:02:00Z">
        <w:r w:rsidR="008C1CBE">
          <w:rPr>
            <w:rFonts w:ascii="Times New Roman" w:eastAsia="Times New Roman" w:hAnsi="Times New Roman" w:cs="Times New Roman"/>
            <w:color w:val="000000"/>
            <w:sz w:val="28"/>
            <w:szCs w:val="28"/>
          </w:rPr>
          <w:t>т</w:t>
        </w:r>
      </w:ins>
      <w:ins w:id="660" w:author="Валентин" w:date="2019-01-14T19:01:00Z">
        <w:r w:rsidR="008C1CBE">
          <w:rPr>
            <w:rFonts w:ascii="Times New Roman" w:eastAsia="Times New Roman" w:hAnsi="Times New Roman" w:cs="Times New Roman"/>
            <w:color w:val="000000"/>
            <w:sz w:val="28"/>
            <w:szCs w:val="28"/>
          </w:rPr>
          <w:t>венно тратится меньше времени</w:t>
        </w:r>
      </w:ins>
      <w:ins w:id="661" w:author="Валентин" w:date="2019-01-14T19:13:00Z">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ins>
      <w:r w:rsidR="00FF34A3">
        <w:rPr>
          <w:rFonts w:ascii="Times New Roman" w:eastAsia="Times New Roman" w:hAnsi="Times New Roman" w:cs="Times New Roman"/>
          <w:color w:val="000000"/>
          <w:sz w:val="28"/>
          <w:szCs w:val="28"/>
        </w:rPr>
        <w:t>.</w:t>
      </w:r>
    </w:p>
    <w:p w14:paraId="1DE305B1" w14:textId="06362A84" w:rsidR="00657242" w:rsidRPr="003F0F68" w:rsidRDefault="00CC65D4">
      <w:pPr>
        <w:spacing w:line="360" w:lineRule="auto"/>
        <w:ind w:firstLine="708"/>
        <w:jc w:val="both"/>
        <w:rPr>
          <w:rFonts w:ascii="Times New Roman" w:eastAsia="Times New Roman" w:hAnsi="Times New Roman" w:cs="Times New Roman"/>
          <w:sz w:val="28"/>
          <w:szCs w:val="28"/>
        </w:rPr>
        <w:pPrChange w:id="662" w:author="Валентин" w:date="2019-01-14T18:46:00Z">
          <w:pPr>
            <w:spacing w:line="360" w:lineRule="auto"/>
            <w:ind w:firstLine="567"/>
            <w:jc w:val="both"/>
          </w:pPr>
        </w:pPrChange>
      </w:pPr>
      <w:ins w:id="663" w:author="Валентин" w:date="2019-01-14T18:46:00Z">
        <w:r>
          <w:rPr>
            <w:rFonts w:ascii="Times New Roman" w:eastAsia="Times New Roman" w:hAnsi="Times New Roman" w:cs="Times New Roman"/>
            <w:color w:val="000000"/>
            <w:sz w:val="28"/>
            <w:szCs w:val="28"/>
          </w:rPr>
          <w:t xml:space="preserve"> </w:t>
        </w:r>
      </w:ins>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pPr>
        <w:pStyle w:val="TNR"/>
        <w:ind w:firstLine="0"/>
        <w:pPrChange w:id="664" w:author="Валентин" w:date="2019-01-15T12:18:00Z">
          <w:pPr>
            <w:pStyle w:val="TNR"/>
            <w:ind w:firstLine="567"/>
          </w:pPr>
        </w:pPrChange>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pPr>
        <w:pStyle w:val="TNR"/>
        <w:numPr>
          <w:ilvl w:val="0"/>
          <w:numId w:val="19"/>
        </w:numPr>
        <w:pPrChange w:id="665" w:author="Валентин" w:date="2019-01-15T18:19:00Z">
          <w:pPr>
            <w:pStyle w:val="TNR"/>
            <w:numPr>
              <w:numId w:val="12"/>
            </w:numPr>
            <w:ind w:left="720" w:hanging="360"/>
          </w:pPr>
        </w:pPrChange>
      </w:pPr>
      <w:r>
        <w:t>Структурированная информация</w:t>
      </w:r>
    </w:p>
    <w:p w14:paraId="7E689EF0" w14:textId="77777777" w:rsidR="00C34124" w:rsidRPr="003F0F68" w:rsidRDefault="00C34124">
      <w:pPr>
        <w:pStyle w:val="TNR"/>
        <w:numPr>
          <w:ilvl w:val="0"/>
          <w:numId w:val="19"/>
        </w:numPr>
        <w:pPrChange w:id="666" w:author="Валентин" w:date="2019-01-15T18:19:00Z">
          <w:pPr>
            <w:pStyle w:val="TNR"/>
            <w:numPr>
              <w:numId w:val="12"/>
            </w:numPr>
            <w:ind w:left="720" w:hanging="360"/>
          </w:pPr>
        </w:pPrChange>
      </w:pPr>
      <w:r>
        <w:t>Эргономика</w:t>
      </w:r>
    </w:p>
    <w:p w14:paraId="0EA6547A" w14:textId="77777777" w:rsidR="00DE7B3E" w:rsidRDefault="00C34124">
      <w:pPr>
        <w:pStyle w:val="TNR"/>
        <w:numPr>
          <w:ilvl w:val="0"/>
          <w:numId w:val="19"/>
        </w:numPr>
        <w:pPrChange w:id="667" w:author="Валентин" w:date="2019-01-15T18:19:00Z">
          <w:pPr>
            <w:pStyle w:val="TNR"/>
            <w:numPr>
              <w:numId w:val="12"/>
            </w:numPr>
            <w:ind w:left="720" w:hanging="360"/>
          </w:pPr>
        </w:pPrChange>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77777777" w:rsidR="00473169" w:rsidRDefault="00473169">
      <w:pPr>
        <w:spacing w:after="0" w:line="360" w:lineRule="auto"/>
        <w:jc w:val="both"/>
        <w:rPr>
          <w:rFonts w:ascii="Times New Roman" w:hAnsi="Times New Roman" w:cs="Times New Roman"/>
          <w:sz w:val="28"/>
          <w:szCs w:val="28"/>
        </w:rPr>
        <w:pPrChange w:id="668" w:author="Валентин" w:date="2019-01-15T18:30:00Z">
          <w:pPr>
            <w:spacing w:after="0" w:line="360" w:lineRule="auto"/>
            <w:ind w:firstLine="709"/>
            <w:jc w:val="both"/>
          </w:pPr>
        </w:pPrChange>
      </w:pPr>
      <w:r w:rsidRPr="003F0F68">
        <w:rPr>
          <w:rFonts w:ascii="Times New Roman" w:hAnsi="Times New Roman" w:cs="Times New Roman"/>
          <w:sz w:val="28"/>
          <w:szCs w:val="28"/>
        </w:rPr>
        <w:t>Технические требования</w:t>
      </w:r>
      <w:r w:rsidR="00C34124">
        <w:rPr>
          <w:rFonts w:ascii="Times New Roman" w:hAnsi="Times New Roman" w:cs="Times New Roman"/>
          <w:sz w:val="28"/>
          <w:szCs w:val="28"/>
        </w:rPr>
        <w:t>:</w:t>
      </w:r>
    </w:p>
    <w:p w14:paraId="3955E66D" w14:textId="77777777" w:rsidR="00C34124" w:rsidRPr="00361AE4" w:rsidRDefault="00C34124">
      <w:pPr>
        <w:pStyle w:val="ad"/>
        <w:numPr>
          <w:ilvl w:val="0"/>
          <w:numId w:val="23"/>
        </w:numPr>
        <w:spacing w:line="360" w:lineRule="auto"/>
        <w:rPr>
          <w:sz w:val="28"/>
          <w:szCs w:val="28"/>
          <w:rPrChange w:id="669" w:author="Валентин" w:date="2019-01-15T18:30:00Z">
            <w:rPr/>
          </w:rPrChange>
        </w:rPr>
        <w:pPrChange w:id="670" w:author="Валентин" w:date="2019-01-15T18:30:00Z">
          <w:pPr>
            <w:spacing w:after="0" w:line="360" w:lineRule="auto"/>
            <w:ind w:firstLine="709"/>
            <w:jc w:val="both"/>
          </w:pPr>
        </w:pPrChange>
      </w:pPr>
      <w:commentRangeStart w:id="671"/>
      <w:r w:rsidRPr="00361AE4">
        <w:rPr>
          <w:sz w:val="28"/>
          <w:szCs w:val="28"/>
          <w:rPrChange w:id="672" w:author="Валентин" w:date="2019-01-15T18:30:00Z">
            <w:rPr/>
          </w:rPrChange>
        </w:rPr>
        <w:t xml:space="preserve">Работа с </w:t>
      </w:r>
      <w:r w:rsidRPr="00361AE4">
        <w:rPr>
          <w:sz w:val="28"/>
          <w:szCs w:val="28"/>
          <w:lang w:val="en-US"/>
          <w:rPrChange w:id="673" w:author="Валентин" w:date="2019-01-15T18:30:00Z">
            <w:rPr>
              <w:lang w:val="en-US"/>
            </w:rPr>
          </w:rPrChange>
        </w:rPr>
        <w:t>vk</w:t>
      </w:r>
      <w:r w:rsidRPr="00361AE4">
        <w:rPr>
          <w:sz w:val="28"/>
          <w:szCs w:val="28"/>
          <w:rPrChange w:id="674" w:author="Валентин" w:date="2019-01-15T18:30:00Z">
            <w:rPr/>
          </w:rPrChange>
        </w:rPr>
        <w:t xml:space="preserve"> </w:t>
      </w:r>
      <w:r w:rsidRPr="00361AE4">
        <w:rPr>
          <w:sz w:val="28"/>
          <w:szCs w:val="28"/>
          <w:lang w:val="en-US"/>
          <w:rPrChange w:id="675" w:author="Валентин" w:date="2019-01-15T18:30:00Z">
            <w:rPr>
              <w:lang w:val="en-US"/>
            </w:rPr>
          </w:rPrChange>
        </w:rPr>
        <w:t>api</w:t>
      </w:r>
      <w:r w:rsidRPr="00361AE4">
        <w:rPr>
          <w:sz w:val="28"/>
          <w:szCs w:val="28"/>
          <w:rPrChange w:id="676" w:author="Валентин" w:date="2019-01-15T18:30:00Z">
            <w:rPr/>
          </w:rPrChange>
        </w:rPr>
        <w:t xml:space="preserve"> не ниже 5 версии</w:t>
      </w:r>
    </w:p>
    <w:p w14:paraId="2F75AC6E" w14:textId="525E8127" w:rsidR="00C34124" w:rsidRPr="00361AE4" w:rsidRDefault="00C34124">
      <w:pPr>
        <w:pStyle w:val="ad"/>
        <w:numPr>
          <w:ilvl w:val="0"/>
          <w:numId w:val="23"/>
        </w:numPr>
        <w:spacing w:line="360" w:lineRule="auto"/>
        <w:rPr>
          <w:sz w:val="28"/>
          <w:szCs w:val="28"/>
          <w:rPrChange w:id="677" w:author="Валентин" w:date="2019-01-15T18:30:00Z">
            <w:rPr/>
          </w:rPrChange>
        </w:rPr>
        <w:pPrChange w:id="678" w:author="Валентин" w:date="2019-01-15T18:30:00Z">
          <w:pPr>
            <w:spacing w:after="0" w:line="360" w:lineRule="auto"/>
            <w:ind w:firstLine="709"/>
            <w:jc w:val="both"/>
          </w:pPr>
        </w:pPrChange>
      </w:pPr>
      <w:r w:rsidRPr="00361AE4">
        <w:rPr>
          <w:sz w:val="28"/>
          <w:szCs w:val="28"/>
          <w:rPrChange w:id="679" w:author="Валентин" w:date="2019-01-15T18:30:00Z">
            <w:rPr/>
          </w:rPrChange>
        </w:rPr>
        <w:t xml:space="preserve">Написание приложения на версии </w:t>
      </w:r>
      <w:r w:rsidRPr="00361AE4">
        <w:rPr>
          <w:sz w:val="28"/>
          <w:szCs w:val="28"/>
          <w:lang w:val="en-US"/>
          <w:rPrChange w:id="680" w:author="Валентин" w:date="2019-01-15T18:30:00Z">
            <w:rPr>
              <w:lang w:val="en-US"/>
            </w:rPr>
          </w:rPrChange>
        </w:rPr>
        <w:t>PHP</w:t>
      </w:r>
      <w:r w:rsidRPr="00361AE4">
        <w:rPr>
          <w:sz w:val="28"/>
          <w:szCs w:val="28"/>
          <w:rPrChange w:id="681" w:author="Валентин" w:date="2019-01-15T18:30:00Z">
            <w:rPr/>
          </w:rPrChange>
        </w:rPr>
        <w:t xml:space="preserve"> не ниже 7</w:t>
      </w:r>
    </w:p>
    <w:p w14:paraId="028ECAA6" w14:textId="77777777" w:rsidR="00C97D9C" w:rsidRPr="00361AE4" w:rsidRDefault="00376551">
      <w:pPr>
        <w:pStyle w:val="ad"/>
        <w:numPr>
          <w:ilvl w:val="0"/>
          <w:numId w:val="23"/>
        </w:numPr>
        <w:spacing w:line="360" w:lineRule="auto"/>
        <w:rPr>
          <w:ins w:id="682" w:author="Валентин" w:date="2019-01-15T18:19:00Z"/>
          <w:rFonts w:eastAsia="Times New Roman"/>
          <w:sz w:val="28"/>
          <w:szCs w:val="28"/>
          <w:rPrChange w:id="683" w:author="Валентин" w:date="2019-01-15T18:30:00Z">
            <w:rPr>
              <w:ins w:id="684" w:author="Валентин" w:date="2019-01-15T18:19:00Z"/>
              <w:rFonts w:eastAsia="Times New Roman"/>
            </w:rPr>
          </w:rPrChange>
        </w:rPr>
        <w:pPrChange w:id="685" w:author="Валентин" w:date="2019-01-15T18:30:00Z">
          <w:pPr>
            <w:spacing w:line="360" w:lineRule="auto"/>
            <w:ind w:firstLine="708"/>
          </w:pPr>
        </w:pPrChange>
      </w:pPr>
      <w:r w:rsidRPr="00361AE4">
        <w:rPr>
          <w:rFonts w:eastAsia="Times New Roman"/>
          <w:sz w:val="28"/>
          <w:szCs w:val="28"/>
          <w:rPrChange w:id="686" w:author="Валентин" w:date="2019-01-15T18:30:00Z">
            <w:rPr>
              <w:rFonts w:eastAsia="Times New Roman"/>
            </w:rPr>
          </w:rPrChange>
        </w:rPr>
        <w:t>Возможность модернизации</w:t>
      </w:r>
    </w:p>
    <w:p w14:paraId="5064C0B7" w14:textId="45AFC113" w:rsidR="00A874BE" w:rsidRPr="00361AE4" w:rsidRDefault="00376551">
      <w:pPr>
        <w:pStyle w:val="ad"/>
        <w:numPr>
          <w:ilvl w:val="0"/>
          <w:numId w:val="23"/>
        </w:numPr>
        <w:spacing w:line="360" w:lineRule="auto"/>
        <w:rPr>
          <w:rFonts w:eastAsia="Times New Roman"/>
          <w:sz w:val="28"/>
          <w:szCs w:val="28"/>
          <w:rPrChange w:id="687" w:author="Валентин" w:date="2019-01-15T18:30:00Z">
            <w:rPr>
              <w:rFonts w:eastAsia="Times New Roman"/>
            </w:rPr>
          </w:rPrChange>
        </w:rPr>
        <w:pPrChange w:id="688" w:author="Валентин" w:date="2019-01-15T18:30:00Z">
          <w:pPr>
            <w:spacing w:line="360" w:lineRule="auto"/>
            <w:ind w:firstLine="708"/>
          </w:pPr>
        </w:pPrChange>
      </w:pPr>
      <w:del w:id="689" w:author="Валентин" w:date="2019-01-15T18:19:00Z">
        <w:r w:rsidRPr="00361AE4" w:rsidDel="00C97D9C">
          <w:rPr>
            <w:rFonts w:eastAsia="Times New Roman"/>
            <w:sz w:val="28"/>
            <w:szCs w:val="28"/>
            <w:rPrChange w:id="690" w:author="Валентин" w:date="2019-01-15T18:30:00Z">
              <w:rPr>
                <w:rFonts w:eastAsia="Times New Roman"/>
              </w:rPr>
            </w:rPrChange>
          </w:rPr>
          <w:br/>
        </w:r>
        <w:r w:rsidRPr="00361AE4" w:rsidDel="00C97D9C">
          <w:rPr>
            <w:rFonts w:eastAsia="Times New Roman"/>
            <w:sz w:val="28"/>
            <w:szCs w:val="28"/>
            <w:rPrChange w:id="691" w:author="Валентин" w:date="2019-01-15T18:30:00Z">
              <w:rPr>
                <w:rFonts w:eastAsia="Times New Roman"/>
              </w:rPr>
            </w:rPrChange>
          </w:rPr>
          <w:tab/>
        </w:r>
      </w:del>
      <w:r w:rsidRPr="00361AE4">
        <w:rPr>
          <w:rFonts w:eastAsia="Times New Roman"/>
          <w:sz w:val="28"/>
          <w:szCs w:val="28"/>
          <w:rPrChange w:id="692" w:author="Валентин" w:date="2019-01-15T18:30:00Z">
            <w:rPr>
              <w:rFonts w:eastAsia="Times New Roman"/>
            </w:rPr>
          </w:rPrChange>
        </w:rPr>
        <w:t>Возможность открытия браузера и работы с БД</w:t>
      </w:r>
    </w:p>
    <w:commentRangeEnd w:id="671"/>
    <w:p w14:paraId="444214A1" w14:textId="06E3B244" w:rsidR="000E7D5A" w:rsidDel="00414390" w:rsidRDefault="00F20C51" w:rsidP="003F0F68">
      <w:pPr>
        <w:spacing w:line="360" w:lineRule="auto"/>
        <w:ind w:firstLine="708"/>
        <w:rPr>
          <w:del w:id="693" w:author="Валентин" w:date="2019-01-14T20:18:00Z"/>
          <w:rFonts w:ascii="Times New Roman" w:eastAsia="Times New Roman" w:hAnsi="Times New Roman" w:cs="Times New Roman"/>
          <w:sz w:val="28"/>
          <w:szCs w:val="28"/>
        </w:rPr>
      </w:pPr>
      <w:r>
        <w:rPr>
          <w:rStyle w:val="af3"/>
        </w:rPr>
        <w:commentReference w:id="671"/>
      </w:r>
    </w:p>
    <w:p w14:paraId="361E50C3" w14:textId="77777777" w:rsidR="000E7D5A" w:rsidRPr="00C34124" w:rsidRDefault="000E7D5A">
      <w:pPr>
        <w:spacing w:line="360" w:lineRule="auto"/>
        <w:ind w:firstLine="708"/>
        <w:rPr>
          <w:rFonts w:ascii="Times New Roman" w:eastAsia="Times New Roman" w:hAnsi="Times New Roman" w:cs="Times New Roman"/>
          <w:sz w:val="28"/>
          <w:szCs w:val="28"/>
        </w:rPr>
        <w:pPrChange w:id="694" w:author="Валентин" w:date="2019-01-14T20:18:00Z">
          <w:pPr/>
        </w:pPrChange>
      </w:pPr>
      <w:r>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695" w:name="_Toc535342655"/>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695"/>
    </w:p>
    <w:p w14:paraId="43ED41EE" w14:textId="49A77A8C" w:rsidR="00F20C51" w:rsidRDefault="00F20C51">
      <w:pPr>
        <w:pStyle w:val="TNR"/>
        <w:rPr>
          <w:ins w:id="696" w:author="Валентин" w:date="2019-01-15T18:16:00Z"/>
        </w:rPr>
        <w:pPrChange w:id="697" w:author="Валентин" w:date="2019-01-15T18:05:00Z">
          <w:pPr>
            <w:pStyle w:val="TNR"/>
            <w:jc w:val="center"/>
          </w:pPr>
        </w:pPrChange>
      </w:pPr>
      <w:ins w:id="698" w:author="Виктория" w:date="2019-01-14T11:40:00Z">
        <w:del w:id="699" w:author="Валентин" w:date="2019-01-15T17:44:00Z">
          <w:r w:rsidDel="007454A7">
            <w:delText>Нужно поясняющее предложение – что будет рассмотрено и зачем</w:delText>
          </w:r>
        </w:del>
      </w:ins>
      <w:ins w:id="700" w:author="Валентин" w:date="2019-01-15T18:00:00Z">
        <w:r w:rsidR="00B63EFB">
          <w:t>В ходе исследования рынка программных средств</w:t>
        </w:r>
      </w:ins>
      <w:ins w:id="701" w:author="Валентин" w:date="2019-01-15T18:03:00Z">
        <w:r w:rsidR="00B63EFB">
          <w:t>, которые занимаются созданием ботов и сбором статистики</w:t>
        </w:r>
      </w:ins>
      <w:ins w:id="702" w:author="Валентин" w:date="2019-01-15T18:04:00Z">
        <w:r w:rsidR="00B63EFB">
          <w:t>,</w:t>
        </w:r>
      </w:ins>
      <w:ins w:id="703" w:author="Валентин" w:date="2019-01-15T18:03:00Z">
        <w:r w:rsidR="00B63EFB">
          <w:t xml:space="preserve"> были найдены следу</w:t>
        </w:r>
      </w:ins>
      <w:ins w:id="704" w:author="Валентин" w:date="2019-01-15T18:04:00Z">
        <w:r w:rsidR="00B63EFB">
          <w:t>ю</w:t>
        </w:r>
      </w:ins>
      <w:ins w:id="705" w:author="Валентин" w:date="2019-01-15T18:03:00Z">
        <w:r w:rsidR="00B63EFB">
          <w:t>щие:</w:t>
        </w:r>
      </w:ins>
    </w:p>
    <w:p w14:paraId="39153B14" w14:textId="7AEB1617" w:rsidR="00713AAB" w:rsidRPr="004807C5" w:rsidRDefault="00713AAB" w:rsidP="00511AAE">
      <w:pPr>
        <w:spacing w:after="0" w:line="360" w:lineRule="auto"/>
        <w:jc w:val="center"/>
        <w:rPr>
          <w:ins w:id="706" w:author="Виктория" w:date="2019-01-14T11:40:00Z"/>
          <w:rFonts w:ascii="Times New Roman" w:eastAsiaTheme="majorEastAsia" w:hAnsi="Times New Roman" w:cs="Times New Roman"/>
          <w:i/>
          <w:sz w:val="28"/>
          <w:szCs w:val="28"/>
          <w:rPrChange w:id="707" w:author="Валентин" w:date="2019-01-15T18:58:00Z">
            <w:rPr>
              <w:ins w:id="708" w:author="Виктория" w:date="2019-01-14T11:40:00Z"/>
            </w:rPr>
          </w:rPrChange>
        </w:rPr>
        <w:pPrChange w:id="709" w:author="Валентин" w:date="2019-01-15T19:06:00Z">
          <w:pPr>
            <w:pStyle w:val="TNR"/>
            <w:jc w:val="center"/>
          </w:pPr>
        </w:pPrChange>
      </w:pPr>
      <w:ins w:id="710" w:author="Валентин" w:date="2019-01-15T18:16:00Z">
        <w:r w:rsidRPr="004807C5">
          <w:rPr>
            <w:rFonts w:ascii="Times New Roman" w:eastAsiaTheme="majorEastAsia" w:hAnsi="Times New Roman" w:cs="Times New Roman"/>
            <w:i/>
            <w:sz w:val="28"/>
            <w:szCs w:val="28"/>
            <w:lang w:val="en-US"/>
            <w:rPrChange w:id="711" w:author="Валентин" w:date="2019-01-15T18:58:00Z">
              <w:rPr>
                <w:b/>
                <w:bCs/>
                <w:lang w:val="en-US"/>
              </w:rPr>
            </w:rPrChange>
          </w:rPr>
          <w:t>Kuku</w:t>
        </w:r>
      </w:ins>
    </w:p>
    <w:p w14:paraId="00072520" w14:textId="2DC436E7" w:rsidR="003E5A28" w:rsidRPr="003E5A28" w:rsidDel="009E6517" w:rsidRDefault="003E5A28">
      <w:pPr>
        <w:pStyle w:val="TNR"/>
        <w:ind w:firstLine="0"/>
        <w:jc w:val="center"/>
        <w:rPr>
          <w:del w:id="712" w:author="Валентин" w:date="2019-01-15T17:29:00Z"/>
        </w:rPr>
        <w:pPrChange w:id="713" w:author="Валентин" w:date="2019-01-15T18:18:00Z">
          <w:pPr>
            <w:pStyle w:val="TNR"/>
            <w:jc w:val="center"/>
          </w:pPr>
        </w:pPrChange>
      </w:pPr>
      <w:del w:id="714" w:author="Валентин" w:date="2019-01-15T17:29:00Z">
        <w:r w:rsidRPr="001B289F" w:rsidDel="009E6517">
          <w:rPr>
            <w:lang w:val="en-US"/>
          </w:rPr>
          <w:delText>Kuku</w:delText>
        </w:r>
      </w:del>
    </w:p>
    <w:p w14:paraId="2D27F20D" w14:textId="3D063C56" w:rsidR="009D4B29" w:rsidRDefault="009D4B29">
      <w:pPr>
        <w:spacing w:line="360" w:lineRule="auto"/>
        <w:jc w:val="both"/>
        <w:rPr>
          <w:rFonts w:ascii="Times New Roman" w:hAnsi="Times New Roman" w:cs="Times New Roman"/>
          <w:color w:val="222222"/>
          <w:sz w:val="28"/>
          <w:szCs w:val="28"/>
          <w:shd w:val="clear" w:color="auto" w:fill="FFFFFF"/>
        </w:rPr>
        <w:pPrChange w:id="715" w:author="Валентин" w:date="2019-01-15T18:18:00Z">
          <w:pPr>
            <w:spacing w:line="360" w:lineRule="auto"/>
            <w:ind w:firstLine="708"/>
            <w:jc w:val="both"/>
          </w:pPr>
        </w:pPrChange>
      </w:pPr>
      <w:r w:rsidRPr="001B289F">
        <w:rPr>
          <w:rFonts w:ascii="Times New Roman" w:hAnsi="Times New Roman" w:cs="Times New Roman"/>
          <w:sz w:val="28"/>
          <w:szCs w:val="28"/>
          <w:lang w:val="en-US"/>
        </w:rPr>
        <w:t>Kuku</w:t>
      </w:r>
      <w:ins w:id="716" w:author="Валентин" w:date="2019-01-14T18:23:00Z">
        <w:r w:rsidR="00441339">
          <w:rPr>
            <w:rFonts w:ascii="Times New Roman" w:hAnsi="Times New Roman" w:cs="Times New Roman"/>
            <w:sz w:val="28"/>
            <w:szCs w:val="28"/>
          </w:rPr>
          <w:t xml:space="preserve"> </w:t>
        </w:r>
      </w:ins>
      <w:ins w:id="717" w:author="Валентин" w:date="2019-01-15T17:27:00Z">
        <w:r w:rsidR="00B63EFB">
          <w:rPr>
            <w:rFonts w:ascii="Times New Roman" w:hAnsi="Times New Roman" w:cs="Times New Roman"/>
            <w:sz w:val="28"/>
            <w:szCs w:val="28"/>
          </w:rPr>
          <w:t>–</w:t>
        </w:r>
      </w:ins>
      <w:ins w:id="718" w:author="Валентин" w:date="2019-01-14T18:23:00Z">
        <w:r w:rsidR="00441339">
          <w:rPr>
            <w:rFonts w:ascii="Times New Roman" w:hAnsi="Times New Roman" w:cs="Times New Roman"/>
            <w:sz w:val="28"/>
            <w:szCs w:val="28"/>
          </w:rPr>
          <w:t xml:space="preserve"> </w:t>
        </w:r>
      </w:ins>
      <w:del w:id="719" w:author="Валентин" w:date="2019-01-14T18:22:00Z">
        <w:r w:rsidRPr="001B289F" w:rsidDel="00441339">
          <w:rPr>
            <w:rFonts w:ascii="Times New Roman" w:hAnsi="Times New Roman" w:cs="Times New Roman"/>
            <w:sz w:val="28"/>
            <w:szCs w:val="28"/>
          </w:rPr>
          <w:delText xml:space="preserve"> </w:delText>
        </w:r>
        <w:commentRangeStart w:id="720"/>
        <w:r w:rsidRPr="001B289F" w:rsidDel="00441339">
          <w:rPr>
            <w:rFonts w:ascii="Times New Roman" w:hAnsi="Times New Roman" w:cs="Times New Roman"/>
            <w:sz w:val="28"/>
            <w:szCs w:val="28"/>
          </w:rPr>
          <w:delText>-</w:delText>
        </w:r>
        <w:commentRangeEnd w:id="720"/>
        <w:r w:rsidR="007B3CB1" w:rsidDel="00441339">
          <w:rPr>
            <w:rStyle w:val="af3"/>
          </w:rPr>
          <w:commentReference w:id="720"/>
        </w:r>
        <w:r w:rsidRPr="001B289F" w:rsidDel="00441339">
          <w:rPr>
            <w:rFonts w:ascii="Times New Roman" w:hAnsi="Times New Roman" w:cs="Times New Roman"/>
            <w:sz w:val="28"/>
            <w:szCs w:val="28"/>
          </w:rPr>
          <w:delText xml:space="preserve"> </w:delText>
        </w:r>
      </w:del>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del w:id="721" w:author="Валентин" w:date="2019-01-15T17:27:00Z">
        <w:r w:rsidRPr="001B289F" w:rsidDel="0033719E">
          <w:rPr>
            <w:rFonts w:ascii="Times New Roman" w:hAnsi="Times New Roman" w:cs="Times New Roman"/>
            <w:color w:val="222222"/>
            <w:sz w:val="28"/>
            <w:szCs w:val="28"/>
            <w:shd w:val="clear" w:color="auto" w:fill="FFFFFF"/>
          </w:rPr>
          <w:delText>-</w:delText>
        </w:r>
      </w:del>
      <w:ins w:id="722" w:author="Валентин" w:date="2019-01-15T17:27:00Z">
        <w:r w:rsidR="0033719E">
          <w:rPr>
            <w:rFonts w:ascii="Times New Roman" w:hAnsi="Times New Roman" w:cs="Times New Roman"/>
            <w:color w:val="222222"/>
            <w:sz w:val="28"/>
            <w:szCs w:val="28"/>
            <w:shd w:val="clear" w:color="auto" w:fill="FFFFFF"/>
          </w:rPr>
          <w:t>–</w:t>
        </w:r>
      </w:ins>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707DA3C1" w14:textId="09DE28B2" w:rsidR="002011F8" w:rsidDel="00F248E9" w:rsidRDefault="004F3888">
      <w:pPr>
        <w:spacing w:line="240" w:lineRule="auto"/>
        <w:jc w:val="center"/>
        <w:rPr>
          <w:del w:id="723" w:author="Валентин" w:date="2019-01-14T19:25:00Z"/>
          <w:rFonts w:ascii="Times New Roman" w:hAnsi="Times New Roman" w:cs="Times New Roman"/>
          <w:sz w:val="28"/>
          <w:szCs w:val="28"/>
        </w:rPr>
        <w:pPrChange w:id="724" w:author="Валентин" w:date="2019-01-15T18:05:00Z">
          <w:pPr>
            <w:spacing w:line="360" w:lineRule="auto"/>
            <w:jc w:val="both"/>
          </w:pPr>
        </w:pPrChange>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p>
    <w:p w14:paraId="1F001216" w14:textId="14B3224A" w:rsidR="001B289F" w:rsidRPr="001B289F" w:rsidDel="00F248E9" w:rsidRDefault="008A6F0D">
      <w:pPr>
        <w:spacing w:line="240" w:lineRule="auto"/>
        <w:jc w:val="center"/>
        <w:rPr>
          <w:del w:id="725" w:author="Валентин" w:date="2019-01-14T19:25:00Z"/>
          <w:rFonts w:ascii="Times New Roman" w:hAnsi="Times New Roman" w:cs="Times New Roman"/>
          <w:sz w:val="28"/>
          <w:szCs w:val="28"/>
        </w:rPr>
        <w:pPrChange w:id="726" w:author="Валентин" w:date="2019-01-15T18:05:00Z">
          <w:pPr>
            <w:tabs>
              <w:tab w:val="center" w:pos="5031"/>
              <w:tab w:val="left" w:pos="6751"/>
            </w:tabs>
            <w:spacing w:line="360" w:lineRule="auto"/>
            <w:ind w:firstLine="708"/>
          </w:pPr>
        </w:pPrChange>
      </w:pPr>
      <w:commentRangeStart w:id="727"/>
      <w:r>
        <w:rPr>
          <w:rFonts w:ascii="Times New Roman" w:hAnsi="Times New Roman" w:cs="Times New Roman"/>
          <w:sz w:val="28"/>
          <w:szCs w:val="28"/>
        </w:rPr>
        <w:t>Рис 1</w:t>
      </w:r>
      <w:ins w:id="728" w:author="Виктория" w:date="2019-01-14T11:40:00Z">
        <w:r w:rsidR="00F20C51">
          <w:rPr>
            <w:rFonts w:ascii="Times New Roman" w:hAnsi="Times New Roman" w:cs="Times New Roman"/>
            <w:sz w:val="28"/>
            <w:szCs w:val="28"/>
          </w:rPr>
          <w:t>.</w:t>
        </w:r>
      </w:ins>
      <w:commentRangeStart w:id="729"/>
      <w:r w:rsidR="001B289F">
        <w:rPr>
          <w:rFonts w:ascii="Times New Roman" w:hAnsi="Times New Roman" w:cs="Times New Roman"/>
          <w:sz w:val="28"/>
          <w:szCs w:val="28"/>
        </w:rPr>
        <w:t xml:space="preserve"> </w:t>
      </w:r>
      <w:del w:id="730" w:author="Валентин" w:date="2019-01-14T19:23:00Z">
        <w:r w:rsidR="001B289F" w:rsidDel="00F248E9">
          <w:rPr>
            <w:rFonts w:ascii="Times New Roman" w:hAnsi="Times New Roman" w:cs="Times New Roman"/>
            <w:sz w:val="28"/>
            <w:szCs w:val="28"/>
          </w:rPr>
          <w:delText xml:space="preserve">– </w:delText>
        </w:r>
      </w:del>
      <w:commentRangeEnd w:id="729"/>
      <w:r w:rsidR="00F20C51">
        <w:rPr>
          <w:rStyle w:val="af3"/>
        </w:rPr>
        <w:commentReference w:id="729"/>
      </w:r>
      <w:ins w:id="731" w:author="Валентин" w:date="2019-01-14T20:04:00Z">
        <w:r w:rsidR="004144F5">
          <w:rPr>
            <w:rFonts w:ascii="Times New Roman" w:hAnsi="Times New Roman" w:cs="Times New Roman"/>
            <w:sz w:val="28"/>
            <w:szCs w:val="28"/>
          </w:rPr>
          <w:t>Г</w:t>
        </w:r>
      </w:ins>
      <w:del w:id="732" w:author="Валентин" w:date="2019-01-14T20:04:00Z">
        <w:r w:rsidR="00511053" w:rsidDel="004144F5">
          <w:rPr>
            <w:rFonts w:ascii="Times New Roman" w:hAnsi="Times New Roman" w:cs="Times New Roman"/>
            <w:sz w:val="28"/>
            <w:szCs w:val="28"/>
          </w:rPr>
          <w:delText>г</w:delText>
        </w:r>
      </w:del>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ins w:id="733" w:author="Виктория" w:date="2019-01-14T11:41:00Z">
        <w:r w:rsidR="00F20C51">
          <w:rPr>
            <w:rFonts w:ascii="Times New Roman" w:hAnsi="Times New Roman" w:cs="Times New Roman"/>
            <w:sz w:val="28"/>
            <w:szCs w:val="28"/>
          </w:rPr>
          <w:t>.</w:t>
        </w:r>
      </w:ins>
    </w:p>
    <w:p w14:paraId="5FD8FFD1" w14:textId="77777777" w:rsidR="00F248E9" w:rsidRDefault="00F248E9">
      <w:pPr>
        <w:tabs>
          <w:tab w:val="center" w:pos="5031"/>
          <w:tab w:val="left" w:pos="6751"/>
        </w:tabs>
        <w:spacing w:line="240" w:lineRule="auto"/>
        <w:ind w:firstLine="708"/>
        <w:jc w:val="center"/>
        <w:rPr>
          <w:ins w:id="734" w:author="Валентин" w:date="2019-01-14T19:25:00Z"/>
          <w:rFonts w:ascii="Times New Roman" w:hAnsi="Times New Roman" w:cs="Times New Roman"/>
          <w:sz w:val="28"/>
          <w:szCs w:val="28"/>
        </w:rPr>
        <w:pPrChange w:id="735" w:author="Валентин" w:date="2019-01-15T18:05:00Z">
          <w:pPr>
            <w:spacing w:line="360" w:lineRule="auto"/>
            <w:jc w:val="both"/>
          </w:pPr>
        </w:pPrChange>
      </w:pPr>
    </w:p>
    <w:p w14:paraId="60C289EA" w14:textId="6636E970" w:rsidR="001B289F" w:rsidRPr="00F248E9" w:rsidDel="00B63EFB" w:rsidRDefault="006F507C">
      <w:pPr>
        <w:tabs>
          <w:tab w:val="center" w:pos="5031"/>
          <w:tab w:val="left" w:pos="6751"/>
        </w:tabs>
        <w:spacing w:line="360" w:lineRule="auto"/>
        <w:jc w:val="both"/>
        <w:rPr>
          <w:del w:id="736" w:author="Валентин" w:date="2019-01-15T18:01:00Z"/>
          <w:rFonts w:ascii="Times New Roman" w:hAnsi="Times New Roman" w:cs="Times New Roman"/>
          <w:sz w:val="28"/>
          <w:szCs w:val="28"/>
        </w:rPr>
        <w:pPrChange w:id="737" w:author="Валентин" w:date="2019-01-14T19:26:00Z">
          <w:pPr>
            <w:spacing w:line="360" w:lineRule="auto"/>
            <w:jc w:val="both"/>
          </w:pPr>
        </w:pPrChange>
      </w:pPr>
      <w:commentRangeStart w:id="738"/>
      <w:r w:rsidRPr="00F248E9">
        <w:rPr>
          <w:rFonts w:ascii="Times New Roman" w:hAnsi="Times New Roman" w:cs="Times New Roman"/>
          <w:sz w:val="28"/>
          <w:szCs w:val="28"/>
        </w:rPr>
        <w:t xml:space="preserve">Плюсы: </w:t>
      </w:r>
    </w:p>
    <w:p w14:paraId="6045789F" w14:textId="77777777" w:rsidR="00B63EFB" w:rsidRDefault="00B63EFB">
      <w:pPr>
        <w:tabs>
          <w:tab w:val="center" w:pos="5031"/>
          <w:tab w:val="left" w:pos="6751"/>
        </w:tabs>
        <w:spacing w:line="360" w:lineRule="auto"/>
        <w:jc w:val="both"/>
        <w:rPr>
          <w:ins w:id="739" w:author="Валентин" w:date="2019-01-15T18:01:00Z"/>
          <w:rFonts w:ascii="Times New Roman" w:hAnsi="Times New Roman" w:cs="Times New Roman"/>
          <w:color w:val="222222"/>
          <w:sz w:val="28"/>
          <w:szCs w:val="28"/>
          <w:shd w:val="clear" w:color="auto" w:fill="FFFFFF"/>
        </w:rPr>
        <w:pPrChange w:id="740" w:author="Валентин" w:date="2019-01-15T18:01:00Z">
          <w:pPr>
            <w:spacing w:line="360" w:lineRule="auto"/>
            <w:jc w:val="both"/>
          </w:pPr>
        </w:pPrChange>
      </w:pPr>
    </w:p>
    <w:p w14:paraId="2231D17E" w14:textId="19A8154A" w:rsidR="006F507C" w:rsidRPr="00F248E9" w:rsidRDefault="006F507C">
      <w:pPr>
        <w:tabs>
          <w:tab w:val="center" w:pos="5031"/>
          <w:tab w:val="left" w:pos="6751"/>
        </w:tabs>
        <w:spacing w:line="360" w:lineRule="auto"/>
        <w:jc w:val="both"/>
        <w:rPr>
          <w:rFonts w:ascii="Times New Roman" w:hAnsi="Times New Roman" w:cs="Times New Roman"/>
          <w:color w:val="222222"/>
          <w:sz w:val="28"/>
          <w:szCs w:val="28"/>
          <w:shd w:val="clear" w:color="auto" w:fill="FFFFFF"/>
        </w:rPr>
        <w:pPrChange w:id="741" w:author="Валентин" w:date="2019-01-15T18:01:00Z">
          <w:pPr>
            <w:spacing w:line="360" w:lineRule="auto"/>
            <w:jc w:val="both"/>
          </w:pPr>
        </w:pPrChange>
      </w:pPr>
      <w:r w:rsidRPr="00F248E9">
        <w:rPr>
          <w:rFonts w:ascii="Times New Roman" w:hAnsi="Times New Roman" w:cs="Times New Roman"/>
          <w:color w:val="222222"/>
          <w:sz w:val="28"/>
          <w:szCs w:val="28"/>
          <w:shd w:val="clear" w:color="auto" w:fill="FFFFFF"/>
        </w:rPr>
        <w:t>Есть бесплатный 14</w:t>
      </w:r>
      <w:del w:id="742" w:author="Валентин" w:date="2019-01-15T17:27:00Z">
        <w:r w:rsidRPr="00F248E9" w:rsidDel="0033719E">
          <w:rPr>
            <w:rFonts w:ascii="Times New Roman" w:hAnsi="Times New Roman" w:cs="Times New Roman"/>
            <w:color w:val="222222"/>
            <w:sz w:val="28"/>
            <w:szCs w:val="28"/>
            <w:shd w:val="clear" w:color="auto" w:fill="FFFFFF"/>
          </w:rPr>
          <w:delText>-</w:delText>
        </w:r>
      </w:del>
      <w:ins w:id="743" w:author="Валентин" w:date="2019-01-15T17:27:00Z">
        <w:r w:rsidR="0033719E">
          <w:rPr>
            <w:rFonts w:ascii="Times New Roman" w:hAnsi="Times New Roman" w:cs="Times New Roman"/>
            <w:color w:val="222222"/>
            <w:sz w:val="28"/>
            <w:szCs w:val="28"/>
            <w:shd w:val="clear" w:color="auto" w:fill="FFFFFF"/>
          </w:rPr>
          <w:t>–</w:t>
        </w:r>
      </w:ins>
      <w:r w:rsidRPr="00F248E9">
        <w:rPr>
          <w:rFonts w:ascii="Times New Roman" w:hAnsi="Times New Roman" w:cs="Times New Roman"/>
          <w:color w:val="222222"/>
          <w:sz w:val="28"/>
          <w:szCs w:val="28"/>
          <w:shd w:val="clear" w:color="auto" w:fill="FFFFFF"/>
        </w:rPr>
        <w:t>дневный пробный период.</w:t>
      </w:r>
    </w:p>
    <w:p w14:paraId="6C3E8F6F" w14:textId="2C5545EA" w:rsidR="000D4E40" w:rsidRPr="00E43A43" w:rsidDel="00B63EFB" w:rsidRDefault="000D4E40" w:rsidP="00F248E9">
      <w:pPr>
        <w:spacing w:line="360" w:lineRule="auto"/>
        <w:jc w:val="both"/>
        <w:rPr>
          <w:del w:id="744" w:author="Валентин" w:date="2019-01-15T18:01:00Z"/>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6B1D1ED5" w14:textId="77777777" w:rsidR="00B63EFB" w:rsidRDefault="00B63EFB" w:rsidP="003E2F1C">
      <w:pPr>
        <w:spacing w:line="360" w:lineRule="auto"/>
        <w:jc w:val="both"/>
        <w:rPr>
          <w:ins w:id="745" w:author="Валентин" w:date="2019-01-15T18:01:00Z"/>
          <w:rFonts w:ascii="Times New Roman" w:hAnsi="Times New Roman" w:cs="Times New Roman"/>
          <w:color w:val="222222"/>
          <w:sz w:val="28"/>
          <w:szCs w:val="28"/>
          <w:shd w:val="clear" w:color="auto" w:fill="FFFFFF"/>
        </w:rPr>
      </w:pPr>
    </w:p>
    <w:p w14:paraId="37118C29" w14:textId="51F2CFDC"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727"/>
      <w:r w:rsidR="00F20C51" w:rsidRPr="00F248E9">
        <w:rPr>
          <w:rStyle w:val="af3"/>
          <w:rFonts w:ascii="Times New Roman" w:hAnsi="Times New Roman" w:cs="Times New Roman"/>
          <w:sz w:val="28"/>
          <w:szCs w:val="28"/>
          <w:rPrChange w:id="746" w:author="Валентин" w:date="2019-01-14T19:26:00Z">
            <w:rPr>
              <w:rStyle w:val="af3"/>
            </w:rPr>
          </w:rPrChange>
        </w:rPr>
        <w:commentReference w:id="727"/>
      </w:r>
      <w:r w:rsidR="00AA50E2" w:rsidRPr="00F248E9">
        <w:rPr>
          <w:rFonts w:ascii="Times New Roman" w:hAnsi="Times New Roman" w:cs="Times New Roman"/>
          <w:color w:val="222222"/>
          <w:sz w:val="28"/>
          <w:szCs w:val="28"/>
          <w:shd w:val="clear" w:color="auto" w:fill="FFFFFF"/>
        </w:rPr>
        <w:br w:type="page"/>
      </w:r>
    </w:p>
    <w:commentRangeEnd w:id="738"/>
    <w:p w14:paraId="06AF4B06" w14:textId="1D41502A" w:rsidR="00713AAB" w:rsidRPr="004807C5" w:rsidRDefault="00F20C51" w:rsidP="00511AAE">
      <w:pPr>
        <w:spacing w:after="0" w:line="360" w:lineRule="auto"/>
        <w:jc w:val="center"/>
        <w:rPr>
          <w:ins w:id="747" w:author="Валентин" w:date="2019-01-15T18:17:00Z"/>
          <w:rFonts w:ascii="Times New Roman" w:eastAsiaTheme="majorEastAsia" w:hAnsi="Times New Roman" w:cs="Times New Roman"/>
          <w:i/>
          <w:sz w:val="28"/>
          <w:szCs w:val="28"/>
          <w:rPrChange w:id="748" w:author="Валентин" w:date="2019-01-15T18:59:00Z">
            <w:rPr>
              <w:ins w:id="749" w:author="Валентин" w:date="2019-01-15T18:17:00Z"/>
            </w:rPr>
          </w:rPrChange>
        </w:rPr>
        <w:pPrChange w:id="750" w:author="Валентин" w:date="2019-01-15T19:06:00Z">
          <w:pPr>
            <w:spacing w:line="360" w:lineRule="auto"/>
            <w:jc w:val="both"/>
          </w:pPr>
        </w:pPrChange>
      </w:pPr>
      <w:r>
        <w:rPr>
          <w:rStyle w:val="af3"/>
        </w:rPr>
        <w:lastRenderedPageBreak/>
        <w:commentReference w:id="738"/>
      </w:r>
      <w:ins w:id="751" w:author="Валентин" w:date="2019-01-15T18:17:00Z">
        <w:r w:rsidR="00713AAB" w:rsidRPr="004807C5">
          <w:rPr>
            <w:rFonts w:ascii="Times New Roman" w:eastAsiaTheme="majorEastAsia" w:hAnsi="Times New Roman" w:cs="Times New Roman"/>
            <w:i/>
            <w:sz w:val="28"/>
            <w:szCs w:val="28"/>
            <w:rPrChange w:id="752" w:author="Валентин" w:date="2019-01-15T18:59:00Z">
              <w:rPr>
                <w:b/>
                <w:bCs/>
              </w:rPr>
            </w:rPrChange>
          </w:rPr>
          <w:t xml:space="preserve"> TargetHunter</w:t>
        </w:r>
      </w:ins>
    </w:p>
    <w:p w14:paraId="373ADE08" w14:textId="116DB6F9" w:rsidR="005876A2" w:rsidRPr="003E5A28" w:rsidDel="009E6517" w:rsidRDefault="005876A2">
      <w:pPr>
        <w:pStyle w:val="TNR"/>
        <w:ind w:firstLine="0"/>
        <w:rPr>
          <w:del w:id="753" w:author="Валентин" w:date="2019-01-15T17:29:00Z"/>
        </w:rPr>
        <w:pPrChange w:id="754" w:author="Валентин" w:date="2019-01-15T18:17:00Z">
          <w:pPr>
            <w:pStyle w:val="TNR"/>
            <w:jc w:val="center"/>
          </w:pPr>
        </w:pPrChange>
      </w:pPr>
      <w:del w:id="755" w:author="Валентин" w:date="2019-01-15T17:29:00Z">
        <w:r w:rsidRPr="003E5A28" w:rsidDel="009E6517">
          <w:delText>TargetHunter</w:delText>
        </w:r>
      </w:del>
    </w:p>
    <w:p w14:paraId="6864AA47" w14:textId="612C6DBC" w:rsidR="0015471B" w:rsidRPr="0015471B" w:rsidRDefault="00511053">
      <w:pPr>
        <w:pStyle w:val="TNR"/>
        <w:ind w:firstLine="0"/>
        <w:pPrChange w:id="756" w:author="Валентин" w:date="2019-01-15T18:17:00Z">
          <w:pPr>
            <w:spacing w:line="360" w:lineRule="auto"/>
            <w:jc w:val="both"/>
          </w:pPr>
        </w:pPrChange>
      </w:pPr>
      <w:r>
        <w:t xml:space="preserve">Програмный продукт </w:t>
      </w:r>
      <w:del w:id="757" w:author="Валентин" w:date="2019-01-15T17:27:00Z">
        <w:r w:rsidDel="0033719E">
          <w:delText>-</w:delText>
        </w:r>
      </w:del>
      <w:ins w:id="758" w:author="Валентин" w:date="2019-01-15T17:27:00Z">
        <w:r w:rsidR="0033719E">
          <w:t>–</w:t>
        </w:r>
      </w:ins>
      <w:r>
        <w:t xml:space="preserve"> TargetHunter </w:t>
      </w:r>
      <w:ins w:id="759" w:author="Валентин" w:date="2019-01-14T19:23:00Z">
        <w:r w:rsidR="00F248E9">
          <w:t xml:space="preserve">– </w:t>
        </w:r>
      </w:ins>
      <w:commentRangeStart w:id="760"/>
      <w:del w:id="761" w:author="Валентин" w:date="2019-01-14T19:23:00Z">
        <w:r w:rsidDel="00F248E9">
          <w:delText>—</w:delText>
        </w:r>
        <w:commentRangeEnd w:id="760"/>
        <w:r w:rsidR="007B3CB1" w:rsidDel="00F248E9">
          <w:rPr>
            <w:rStyle w:val="af3"/>
          </w:rPr>
          <w:commentReference w:id="760"/>
        </w:r>
        <w:r w:rsidDel="00F248E9">
          <w:delText xml:space="preserve"> </w:delText>
        </w:r>
      </w:del>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78E549AB" w14:textId="4F46B6F3" w:rsidR="002011F8" w:rsidDel="007454A7" w:rsidRDefault="00C14DBD">
      <w:pPr>
        <w:spacing w:line="360" w:lineRule="auto"/>
        <w:jc w:val="center"/>
        <w:rPr>
          <w:del w:id="762" w:author="Валентин" w:date="2019-01-15T17:46:00Z"/>
          <w:rFonts w:ascii="Times New Roman" w:hAnsi="Times New Roman" w:cs="Times New Roman"/>
          <w:sz w:val="28"/>
          <w:szCs w:val="28"/>
          <w:lang w:val="en-US"/>
        </w:rPr>
        <w:pPrChange w:id="763" w:author="Валентин" w:date="2019-01-15T17:46:00Z">
          <w:pPr>
            <w:spacing w:line="360" w:lineRule="auto"/>
            <w:jc w:val="both"/>
          </w:pPr>
        </w:pPrChange>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p>
    <w:p w14:paraId="0F482A32" w14:textId="3A3C1E0F" w:rsidR="004F3888" w:rsidRPr="00B63DF4" w:rsidRDefault="004F3888">
      <w:pPr>
        <w:spacing w:line="360" w:lineRule="auto"/>
        <w:jc w:val="center"/>
        <w:rPr>
          <w:rFonts w:ascii="Times New Roman" w:hAnsi="Times New Roman" w:cs="Times New Roman"/>
          <w:sz w:val="28"/>
          <w:szCs w:val="28"/>
        </w:rPr>
      </w:pPr>
      <w:del w:id="764" w:author="Валентин" w:date="2019-01-15T17:46:00Z">
        <w:r w:rsidDel="007454A7">
          <w:rPr>
            <w:rFonts w:ascii="Times New Roman" w:hAnsi="Times New Roman" w:cs="Times New Roman"/>
            <w:sz w:val="28"/>
            <w:szCs w:val="28"/>
          </w:rPr>
          <w:delText>Р</w:delText>
        </w:r>
      </w:del>
      <w:ins w:id="765" w:author="Валентин" w:date="2019-01-15T17:46:00Z">
        <w:r w:rsidR="007454A7">
          <w:rPr>
            <w:rFonts w:ascii="Times New Roman" w:hAnsi="Times New Roman" w:cs="Times New Roman"/>
            <w:sz w:val="28"/>
            <w:szCs w:val="28"/>
          </w:rPr>
          <w:t>Р</w:t>
        </w:r>
      </w:ins>
      <w:r>
        <w:rPr>
          <w:rFonts w:ascii="Times New Roman" w:hAnsi="Times New Roman" w:cs="Times New Roman"/>
          <w:sz w:val="28"/>
          <w:szCs w:val="28"/>
        </w:rPr>
        <w:t xml:space="preserve">ис </w:t>
      </w:r>
      <w:r w:rsidRPr="00B63DF4">
        <w:rPr>
          <w:rFonts w:ascii="Times New Roman" w:hAnsi="Times New Roman" w:cs="Times New Roman"/>
          <w:sz w:val="28"/>
          <w:szCs w:val="28"/>
        </w:rPr>
        <w:t>2</w:t>
      </w:r>
      <w:ins w:id="766" w:author="Валентин" w:date="2019-01-14T19:27:00Z">
        <w:r w:rsidR="00E43A43">
          <w:rPr>
            <w:rFonts w:ascii="Times New Roman" w:hAnsi="Times New Roman" w:cs="Times New Roman"/>
            <w:sz w:val="28"/>
            <w:szCs w:val="28"/>
          </w:rPr>
          <w:t>.</w:t>
        </w:r>
      </w:ins>
      <w:del w:id="767" w:author="Валентин" w:date="2019-01-14T19:27: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ins w:id="768" w:author="Валентин" w:date="2019-01-14T20:04:00Z">
        <w:r w:rsidR="004144F5">
          <w:rPr>
            <w:rFonts w:ascii="Times New Roman" w:hAnsi="Times New Roman" w:cs="Times New Roman"/>
            <w:sz w:val="28"/>
            <w:szCs w:val="28"/>
          </w:rPr>
          <w:t>О</w:t>
        </w:r>
      </w:ins>
      <w:del w:id="769"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 xml:space="preserve">кно запроса </w:t>
      </w:r>
      <w:r>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Change w:id="770" w:author="Валентин" w:date="2019-01-15T19:07:00Z">
            <w:rPr>
              <w:rFonts w:ascii="Times New Roman" w:hAnsi="Times New Roman" w:cs="Times New Roman"/>
              <w:color w:val="222222"/>
              <w:sz w:val="28"/>
              <w:szCs w:val="28"/>
              <w:shd w:val="clear" w:color="auto" w:fill="FFFFFF"/>
            </w:rPr>
          </w:rPrChange>
        </w:rPr>
      </w:pPr>
      <w:r w:rsidRPr="00511AAE">
        <w:rPr>
          <w:rFonts w:ascii="Times New Roman" w:hAnsi="Times New Roman" w:cs="Times New Roman"/>
          <w:color w:val="222222"/>
          <w:sz w:val="28"/>
          <w:szCs w:val="28"/>
          <w:shd w:val="clear" w:color="auto" w:fill="FFFFFF"/>
          <w:rPrChange w:id="771" w:author="Валентин" w:date="2019-01-15T19:07:00Z">
            <w:rPr>
              <w:rFonts w:ascii="Times New Roman" w:hAnsi="Times New Roman" w:cs="Times New Roman"/>
              <w:color w:val="222222"/>
              <w:sz w:val="28"/>
              <w:szCs w:val="28"/>
              <w:shd w:val="clear" w:color="auto" w:fill="FFFFFF"/>
            </w:rPr>
          </w:rPrChange>
        </w:rPr>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Change w:id="772" w:author="Валентин" w:date="2019-01-15T19:07:00Z">
            <w:rPr>
              <w:rFonts w:ascii="Times New Roman" w:hAnsi="Times New Roman" w:cs="Times New Roman"/>
              <w:color w:val="222222"/>
              <w:sz w:val="28"/>
              <w:szCs w:val="28"/>
              <w:shd w:val="clear" w:color="auto" w:fill="FFFFFF"/>
            </w:rPr>
          </w:rPrChange>
        </w:rPr>
      </w:pPr>
      <w:r w:rsidRPr="00511AAE">
        <w:rPr>
          <w:rFonts w:ascii="Times New Roman" w:hAnsi="Times New Roman" w:cs="Times New Roman"/>
          <w:color w:val="222222"/>
          <w:sz w:val="28"/>
          <w:szCs w:val="28"/>
          <w:shd w:val="clear" w:color="auto" w:fill="FFFFFF"/>
          <w:rPrChange w:id="773" w:author="Валентин" w:date="2019-01-15T19:07:00Z">
            <w:rPr>
              <w:rFonts w:ascii="Times New Roman" w:hAnsi="Times New Roman" w:cs="Times New Roman"/>
              <w:color w:val="222222"/>
              <w:sz w:val="28"/>
              <w:szCs w:val="28"/>
              <w:shd w:val="clear" w:color="auto" w:fill="FFFFFF"/>
            </w:rPr>
          </w:rPrChange>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ins w:id="774" w:author="Валентин" w:date="2019-01-15T18:17:00Z"/>
          <w:rFonts w:ascii="Times New Roman" w:hAnsi="Times New Roman" w:cs="Times New Roman"/>
          <w:color w:val="222222"/>
          <w:sz w:val="28"/>
          <w:szCs w:val="28"/>
          <w:shd w:val="clear" w:color="auto" w:fill="FFFFFF"/>
          <w:rPrChange w:id="775" w:author="Валентин" w:date="2019-01-15T19:07:00Z">
            <w:rPr>
              <w:ins w:id="776" w:author="Валентин" w:date="2019-01-15T18:17:00Z"/>
              <w:rFonts w:ascii="Times New Roman" w:hAnsi="Times New Roman" w:cs="Times New Roman"/>
              <w:color w:val="222222"/>
              <w:sz w:val="28"/>
              <w:szCs w:val="28"/>
              <w:shd w:val="clear" w:color="auto" w:fill="FFFFFF"/>
            </w:rPr>
          </w:rPrChange>
        </w:rPr>
      </w:pPr>
      <w:r w:rsidRPr="00511AAE">
        <w:rPr>
          <w:rFonts w:ascii="Times New Roman" w:hAnsi="Times New Roman" w:cs="Times New Roman"/>
          <w:color w:val="222222"/>
          <w:sz w:val="28"/>
          <w:szCs w:val="28"/>
          <w:shd w:val="clear" w:color="auto" w:fill="FFFFFF"/>
          <w:rPrChange w:id="777" w:author="Валентин" w:date="2019-01-15T19:07:00Z">
            <w:rPr>
              <w:rFonts w:ascii="Times New Roman" w:hAnsi="Times New Roman" w:cs="Times New Roman"/>
              <w:color w:val="222222"/>
              <w:sz w:val="28"/>
              <w:szCs w:val="28"/>
              <w:shd w:val="clear" w:color="auto" w:fill="FFFFFF"/>
            </w:rPr>
          </w:rPrChange>
        </w:rPr>
        <w:lastRenderedPageBreak/>
        <w:t>Для наших целей является избыточным</w:t>
      </w:r>
      <w:r w:rsidR="0037020A" w:rsidRPr="00511AAE">
        <w:rPr>
          <w:rFonts w:ascii="Times New Roman" w:hAnsi="Times New Roman" w:cs="Times New Roman"/>
          <w:color w:val="222222"/>
          <w:sz w:val="28"/>
          <w:szCs w:val="28"/>
          <w:shd w:val="clear" w:color="auto" w:fill="FFFFFF"/>
          <w:rPrChange w:id="778" w:author="Валентин" w:date="2019-01-15T19:07:00Z">
            <w:rPr>
              <w:rFonts w:ascii="Times New Roman" w:hAnsi="Times New Roman" w:cs="Times New Roman"/>
              <w:color w:val="222222"/>
              <w:sz w:val="28"/>
              <w:szCs w:val="28"/>
              <w:shd w:val="clear" w:color="auto" w:fill="FFFFFF"/>
            </w:rPr>
          </w:rPrChange>
        </w:rPr>
        <w:t xml:space="preserve"> функционал</w:t>
      </w:r>
      <w:r w:rsidRPr="00511AAE">
        <w:rPr>
          <w:rFonts w:ascii="Times New Roman" w:hAnsi="Times New Roman" w:cs="Times New Roman"/>
          <w:color w:val="222222"/>
          <w:sz w:val="28"/>
          <w:szCs w:val="28"/>
          <w:shd w:val="clear" w:color="auto" w:fill="FFFFFF"/>
          <w:rPrChange w:id="779" w:author="Валентин" w:date="2019-01-15T19:07:00Z">
            <w:rPr>
              <w:rFonts w:ascii="Times New Roman" w:hAnsi="Times New Roman" w:cs="Times New Roman"/>
              <w:color w:val="222222"/>
              <w:sz w:val="28"/>
              <w:szCs w:val="28"/>
              <w:shd w:val="clear" w:color="auto" w:fill="FFFFFF"/>
            </w:rPr>
          </w:rPrChange>
        </w:rPr>
        <w:t>, платным</w:t>
      </w:r>
      <w:r w:rsidR="00902E69" w:rsidRPr="00511AAE">
        <w:rPr>
          <w:rFonts w:ascii="Times New Roman" w:hAnsi="Times New Roman" w:cs="Times New Roman"/>
          <w:color w:val="222222"/>
          <w:sz w:val="28"/>
          <w:szCs w:val="28"/>
          <w:shd w:val="clear" w:color="auto" w:fill="FFFFFF"/>
          <w:rPrChange w:id="780" w:author="Валентин" w:date="2019-01-15T19:07:00Z">
            <w:rPr>
              <w:rFonts w:ascii="Times New Roman" w:hAnsi="Times New Roman" w:cs="Times New Roman"/>
              <w:color w:val="222222"/>
              <w:sz w:val="28"/>
              <w:szCs w:val="28"/>
              <w:shd w:val="clear" w:color="auto" w:fill="FFFFFF"/>
            </w:rPr>
          </w:rPrChange>
        </w:rPr>
        <w:t>.</w:t>
      </w:r>
    </w:p>
    <w:p w14:paraId="5DB09C36" w14:textId="27F0FE6B" w:rsidR="00316C0F" w:rsidRPr="00511AAE" w:rsidRDefault="00316C0F" w:rsidP="00511AAE">
      <w:pPr>
        <w:spacing w:after="0" w:line="360" w:lineRule="auto"/>
        <w:jc w:val="center"/>
        <w:rPr>
          <w:rFonts w:ascii="Times New Roman" w:eastAsiaTheme="majorEastAsia" w:hAnsi="Times New Roman" w:cs="Times New Roman"/>
          <w:i/>
          <w:sz w:val="28"/>
          <w:szCs w:val="28"/>
          <w:shd w:val="clear" w:color="auto" w:fill="FFFFFF"/>
          <w:rPrChange w:id="781" w:author="Валентин" w:date="2019-01-15T19:07:00Z">
            <w:rPr>
              <w:shd w:val="clear" w:color="auto" w:fill="FFFFFF"/>
            </w:rPr>
          </w:rPrChange>
        </w:rPr>
        <w:pPrChange w:id="782" w:author="Валентин" w:date="2019-01-15T19:06:00Z">
          <w:pPr>
            <w:spacing w:line="360" w:lineRule="auto"/>
            <w:jc w:val="both"/>
          </w:pPr>
        </w:pPrChange>
      </w:pPr>
      <w:ins w:id="783" w:author="Валентин" w:date="2019-01-15T18:17:00Z">
        <w:r w:rsidRPr="00511AAE">
          <w:rPr>
            <w:rFonts w:ascii="Times New Roman" w:eastAsiaTheme="majorEastAsia" w:hAnsi="Times New Roman" w:cs="Times New Roman"/>
            <w:i/>
            <w:sz w:val="28"/>
            <w:szCs w:val="28"/>
            <w:shd w:val="clear" w:color="auto" w:fill="FFFFFF"/>
            <w:rPrChange w:id="784" w:author="Валентин" w:date="2019-01-15T19:07:00Z">
              <w:rPr>
                <w:b/>
                <w:bCs/>
                <w:shd w:val="clear" w:color="auto" w:fill="FFFFFF"/>
              </w:rPr>
            </w:rPrChange>
          </w:rPr>
          <w:t>YouScan</w:t>
        </w:r>
      </w:ins>
    </w:p>
    <w:p w14:paraId="61DDA216" w14:textId="043D5635" w:rsidR="00BC5BD2" w:rsidRPr="00511AAE" w:rsidDel="007454A7" w:rsidRDefault="00BC5BD2">
      <w:pPr>
        <w:pStyle w:val="TNR"/>
        <w:ind w:firstLine="0"/>
        <w:jc w:val="center"/>
        <w:rPr>
          <w:del w:id="785" w:author="Валентин" w:date="2019-01-15T17:47:00Z"/>
          <w:shd w:val="clear" w:color="auto" w:fill="FFFFFF"/>
          <w:rPrChange w:id="786" w:author="Валентин" w:date="2019-01-15T19:07:00Z">
            <w:rPr>
              <w:del w:id="787" w:author="Валентин" w:date="2019-01-15T17:47:00Z"/>
              <w:shd w:val="clear" w:color="auto" w:fill="FFFFFF"/>
            </w:rPr>
          </w:rPrChange>
        </w:rPr>
        <w:pPrChange w:id="788" w:author="Валентин" w:date="2019-01-15T18:17:00Z">
          <w:pPr>
            <w:pStyle w:val="TNR"/>
            <w:jc w:val="center"/>
          </w:pPr>
        </w:pPrChange>
      </w:pPr>
      <w:del w:id="789" w:author="Валентин" w:date="2019-01-15T17:47:00Z">
        <w:r w:rsidRPr="00511AAE" w:rsidDel="007454A7">
          <w:rPr>
            <w:shd w:val="clear" w:color="auto" w:fill="FFFFFF"/>
            <w:rPrChange w:id="790" w:author="Валентин" w:date="2019-01-15T19:07:00Z">
              <w:rPr>
                <w:shd w:val="clear" w:color="auto" w:fill="FFFFFF"/>
              </w:rPr>
            </w:rPrChange>
          </w:rPr>
          <w:delText>YouScan</w:delText>
        </w:r>
      </w:del>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Change w:id="791" w:author="Валентин" w:date="2019-01-15T19:07:00Z">
            <w:rPr>
              <w:rFonts w:ascii="Times New Roman" w:hAnsi="Times New Roman" w:cs="Times New Roman"/>
              <w:color w:val="222222"/>
              <w:sz w:val="28"/>
              <w:szCs w:val="28"/>
              <w:shd w:val="clear" w:color="auto" w:fill="FFFFFF"/>
            </w:rPr>
          </w:rPrChange>
        </w:rPr>
      </w:pPr>
      <w:r w:rsidRPr="00511AAE">
        <w:rPr>
          <w:rFonts w:ascii="Times New Roman" w:hAnsi="Times New Roman" w:cs="Times New Roman"/>
          <w:color w:val="222222"/>
          <w:sz w:val="28"/>
          <w:szCs w:val="28"/>
          <w:shd w:val="clear" w:color="auto" w:fill="FFFFFF"/>
          <w:rPrChange w:id="792" w:author="Валентин" w:date="2019-01-15T19:07:00Z">
            <w:rPr>
              <w:rFonts w:ascii="Times New Roman" w:hAnsi="Times New Roman" w:cs="Times New Roman"/>
              <w:color w:val="222222"/>
              <w:sz w:val="28"/>
              <w:szCs w:val="28"/>
              <w:shd w:val="clear" w:color="auto" w:fill="FFFFFF"/>
            </w:rPr>
          </w:rPrChange>
        </w:rPr>
        <w:t>YouScan м</w:t>
      </w:r>
      <w:r w:rsidR="009C4CA3" w:rsidRPr="00511AAE">
        <w:rPr>
          <w:rFonts w:ascii="Times New Roman" w:hAnsi="Times New Roman" w:cs="Times New Roman"/>
          <w:color w:val="222222"/>
          <w:sz w:val="28"/>
          <w:szCs w:val="28"/>
          <w:shd w:val="clear" w:color="auto" w:fill="FFFFFF"/>
          <w:rPrChange w:id="793" w:author="Валентин" w:date="2019-01-15T19:07:00Z">
            <w:rPr>
              <w:rFonts w:ascii="Times New Roman" w:hAnsi="Times New Roman" w:cs="Times New Roman"/>
              <w:color w:val="222222"/>
              <w:sz w:val="28"/>
              <w:szCs w:val="28"/>
              <w:shd w:val="clear" w:color="auto" w:fill="FFFFFF"/>
            </w:rPr>
          </w:rPrChange>
        </w:rPr>
        <w:t xml:space="preserve">ониторинг социальных сетей, сайтов отзывов и СМИ. Отслеживает упоминания бренда или любых друг слов. </w:t>
      </w:r>
    </w:p>
    <w:p w14:paraId="2C6E114F" w14:textId="584FB612" w:rsidR="00BC5BD2" w:rsidDel="007454A7" w:rsidRDefault="00646BCE">
      <w:pPr>
        <w:spacing w:line="360" w:lineRule="auto"/>
        <w:jc w:val="center"/>
        <w:rPr>
          <w:del w:id="794" w:author="Валентин" w:date="2019-01-15T17:47:00Z"/>
          <w:rFonts w:ascii="Times New Roman" w:hAnsi="Times New Roman" w:cs="Times New Roman"/>
          <w:color w:val="222222"/>
          <w:sz w:val="28"/>
          <w:szCs w:val="28"/>
          <w:shd w:val="clear" w:color="auto" w:fill="FFFFFF"/>
        </w:rPr>
        <w:pPrChange w:id="795" w:author="Валентин" w:date="2019-01-15T17:47:00Z">
          <w:pPr>
            <w:spacing w:line="360" w:lineRule="auto"/>
            <w:jc w:val="both"/>
          </w:pPr>
        </w:pPrChange>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p>
    <w:p w14:paraId="159AD3A7" w14:textId="409A8359" w:rsidR="009F46B1" w:rsidRPr="00B63DF4" w:rsidRDefault="009F46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3</w:t>
      </w:r>
      <w:ins w:id="796" w:author="Валентин" w:date="2019-01-14T19:26:00Z">
        <w:r w:rsidR="00E43A43">
          <w:rPr>
            <w:rFonts w:ascii="Times New Roman" w:hAnsi="Times New Roman" w:cs="Times New Roman"/>
            <w:sz w:val="28"/>
            <w:szCs w:val="28"/>
          </w:rPr>
          <w:t>.</w:t>
        </w:r>
      </w:ins>
      <w:del w:id="797" w:author="Валентин" w:date="2019-01-14T19:26:00Z">
        <w:r w:rsidDel="00E43A43">
          <w:rPr>
            <w:rFonts w:ascii="Times New Roman" w:hAnsi="Times New Roman" w:cs="Times New Roman"/>
            <w:sz w:val="28"/>
            <w:szCs w:val="28"/>
          </w:rPr>
          <w:delText xml:space="preserve"> –</w:delText>
        </w:r>
      </w:del>
      <w:r>
        <w:rPr>
          <w:rFonts w:ascii="Times New Roman" w:hAnsi="Times New Roman" w:cs="Times New Roman"/>
          <w:sz w:val="28"/>
          <w:szCs w:val="28"/>
        </w:rPr>
        <w:t xml:space="preserve"> </w:t>
      </w:r>
      <w:del w:id="798" w:author="Валентин" w:date="2019-01-14T20:04:00Z">
        <w:r w:rsidR="00511053" w:rsidDel="004144F5">
          <w:rPr>
            <w:rFonts w:ascii="Times New Roman" w:hAnsi="Times New Roman" w:cs="Times New Roman"/>
            <w:sz w:val="28"/>
            <w:szCs w:val="28"/>
          </w:rPr>
          <w:delText>о</w:delText>
        </w:r>
      </w:del>
      <w:ins w:id="799" w:author="Валентин" w:date="2019-01-14T20:04:00Z">
        <w:r w:rsidR="004144F5">
          <w:rPr>
            <w:rFonts w:ascii="Times New Roman" w:hAnsi="Times New Roman" w:cs="Times New Roman"/>
            <w:sz w:val="28"/>
            <w:szCs w:val="28"/>
          </w:rPr>
          <w:t>О</w:t>
        </w:r>
      </w:ins>
      <w:r w:rsidR="00511053">
        <w:rPr>
          <w:rFonts w:ascii="Times New Roman" w:hAnsi="Times New Roman" w:cs="Times New Roman"/>
          <w:sz w:val="28"/>
          <w:szCs w:val="28"/>
        </w:rPr>
        <w:t xml:space="preserve">кно отчета </w:t>
      </w:r>
      <w:r>
        <w:rPr>
          <w:rFonts w:ascii="Times New Roman" w:hAnsi="Times New Roman" w:cs="Times New Roman"/>
          <w:sz w:val="28"/>
          <w:szCs w:val="28"/>
        </w:rPr>
        <w:t>«</w:t>
      </w:r>
      <w:r w:rsidRPr="00BC5BD2">
        <w:rPr>
          <w:rFonts w:ascii="Times New Roman" w:hAnsi="Times New Roman" w:cs="Times New Roman"/>
          <w:color w:val="222222"/>
          <w:sz w:val="28"/>
          <w:szCs w:val="28"/>
          <w:shd w:val="clear" w:color="auto" w:fill="FFFFFF"/>
        </w:rPr>
        <w:t>YouScan</w:t>
      </w:r>
      <w:r>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4807C5" w:rsidRDefault="00316C0F" w:rsidP="00C94ABE">
      <w:pPr>
        <w:spacing w:after="0" w:line="360" w:lineRule="auto"/>
        <w:jc w:val="center"/>
        <w:rPr>
          <w:ins w:id="800" w:author="Валентин" w:date="2019-01-15T18:18:00Z"/>
          <w:rFonts w:ascii="Times New Roman" w:eastAsiaTheme="majorEastAsia" w:hAnsi="Times New Roman" w:cs="Times New Roman"/>
          <w:i/>
          <w:noProof/>
          <w:sz w:val="28"/>
          <w:szCs w:val="28"/>
          <w:lang w:val="en-US"/>
          <w:rPrChange w:id="801" w:author="Валентин" w:date="2019-01-15T18:59:00Z">
            <w:rPr>
              <w:ins w:id="802" w:author="Валентин" w:date="2019-01-15T18:18:00Z"/>
              <w:noProof/>
              <w:lang w:val="en-US"/>
            </w:rPr>
          </w:rPrChange>
        </w:rPr>
        <w:pPrChange w:id="803" w:author="Валентин" w:date="2019-01-15T19:07:00Z">
          <w:pPr>
            <w:spacing w:line="360" w:lineRule="auto"/>
            <w:jc w:val="both"/>
          </w:pPr>
        </w:pPrChange>
      </w:pPr>
      <w:ins w:id="804" w:author="Валентин" w:date="2019-01-15T18:18:00Z">
        <w:r w:rsidRPr="004807C5">
          <w:rPr>
            <w:rFonts w:ascii="Times New Roman" w:eastAsiaTheme="majorEastAsia" w:hAnsi="Times New Roman" w:cs="Times New Roman"/>
            <w:i/>
            <w:noProof/>
            <w:sz w:val="28"/>
            <w:szCs w:val="28"/>
            <w:rPrChange w:id="805" w:author="Валентин" w:date="2019-01-15T18:59:00Z">
              <w:rPr>
                <w:b/>
                <w:bCs/>
                <w:noProof/>
              </w:rPr>
            </w:rPrChange>
          </w:rPr>
          <w:t>Sobot</w:t>
        </w:r>
      </w:ins>
    </w:p>
    <w:p w14:paraId="7DF7EE8C" w14:textId="0195119D" w:rsidR="00AD070E" w:rsidRPr="005A1A26" w:rsidDel="007454A7" w:rsidRDefault="00AD070E">
      <w:pPr>
        <w:pStyle w:val="TNR"/>
        <w:ind w:firstLine="0"/>
        <w:jc w:val="center"/>
        <w:rPr>
          <w:del w:id="806" w:author="Валентин" w:date="2019-01-15T17:47:00Z"/>
          <w:noProof/>
        </w:rPr>
        <w:pPrChange w:id="807" w:author="Валентин" w:date="2019-01-15T18:18:00Z">
          <w:pPr>
            <w:pStyle w:val="TNR"/>
            <w:jc w:val="center"/>
          </w:pPr>
        </w:pPrChange>
      </w:pPr>
      <w:del w:id="808" w:author="Валентин" w:date="2019-01-15T17:47:00Z">
        <w:r w:rsidDel="007454A7">
          <w:rPr>
            <w:noProof/>
            <w:lang w:val="en-US"/>
          </w:rPr>
          <w:delText>Sobot</w:delText>
        </w:r>
      </w:del>
    </w:p>
    <w:p w14:paraId="2B876E37" w14:textId="0F31C908" w:rsidR="00AD070E" w:rsidRPr="00AD070E" w:rsidDel="00C851AB" w:rsidRDefault="00AD070E">
      <w:pPr>
        <w:spacing w:line="360" w:lineRule="auto"/>
        <w:jc w:val="both"/>
        <w:rPr>
          <w:del w:id="809" w:author="Валентин" w:date="2019-01-15T17:49:00Z"/>
          <w:rFonts w:ascii="Times New Roman" w:hAnsi="Times New Roman" w:cs="Times New Roman"/>
          <w:noProof/>
          <w:sz w:val="28"/>
          <w:szCs w:val="28"/>
        </w:rPr>
        <w:pPrChange w:id="810" w:author="Валентин" w:date="2019-01-15T18:18:00Z">
          <w:pPr>
            <w:spacing w:line="360" w:lineRule="auto"/>
            <w:ind w:firstLine="708"/>
            <w:jc w:val="both"/>
          </w:pPr>
        </w:pPrChange>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p>
    <w:p w14:paraId="059C097A" w14:textId="6D6D2164" w:rsidR="00AD070E" w:rsidRPr="00AD070E" w:rsidRDefault="00C851AB">
      <w:pPr>
        <w:spacing w:line="360" w:lineRule="auto"/>
        <w:jc w:val="both"/>
        <w:rPr>
          <w:rFonts w:ascii="Times New Roman" w:hAnsi="Times New Roman" w:cs="Times New Roman"/>
          <w:noProof/>
          <w:sz w:val="28"/>
          <w:szCs w:val="28"/>
        </w:rPr>
      </w:pPr>
      <w:ins w:id="811" w:author="Валентин" w:date="2019-01-15T17:49:00Z">
        <w:r>
          <w:rPr>
            <w:rFonts w:ascii="Times New Roman" w:hAnsi="Times New Roman" w:cs="Times New Roman"/>
            <w:noProof/>
            <w:sz w:val="28"/>
            <w:szCs w:val="28"/>
          </w:rPr>
          <w:t xml:space="preserve"> </w:t>
        </w:r>
      </w:ins>
      <w:r w:rsidR="00AD070E" w:rsidRPr="00AD070E">
        <w:rPr>
          <w:rFonts w:ascii="Times New Roman" w:hAnsi="Times New Roman" w:cs="Times New Roman"/>
          <w:noProof/>
          <w:sz w:val="28"/>
          <w:szCs w:val="28"/>
        </w:rPr>
        <w:t>На сайте можно скачать бот</w:t>
      </w:r>
      <w:del w:id="812" w:author="Валентин" w:date="2019-01-15T17:27:00Z">
        <w:r w:rsidR="00AD070E" w:rsidRPr="00AD070E" w:rsidDel="0033719E">
          <w:rPr>
            <w:rFonts w:ascii="Times New Roman" w:hAnsi="Times New Roman" w:cs="Times New Roman"/>
            <w:noProof/>
            <w:sz w:val="28"/>
            <w:szCs w:val="28"/>
          </w:rPr>
          <w:delText>-</w:delText>
        </w:r>
      </w:del>
      <w:ins w:id="813" w:author="Валентин" w:date="2019-01-15T17:27:00Z">
        <w:r w:rsidR="0033719E">
          <w:rPr>
            <w:rFonts w:ascii="Times New Roman" w:hAnsi="Times New Roman" w:cs="Times New Roman"/>
            <w:noProof/>
            <w:sz w:val="28"/>
            <w:szCs w:val="28"/>
          </w:rPr>
          <w:t>–</w:t>
        </w:r>
      </w:ins>
      <w:r w:rsidR="00AD070E"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4E244A76" w14:textId="729C494F" w:rsidR="00AD070E" w:rsidDel="007454A7" w:rsidRDefault="00AD070E">
      <w:pPr>
        <w:spacing w:line="360" w:lineRule="auto"/>
        <w:jc w:val="center"/>
        <w:rPr>
          <w:del w:id="814" w:author="Валентин" w:date="2019-01-15T17:47:00Z"/>
          <w:rFonts w:ascii="Times New Roman" w:hAnsi="Times New Roman" w:cs="Times New Roman"/>
          <w:sz w:val="28"/>
          <w:szCs w:val="28"/>
        </w:rPr>
        <w:pPrChange w:id="815" w:author="Валентин" w:date="2019-01-15T17:47:00Z">
          <w:pPr>
            <w:spacing w:line="360" w:lineRule="auto"/>
            <w:jc w:val="both"/>
          </w:pPr>
        </w:pPrChange>
      </w:pPr>
      <w:r>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p>
    <w:p w14:paraId="61497319" w14:textId="40C6772D" w:rsidR="00573561" w:rsidRPr="00B63DF4" w:rsidRDefault="0057356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w:t>
      </w:r>
      <w:ins w:id="816" w:author="Валентин" w:date="2019-01-14T19:27:00Z">
        <w:r w:rsidR="00E43A43">
          <w:rPr>
            <w:rFonts w:ascii="Times New Roman" w:hAnsi="Times New Roman" w:cs="Times New Roman"/>
            <w:sz w:val="28"/>
            <w:szCs w:val="28"/>
          </w:rPr>
          <w:t>.</w:t>
        </w:r>
      </w:ins>
      <w:del w:id="817" w:author="Валентин" w:date="2019-01-14T19:27:00Z">
        <w:r w:rsidDel="00E43A43">
          <w:rPr>
            <w:rFonts w:ascii="Times New Roman" w:hAnsi="Times New Roman" w:cs="Times New Roman"/>
            <w:sz w:val="28"/>
            <w:szCs w:val="28"/>
          </w:rPr>
          <w:delText xml:space="preserve"> –</w:delText>
        </w:r>
      </w:del>
      <w:ins w:id="818" w:author="Валентин" w:date="2019-01-14T19:27:00Z">
        <w:r w:rsidR="00E43A43">
          <w:rPr>
            <w:rFonts w:ascii="Times New Roman" w:hAnsi="Times New Roman" w:cs="Times New Roman"/>
            <w:sz w:val="28"/>
            <w:szCs w:val="28"/>
          </w:rPr>
          <w:t xml:space="preserve"> </w:t>
        </w:r>
      </w:ins>
      <w:ins w:id="819" w:author="Валентин" w:date="2019-01-14T20:04:00Z">
        <w:r w:rsidR="004144F5">
          <w:rPr>
            <w:rFonts w:ascii="Times New Roman" w:hAnsi="Times New Roman" w:cs="Times New Roman"/>
            <w:sz w:val="28"/>
            <w:szCs w:val="28"/>
          </w:rPr>
          <w:t>О</w:t>
        </w:r>
      </w:ins>
      <w:del w:id="820" w:author="Валентин" w:date="2019-01-14T20:04:00Z">
        <w:r w:rsidR="00511053" w:rsidDel="004144F5">
          <w:rPr>
            <w:rFonts w:ascii="Times New Roman" w:hAnsi="Times New Roman" w:cs="Times New Roman"/>
            <w:sz w:val="28"/>
            <w:szCs w:val="28"/>
          </w:rPr>
          <w:delText>о</w:delText>
        </w:r>
      </w:del>
      <w:r w:rsidR="00511053">
        <w:rPr>
          <w:rFonts w:ascii="Times New Roman" w:hAnsi="Times New Roman" w:cs="Times New Roman"/>
          <w:sz w:val="28"/>
          <w:szCs w:val="28"/>
        </w:rPr>
        <w:t>кно запроса</w:t>
      </w:r>
      <w:r>
        <w:rPr>
          <w:rFonts w:ascii="Times New Roman" w:hAnsi="Times New Roman" w:cs="Times New Roman"/>
          <w:sz w:val="28"/>
          <w:szCs w:val="28"/>
        </w:rPr>
        <w:t xml:space="preserve"> «</w:t>
      </w:r>
      <w:r>
        <w:rPr>
          <w:rFonts w:ascii="Times New Roman" w:hAnsi="Times New Roman" w:cs="Times New Roman"/>
          <w:noProof/>
          <w:sz w:val="28"/>
          <w:szCs w:val="28"/>
          <w:lang w:val="en-US"/>
        </w:rPr>
        <w:t>Sobot</w:t>
      </w:r>
      <w:r>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lastRenderedPageBreak/>
        <w:t>Возможности Sobot</w:t>
      </w:r>
    </w:p>
    <w:p w14:paraId="511A49BE" w14:textId="64D4AE04" w:rsidR="00AD070E" w:rsidRPr="00361AE4" w:rsidRDefault="00AD070E">
      <w:pPr>
        <w:spacing w:line="360" w:lineRule="auto"/>
        <w:rPr>
          <w:noProof/>
          <w:sz w:val="28"/>
          <w:szCs w:val="28"/>
          <w:rPrChange w:id="821" w:author="Валентин" w:date="2019-01-15T18:22:00Z">
            <w:rPr>
              <w:noProof/>
            </w:rPr>
          </w:rPrChange>
        </w:rPr>
        <w:pPrChange w:id="822" w:author="Валентин" w:date="2019-01-15T18:22:00Z">
          <w:pPr>
            <w:spacing w:line="360" w:lineRule="auto"/>
            <w:jc w:val="both"/>
          </w:pPr>
        </w:pPrChange>
      </w:pPr>
      <w:del w:id="823" w:author="Валентин" w:date="2019-01-15T18:22:00Z">
        <w:r w:rsidRPr="00361AE4" w:rsidDel="00361AE4">
          <w:rPr>
            <w:noProof/>
            <w:sz w:val="28"/>
            <w:szCs w:val="28"/>
            <w:rPrChange w:id="824" w:author="Валентин" w:date="2019-01-15T18:22:00Z">
              <w:rPr>
                <w:noProof/>
              </w:rPr>
            </w:rPrChange>
          </w:rPr>
          <w:delText xml:space="preserve">• </w:delText>
        </w:r>
      </w:del>
      <w:r w:rsidRPr="00361AE4">
        <w:rPr>
          <w:noProof/>
          <w:sz w:val="28"/>
          <w:szCs w:val="28"/>
          <w:rPrChange w:id="825" w:author="Валентин" w:date="2019-01-15T18:22:00Z">
            <w:rPr>
              <w:noProof/>
            </w:rPr>
          </w:rPrChange>
        </w:rPr>
        <w:t xml:space="preserve">Делает публикацию постов, комментариев, ищет группы; </w:t>
      </w:r>
    </w:p>
    <w:p w14:paraId="788BCFD8" w14:textId="49860382" w:rsidR="00AD070E" w:rsidRPr="00361AE4" w:rsidRDefault="00AD070E">
      <w:pPr>
        <w:spacing w:line="360" w:lineRule="auto"/>
        <w:rPr>
          <w:noProof/>
          <w:sz w:val="28"/>
          <w:szCs w:val="28"/>
          <w:rPrChange w:id="826" w:author="Валентин" w:date="2019-01-15T18:22:00Z">
            <w:rPr>
              <w:noProof/>
            </w:rPr>
          </w:rPrChange>
        </w:rPr>
        <w:pPrChange w:id="827" w:author="Валентин" w:date="2019-01-15T18:22:00Z">
          <w:pPr>
            <w:spacing w:line="360" w:lineRule="auto"/>
            <w:jc w:val="both"/>
          </w:pPr>
        </w:pPrChange>
      </w:pPr>
      <w:del w:id="828" w:author="Валентин" w:date="2019-01-15T18:22:00Z">
        <w:r w:rsidRPr="00361AE4" w:rsidDel="00361AE4">
          <w:rPr>
            <w:noProof/>
            <w:sz w:val="28"/>
            <w:szCs w:val="28"/>
            <w:rPrChange w:id="829" w:author="Валентин" w:date="2019-01-15T18:22:00Z">
              <w:rPr>
                <w:noProof/>
              </w:rPr>
            </w:rPrChange>
          </w:rPr>
          <w:delText xml:space="preserve">• </w:delText>
        </w:r>
      </w:del>
      <w:r w:rsidRPr="00361AE4">
        <w:rPr>
          <w:noProof/>
          <w:sz w:val="28"/>
          <w:szCs w:val="28"/>
          <w:rPrChange w:id="830" w:author="Валентин" w:date="2019-01-15T18:22:00Z">
            <w:rPr>
              <w:noProof/>
            </w:rPr>
          </w:rPrChange>
        </w:rPr>
        <w:t>Занимается рассылкой личных сообщений;</w:t>
      </w:r>
    </w:p>
    <w:p w14:paraId="26B178CC" w14:textId="648CB494" w:rsidR="00AD070E" w:rsidRPr="00361AE4" w:rsidRDefault="00AD070E">
      <w:pPr>
        <w:spacing w:line="360" w:lineRule="auto"/>
        <w:rPr>
          <w:noProof/>
          <w:sz w:val="28"/>
          <w:szCs w:val="28"/>
          <w:rPrChange w:id="831" w:author="Валентин" w:date="2019-01-15T18:22:00Z">
            <w:rPr>
              <w:noProof/>
            </w:rPr>
          </w:rPrChange>
        </w:rPr>
        <w:pPrChange w:id="832" w:author="Валентин" w:date="2019-01-15T18:22:00Z">
          <w:pPr>
            <w:spacing w:line="360" w:lineRule="auto"/>
            <w:jc w:val="both"/>
          </w:pPr>
        </w:pPrChange>
      </w:pPr>
      <w:del w:id="833" w:author="Валентин" w:date="2019-01-15T18:22:00Z">
        <w:r w:rsidRPr="00361AE4" w:rsidDel="00361AE4">
          <w:rPr>
            <w:noProof/>
            <w:sz w:val="28"/>
            <w:szCs w:val="28"/>
            <w:rPrChange w:id="834" w:author="Валентин" w:date="2019-01-15T18:22:00Z">
              <w:rPr>
                <w:noProof/>
              </w:rPr>
            </w:rPrChange>
          </w:rPr>
          <w:delText xml:space="preserve">• </w:delText>
        </w:r>
      </w:del>
      <w:r w:rsidRPr="00361AE4">
        <w:rPr>
          <w:noProof/>
          <w:sz w:val="28"/>
          <w:szCs w:val="28"/>
          <w:rPrChange w:id="835" w:author="Валентин" w:date="2019-01-15T18:22:00Z">
            <w:rPr>
              <w:noProof/>
            </w:rPr>
          </w:rPrChange>
        </w:rPr>
        <w:t>Делает приглашения в группу и друзья;</w:t>
      </w:r>
    </w:p>
    <w:p w14:paraId="0173F02C" w14:textId="61BD8EC5" w:rsidR="00AD070E" w:rsidRPr="00361AE4" w:rsidRDefault="00AD070E">
      <w:pPr>
        <w:spacing w:line="360" w:lineRule="auto"/>
        <w:rPr>
          <w:noProof/>
          <w:sz w:val="28"/>
          <w:szCs w:val="28"/>
          <w:rPrChange w:id="836" w:author="Валентин" w:date="2019-01-15T18:22:00Z">
            <w:rPr>
              <w:noProof/>
            </w:rPr>
          </w:rPrChange>
        </w:rPr>
        <w:pPrChange w:id="837" w:author="Валентин" w:date="2019-01-15T18:22:00Z">
          <w:pPr>
            <w:spacing w:line="360" w:lineRule="auto"/>
            <w:jc w:val="both"/>
          </w:pPr>
        </w:pPrChange>
      </w:pPr>
      <w:del w:id="838" w:author="Валентин" w:date="2019-01-15T18:22:00Z">
        <w:r w:rsidRPr="00361AE4" w:rsidDel="00361AE4">
          <w:rPr>
            <w:noProof/>
            <w:sz w:val="28"/>
            <w:szCs w:val="28"/>
            <w:rPrChange w:id="839" w:author="Валентин" w:date="2019-01-15T18:22:00Z">
              <w:rPr>
                <w:noProof/>
              </w:rPr>
            </w:rPrChange>
          </w:rPr>
          <w:delText xml:space="preserve">• </w:delText>
        </w:r>
      </w:del>
      <w:r w:rsidRPr="00361AE4">
        <w:rPr>
          <w:noProof/>
          <w:sz w:val="28"/>
          <w:szCs w:val="28"/>
          <w:rPrChange w:id="840" w:author="Валентин" w:date="2019-01-15T18:22:00Z">
            <w:rPr>
              <w:noProof/>
            </w:rPr>
          </w:rPrChange>
        </w:rPr>
        <w:t>Публикует комментарии в новостной ленте;</w:t>
      </w:r>
    </w:p>
    <w:p w14:paraId="57D17517" w14:textId="6D95BF12" w:rsidR="00AD070E" w:rsidRPr="00361AE4" w:rsidRDefault="00AD070E">
      <w:pPr>
        <w:spacing w:line="360" w:lineRule="auto"/>
        <w:rPr>
          <w:noProof/>
          <w:sz w:val="28"/>
          <w:szCs w:val="28"/>
          <w:rPrChange w:id="841" w:author="Валентин" w:date="2019-01-15T18:22:00Z">
            <w:rPr>
              <w:noProof/>
            </w:rPr>
          </w:rPrChange>
        </w:rPr>
        <w:pPrChange w:id="842" w:author="Валентин" w:date="2019-01-15T18:22:00Z">
          <w:pPr>
            <w:spacing w:line="360" w:lineRule="auto"/>
            <w:jc w:val="both"/>
          </w:pPr>
        </w:pPrChange>
      </w:pPr>
      <w:del w:id="843" w:author="Валентин" w:date="2019-01-15T18:22:00Z">
        <w:r w:rsidRPr="00361AE4" w:rsidDel="00361AE4">
          <w:rPr>
            <w:noProof/>
            <w:sz w:val="28"/>
            <w:szCs w:val="28"/>
            <w:rPrChange w:id="844" w:author="Валентин" w:date="2019-01-15T18:22:00Z">
              <w:rPr>
                <w:noProof/>
              </w:rPr>
            </w:rPrChange>
          </w:rPr>
          <w:delText xml:space="preserve">• </w:delText>
        </w:r>
      </w:del>
      <w:r w:rsidRPr="00361AE4">
        <w:rPr>
          <w:noProof/>
          <w:sz w:val="28"/>
          <w:szCs w:val="28"/>
          <w:rPrChange w:id="845" w:author="Валентин" w:date="2019-01-15T18:22:00Z">
            <w:rPr>
              <w:noProof/>
            </w:rPr>
          </w:rPrChange>
        </w:rPr>
        <w:t>Создает черный список групп и пользователей;</w:t>
      </w:r>
    </w:p>
    <w:p w14:paraId="1985DA89" w14:textId="6C390ABB" w:rsidR="00AD070E" w:rsidRPr="00361AE4" w:rsidRDefault="00AD070E">
      <w:pPr>
        <w:spacing w:line="360" w:lineRule="auto"/>
        <w:rPr>
          <w:noProof/>
          <w:sz w:val="28"/>
          <w:szCs w:val="28"/>
          <w:rPrChange w:id="846" w:author="Валентин" w:date="2019-01-15T18:22:00Z">
            <w:rPr>
              <w:noProof/>
            </w:rPr>
          </w:rPrChange>
        </w:rPr>
        <w:pPrChange w:id="847" w:author="Валентин" w:date="2019-01-15T18:22:00Z">
          <w:pPr>
            <w:spacing w:line="360" w:lineRule="auto"/>
            <w:jc w:val="both"/>
          </w:pPr>
        </w:pPrChange>
      </w:pPr>
      <w:del w:id="848" w:author="Валентин" w:date="2019-01-15T18:22:00Z">
        <w:r w:rsidRPr="00361AE4" w:rsidDel="00361AE4">
          <w:rPr>
            <w:noProof/>
            <w:sz w:val="28"/>
            <w:szCs w:val="28"/>
            <w:rPrChange w:id="849" w:author="Валентин" w:date="2019-01-15T18:22:00Z">
              <w:rPr>
                <w:noProof/>
              </w:rPr>
            </w:rPrChange>
          </w:rPr>
          <w:delText xml:space="preserve">• </w:delText>
        </w:r>
      </w:del>
      <w:r w:rsidRPr="00361AE4">
        <w:rPr>
          <w:noProof/>
          <w:sz w:val="28"/>
          <w:szCs w:val="28"/>
          <w:rPrChange w:id="850" w:author="Валентин" w:date="2019-01-15T18:22:00Z">
            <w:rPr>
              <w:noProof/>
            </w:rPr>
          </w:rPrChange>
        </w:rPr>
        <w:t>Пакетное добавление аккаунтов;</w:t>
      </w:r>
    </w:p>
    <w:p w14:paraId="3F1D7D48" w14:textId="74AE8EC8" w:rsidR="00AD070E" w:rsidRPr="00361AE4" w:rsidRDefault="00AD070E">
      <w:pPr>
        <w:spacing w:line="360" w:lineRule="auto"/>
        <w:rPr>
          <w:noProof/>
          <w:sz w:val="28"/>
          <w:szCs w:val="28"/>
          <w:rPrChange w:id="851" w:author="Валентин" w:date="2019-01-15T18:22:00Z">
            <w:rPr>
              <w:noProof/>
            </w:rPr>
          </w:rPrChange>
        </w:rPr>
        <w:pPrChange w:id="852" w:author="Валентин" w:date="2019-01-15T18:22:00Z">
          <w:pPr>
            <w:spacing w:line="360" w:lineRule="auto"/>
            <w:jc w:val="both"/>
          </w:pPr>
        </w:pPrChange>
      </w:pPr>
      <w:del w:id="853" w:author="Валентин" w:date="2019-01-15T18:22:00Z">
        <w:r w:rsidRPr="00361AE4" w:rsidDel="00361AE4">
          <w:rPr>
            <w:noProof/>
            <w:sz w:val="28"/>
            <w:szCs w:val="28"/>
            <w:rPrChange w:id="854" w:author="Валентин" w:date="2019-01-15T18:22:00Z">
              <w:rPr>
                <w:noProof/>
              </w:rPr>
            </w:rPrChange>
          </w:rPr>
          <w:delText xml:space="preserve">• </w:delText>
        </w:r>
      </w:del>
      <w:r w:rsidRPr="00361AE4">
        <w:rPr>
          <w:noProof/>
          <w:sz w:val="28"/>
          <w:szCs w:val="28"/>
          <w:rPrChange w:id="855" w:author="Валентин" w:date="2019-01-15T18:22:00Z">
            <w:rPr>
              <w:noProof/>
            </w:rPr>
          </w:rPrChange>
        </w:rPr>
        <w:t>Бот лайкает посты и фотографиям, делает репосты;</w:t>
      </w:r>
    </w:p>
    <w:p w14:paraId="695BFFE1" w14:textId="7D784866" w:rsidR="00AD070E" w:rsidRPr="00361AE4" w:rsidRDefault="00AD070E">
      <w:pPr>
        <w:spacing w:line="360" w:lineRule="auto"/>
        <w:rPr>
          <w:noProof/>
          <w:sz w:val="28"/>
          <w:szCs w:val="28"/>
          <w:rPrChange w:id="856" w:author="Валентин" w:date="2019-01-15T18:22:00Z">
            <w:rPr>
              <w:noProof/>
            </w:rPr>
          </w:rPrChange>
        </w:rPr>
        <w:pPrChange w:id="857" w:author="Валентин" w:date="2019-01-15T18:22:00Z">
          <w:pPr>
            <w:spacing w:line="360" w:lineRule="auto"/>
            <w:jc w:val="both"/>
          </w:pPr>
        </w:pPrChange>
      </w:pPr>
      <w:del w:id="858" w:author="Валентин" w:date="2019-01-15T18:22:00Z">
        <w:r w:rsidRPr="00361AE4" w:rsidDel="00361AE4">
          <w:rPr>
            <w:noProof/>
            <w:sz w:val="28"/>
            <w:szCs w:val="28"/>
            <w:rPrChange w:id="859" w:author="Валентин" w:date="2019-01-15T18:22:00Z">
              <w:rPr>
                <w:noProof/>
              </w:rPr>
            </w:rPrChange>
          </w:rPr>
          <w:delText xml:space="preserve">• </w:delText>
        </w:r>
      </w:del>
      <w:r w:rsidRPr="00361AE4">
        <w:rPr>
          <w:noProof/>
          <w:sz w:val="28"/>
          <w:szCs w:val="28"/>
          <w:rPrChange w:id="860" w:author="Валентин" w:date="2019-01-15T18:22:00Z">
            <w:rPr>
              <w:noProof/>
            </w:rPr>
          </w:rPrChange>
        </w:rPr>
        <w:t>Автоматически подтверждает запрос на дружбу.</w:t>
      </w:r>
    </w:p>
    <w:p w14:paraId="09745AF2" w14:textId="6E54F956" w:rsidR="007B3CB1" w:rsidDel="005133D9" w:rsidRDefault="000606D1">
      <w:pPr>
        <w:spacing w:line="360" w:lineRule="auto"/>
        <w:ind w:firstLine="708"/>
        <w:jc w:val="both"/>
        <w:rPr>
          <w:ins w:id="861" w:author="Виктория" w:date="2019-01-14T11:42:00Z"/>
          <w:del w:id="862" w:author="Валентин" w:date="2019-01-15T18:18:00Z"/>
          <w:rFonts w:ascii="Times New Roman" w:hAnsi="Times New Roman" w:cs="Times New Roman"/>
          <w:noProof/>
          <w:sz w:val="28"/>
          <w:szCs w:val="28"/>
        </w:rPr>
        <w:pPrChange w:id="863" w:author="Валентин" w:date="2019-01-15T18:22:00Z">
          <w:pPr>
            <w:spacing w:line="360" w:lineRule="auto"/>
            <w:jc w:val="both"/>
          </w:pPr>
        </w:pPrChange>
      </w:pPr>
      <w:r>
        <w:rPr>
          <w:rFonts w:ascii="Times New Roman" w:hAnsi="Times New Roman" w:cs="Times New Roman"/>
          <w:noProof/>
          <w:sz w:val="28"/>
          <w:szCs w:val="28"/>
        </w:rPr>
        <w:t xml:space="preserve">Вывод: </w:t>
      </w:r>
      <w:ins w:id="864" w:author="Валентин" w:date="2019-01-14T19:31:00Z">
        <w:r w:rsidR="00E43A43">
          <w:rPr>
            <w:rFonts w:ascii="Times New Roman" w:hAnsi="Times New Roman" w:cs="Times New Roman"/>
            <w:noProof/>
            <w:sz w:val="28"/>
            <w:szCs w:val="28"/>
          </w:rPr>
          <w:t xml:space="preserve">в своем приложении </w:t>
        </w:r>
      </w:ins>
      <w:ins w:id="865" w:author="Валентин" w:date="2019-01-14T19:32:00Z">
        <w:r w:rsidR="00E43A43">
          <w:rPr>
            <w:rFonts w:ascii="Times New Roman" w:hAnsi="Times New Roman" w:cs="Times New Roman"/>
            <w:noProof/>
            <w:sz w:val="28"/>
            <w:szCs w:val="28"/>
          </w:rPr>
          <w:t xml:space="preserve">будем объединять </w:t>
        </w:r>
      </w:ins>
      <w:ins w:id="866" w:author="Валентин" w:date="2019-01-14T19:34:00Z">
        <w:r w:rsidR="00654EE1">
          <w:rPr>
            <w:rFonts w:ascii="Times New Roman" w:hAnsi="Times New Roman" w:cs="Times New Roman"/>
            <w:noProof/>
            <w:sz w:val="28"/>
            <w:szCs w:val="28"/>
          </w:rPr>
          <w:t>возможности других приложений (Сбор</w:t>
        </w:r>
      </w:ins>
      <w:ins w:id="867" w:author="Валентин" w:date="2019-01-14T19:37:00Z">
        <w:r w:rsidR="00654EE1">
          <w:rPr>
            <w:rFonts w:ascii="Times New Roman" w:hAnsi="Times New Roman" w:cs="Times New Roman"/>
            <w:noProof/>
            <w:sz w:val="28"/>
            <w:szCs w:val="28"/>
          </w:rPr>
          <w:t xml:space="preserve"> и предоставление </w:t>
        </w:r>
      </w:ins>
      <w:ins w:id="868" w:author="Валентин" w:date="2019-01-14T19:34:00Z">
        <w:r w:rsidR="00654EE1">
          <w:rPr>
            <w:rFonts w:ascii="Times New Roman" w:hAnsi="Times New Roman" w:cs="Times New Roman"/>
            <w:noProof/>
            <w:sz w:val="28"/>
            <w:szCs w:val="28"/>
          </w:rPr>
          <w:t>аналитики</w:t>
        </w:r>
      </w:ins>
      <w:ins w:id="869" w:author="Валентин" w:date="2019-01-14T19:38:00Z">
        <w:r w:rsidR="00654EE1">
          <w:rPr>
            <w:rFonts w:ascii="Times New Roman" w:hAnsi="Times New Roman" w:cs="Times New Roman"/>
            <w:noProof/>
            <w:sz w:val="28"/>
            <w:szCs w:val="28"/>
          </w:rPr>
          <w:t xml:space="preserve"> в форме графиков</w:t>
        </w:r>
      </w:ins>
      <w:ins w:id="870" w:author="Валентин" w:date="2019-01-14T19:34:00Z">
        <w:r w:rsidR="00654EE1">
          <w:rPr>
            <w:rFonts w:ascii="Times New Roman" w:hAnsi="Times New Roman" w:cs="Times New Roman"/>
            <w:noProof/>
            <w:sz w:val="28"/>
            <w:szCs w:val="28"/>
          </w:rPr>
          <w:t>,</w:t>
        </w:r>
      </w:ins>
      <w:ins w:id="871" w:author="Валентин" w:date="2019-01-14T19:41:00Z">
        <w:r w:rsidR="009276AD">
          <w:rPr>
            <w:rFonts w:ascii="Times New Roman" w:hAnsi="Times New Roman" w:cs="Times New Roman"/>
            <w:noProof/>
            <w:sz w:val="28"/>
            <w:szCs w:val="28"/>
          </w:rPr>
          <w:t xml:space="preserve"> информации о пользователях,</w:t>
        </w:r>
      </w:ins>
      <w:ins w:id="872" w:author="Валентин" w:date="2019-01-14T19:34:00Z">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w:t>
        </w:r>
      </w:ins>
      <w:ins w:id="873" w:author="Валентин" w:date="2019-01-14T19:36:00Z">
        <w:r w:rsidR="00654EE1">
          <w:rPr>
            <w:rFonts w:ascii="Times New Roman" w:hAnsi="Times New Roman" w:cs="Times New Roman"/>
            <w:noProof/>
            <w:sz w:val="28"/>
            <w:szCs w:val="28"/>
          </w:rPr>
          <w:t xml:space="preserve"> аккаунтов</w:t>
        </w:r>
      </w:ins>
      <w:ins w:id="874" w:author="Валентин" w:date="2019-01-14T19:34:00Z">
        <w:r w:rsidR="00654EE1">
          <w:rPr>
            <w:rFonts w:ascii="Times New Roman" w:hAnsi="Times New Roman" w:cs="Times New Roman"/>
            <w:noProof/>
            <w:sz w:val="28"/>
            <w:szCs w:val="28"/>
          </w:rPr>
          <w:t xml:space="preserve">) </w:t>
        </w:r>
      </w:ins>
      <w:del w:id="875" w:author="Валентин" w:date="2019-01-14T19:31:00Z">
        <w:r w:rsidDel="00E43A43">
          <w:rPr>
            <w:rFonts w:ascii="Times New Roman" w:hAnsi="Times New Roman" w:cs="Times New Roman"/>
            <w:noProof/>
            <w:sz w:val="28"/>
            <w:szCs w:val="28"/>
          </w:rPr>
          <w:delText>в своем приложении мы будем устранять минусы</w:delText>
        </w:r>
      </w:del>
      <w:ins w:id="876" w:author="Виктория" w:date="2019-01-14T11:42:00Z">
        <w:del w:id="877" w:author="Валентин" w:date="2019-01-14T19:28:00Z">
          <w:r w:rsidR="007B3CB1" w:rsidDel="00E43A43">
            <w:rPr>
              <w:rFonts w:ascii="Times New Roman" w:hAnsi="Times New Roman" w:cs="Times New Roman"/>
              <w:noProof/>
              <w:sz w:val="28"/>
              <w:szCs w:val="28"/>
            </w:rPr>
            <w:delText>,</w:delText>
          </w:r>
        </w:del>
      </w:ins>
      <w:del w:id="878" w:author="Валентин" w:date="2019-01-14T19:31:00Z">
        <w:r w:rsidDel="00E43A43">
          <w:rPr>
            <w:rFonts w:ascii="Times New Roman" w:hAnsi="Times New Roman" w:cs="Times New Roman"/>
            <w:noProof/>
            <w:sz w:val="28"/>
            <w:szCs w:val="28"/>
          </w:rPr>
          <w:delText xml:space="preserve"> </w:delText>
        </w:r>
      </w:del>
      <w:commentRangeStart w:id="879"/>
      <w:del w:id="880" w:author="Валентин" w:date="2019-01-14T19:28:00Z">
        <w:r w:rsidDel="00E43A43">
          <w:rPr>
            <w:rFonts w:ascii="Times New Roman" w:hAnsi="Times New Roman" w:cs="Times New Roman"/>
            <w:noProof/>
            <w:sz w:val="28"/>
            <w:szCs w:val="28"/>
          </w:rPr>
          <w:delText>связанными с разным функционалом каждого приложения</w:delText>
        </w:r>
      </w:del>
      <w:del w:id="881" w:author="Валентин" w:date="2019-01-14T19:30:00Z">
        <w:r w:rsidDel="00E43A43">
          <w:rPr>
            <w:rFonts w:ascii="Times New Roman" w:hAnsi="Times New Roman" w:cs="Times New Roman"/>
            <w:noProof/>
            <w:sz w:val="28"/>
            <w:szCs w:val="28"/>
          </w:rPr>
          <w:delText>, будем объединять</w:delText>
        </w:r>
      </w:del>
      <w:del w:id="882" w:author="Валентин" w:date="2019-01-14T19:31:00Z">
        <w:r w:rsidDel="00E43A43">
          <w:rPr>
            <w:rFonts w:ascii="Times New Roman" w:hAnsi="Times New Roman" w:cs="Times New Roman"/>
            <w:noProof/>
            <w:sz w:val="28"/>
            <w:szCs w:val="28"/>
          </w:rPr>
          <w:delText xml:space="preserve"> их в одном приложении</w:delText>
        </w:r>
        <w:r w:rsidR="00CD6673" w:rsidDel="00E43A43">
          <w:rPr>
            <w:rFonts w:ascii="Times New Roman" w:hAnsi="Times New Roman" w:cs="Times New Roman"/>
            <w:noProof/>
            <w:sz w:val="28"/>
            <w:szCs w:val="28"/>
          </w:rPr>
          <w:delText xml:space="preserve"> и  попробуем добавить свой функционал</w:delText>
        </w:r>
        <w:commentRangeEnd w:id="879"/>
        <w:r w:rsidR="007B3CB1" w:rsidDel="00E43A43">
          <w:rPr>
            <w:rStyle w:val="af3"/>
          </w:rPr>
          <w:commentReference w:id="879"/>
        </w:r>
        <w:r w:rsidR="00CD6673" w:rsidDel="00E43A43">
          <w:rPr>
            <w:rFonts w:ascii="Times New Roman" w:hAnsi="Times New Roman" w:cs="Times New Roman"/>
            <w:noProof/>
            <w:sz w:val="28"/>
            <w:szCs w:val="28"/>
          </w:rPr>
          <w:delText>.</w:delText>
        </w:r>
      </w:del>
    </w:p>
    <w:p w14:paraId="4FD1A139" w14:textId="38C58F4D" w:rsidR="00AD070E" w:rsidRPr="00AD070E" w:rsidDel="00E43A43" w:rsidRDefault="000606D1">
      <w:pPr>
        <w:spacing w:line="360" w:lineRule="auto"/>
        <w:ind w:firstLine="708"/>
        <w:jc w:val="both"/>
        <w:rPr>
          <w:del w:id="883" w:author="Валентин" w:date="2019-01-14T19:28:00Z"/>
          <w:rFonts w:ascii="Times New Roman" w:hAnsi="Times New Roman" w:cs="Times New Roman"/>
          <w:noProof/>
          <w:sz w:val="28"/>
          <w:szCs w:val="28"/>
        </w:rPr>
        <w:pPrChange w:id="884" w:author="Валентин" w:date="2019-01-15T18:22:00Z">
          <w:pPr>
            <w:spacing w:line="360" w:lineRule="auto"/>
            <w:jc w:val="both"/>
          </w:pPr>
        </w:pPrChange>
      </w:pPr>
      <w:del w:id="885" w:author="Валентин" w:date="2019-01-14T19:28:00Z">
        <w:r w:rsidDel="00E43A43">
          <w:rPr>
            <w:rFonts w:ascii="Times New Roman" w:hAnsi="Times New Roman" w:cs="Times New Roman"/>
            <w:noProof/>
            <w:sz w:val="28"/>
            <w:szCs w:val="28"/>
          </w:rPr>
          <w:br/>
        </w:r>
      </w:del>
    </w:p>
    <w:p w14:paraId="3822E119" w14:textId="77777777" w:rsidR="002011F8" w:rsidRDefault="002011F8">
      <w:pPr>
        <w:spacing w:line="360" w:lineRule="auto"/>
        <w:ind w:firstLine="708"/>
        <w:jc w:val="both"/>
        <w:rPr>
          <w:rFonts w:ascii="Times New Roman" w:hAnsi="Times New Roman" w:cs="Times New Roman"/>
          <w:sz w:val="28"/>
          <w:szCs w:val="28"/>
        </w:rPr>
        <w:pPrChange w:id="886" w:author="Валентин" w:date="2019-01-15T18:22:00Z">
          <w:pPr>
            <w:spacing w:line="360" w:lineRule="auto"/>
            <w:jc w:val="both"/>
          </w:pPr>
        </w:pPrChange>
      </w:pPr>
      <w:r>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ins w:id="887" w:author="Виктория" w:date="2019-01-14T11:42:00Z"/>
          <w:rFonts w:ascii="Times New Roman" w:eastAsia="Times New Roman" w:hAnsi="Times New Roman" w:cs="Times New Roman"/>
          <w:color w:val="000000"/>
        </w:rPr>
      </w:pPr>
      <w:bookmarkStart w:id="888" w:name="_Toc535342656"/>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w:t>
      </w:r>
      <w:bookmarkEnd w:id="888"/>
      <w:r w:rsidR="007B3AF7" w:rsidRPr="00151E1A">
        <w:rPr>
          <w:rFonts w:ascii="Times New Roman" w:eastAsia="Times New Roman" w:hAnsi="Times New Roman" w:cs="Times New Roman"/>
          <w:color w:val="000000"/>
        </w:rPr>
        <w:t xml:space="preserve">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bookmarkStart w:id="889" w:name="_Toc535342657"/>
      <w:r w:rsidRPr="00151E1A">
        <w:rPr>
          <w:rFonts w:ascii="Times New Roman" w:eastAsia="Times New Roman" w:hAnsi="Times New Roman" w:cs="Times New Roman"/>
          <w:color w:val="000000"/>
        </w:rPr>
        <w:t>для социальной сети "ВКонтакте</w:t>
      </w:r>
      <w:bookmarkEnd w:id="889"/>
    </w:p>
    <w:p w14:paraId="11AB221F" w14:textId="77777777" w:rsidR="00FB6C60" w:rsidRPr="003F0F68" w:rsidRDefault="00FB6C60" w:rsidP="00555B9E">
      <w:pPr>
        <w:pStyle w:val="1"/>
        <w:spacing w:before="0" w:line="360" w:lineRule="auto"/>
        <w:jc w:val="center"/>
        <w:rPr>
          <w:rFonts w:ascii="Times New Roman" w:hAnsi="Times New Roman" w:cs="Times New Roman"/>
          <w:color w:val="auto"/>
        </w:rPr>
      </w:pPr>
      <w:bookmarkStart w:id="890" w:name="_Toc535342658"/>
      <w:r w:rsidRPr="003F0F68">
        <w:rPr>
          <w:rFonts w:ascii="Times New Roman" w:hAnsi="Times New Roman" w:cs="Times New Roman"/>
          <w:color w:val="auto"/>
        </w:rPr>
        <w:t xml:space="preserve">2.1. Описание и обоснование выбора состава технических </w:t>
      </w:r>
      <w:r w:rsidR="00914D6D" w:rsidRPr="003F0F68">
        <w:rPr>
          <w:rFonts w:ascii="Times New Roman" w:hAnsi="Times New Roman" w:cs="Times New Roman"/>
          <w:color w:val="auto"/>
        </w:rPr>
        <w:br/>
      </w:r>
      <w:r w:rsidRPr="003F0F68">
        <w:rPr>
          <w:rFonts w:ascii="Times New Roman" w:hAnsi="Times New Roman" w:cs="Times New Roman"/>
          <w:color w:val="auto"/>
        </w:rPr>
        <w:t>и программных средств разработки</w:t>
      </w:r>
      <w:bookmarkEnd w:id="890"/>
    </w:p>
    <w:p w14:paraId="6D48B9C7" w14:textId="19922E31" w:rsidR="00FE28B3" w:rsidRPr="001E5A3B" w:rsidRDefault="004C27DF">
      <w:pPr>
        <w:spacing w:after="0" w:line="360" w:lineRule="auto"/>
        <w:ind w:firstLine="567"/>
        <w:jc w:val="both"/>
        <w:rPr>
          <w:rFonts w:ascii="Times New Roman" w:hAnsi="Times New Roman" w:cs="Times New Roman"/>
          <w:sz w:val="28"/>
          <w:szCs w:val="28"/>
        </w:rPr>
      </w:pPr>
      <w:commentRangeStart w:id="891"/>
      <w:del w:id="892" w:author="Валентин" w:date="2019-01-14T19:42:00Z">
        <w:r w:rsidRPr="001E5A3B" w:rsidDel="001B69F0">
          <w:rPr>
            <w:rFonts w:ascii="Times New Roman" w:hAnsi="Times New Roman" w:cs="Times New Roman"/>
            <w:sz w:val="28"/>
            <w:szCs w:val="28"/>
          </w:rPr>
          <w:delText xml:space="preserve">При создании программы </w:delText>
        </w:r>
        <w:r w:rsidR="00914D6D" w:rsidRPr="001E5A3B" w:rsidDel="001B69F0">
          <w:rPr>
            <w:rFonts w:ascii="Times New Roman" w:hAnsi="Times New Roman" w:cs="Times New Roman"/>
            <w:sz w:val="28"/>
            <w:szCs w:val="28"/>
          </w:rPr>
          <w:delText>применялись</w:delText>
        </w:r>
        <w:r w:rsidRPr="001E5A3B" w:rsidDel="001B69F0">
          <w:rPr>
            <w:rFonts w:ascii="Times New Roman" w:hAnsi="Times New Roman" w:cs="Times New Roman"/>
            <w:sz w:val="28"/>
            <w:szCs w:val="28"/>
          </w:rPr>
          <w:delText>:</w:delText>
        </w:r>
      </w:del>
      <w:ins w:id="893" w:author="Валентин" w:date="2019-01-14T19:42:00Z">
        <w:r w:rsidR="001B69F0" w:rsidRPr="001E5A3B">
          <w:rPr>
            <w:rFonts w:ascii="Times New Roman" w:hAnsi="Times New Roman" w:cs="Times New Roman"/>
            <w:sz w:val="28"/>
            <w:szCs w:val="28"/>
          </w:rPr>
          <w:t xml:space="preserve">При начале разработки </w:t>
        </w:r>
      </w:ins>
      <w:ins w:id="894" w:author="Валентин" w:date="2019-01-14T19:43:00Z">
        <w:r w:rsidR="00730219" w:rsidRPr="001E5A3B">
          <w:rPr>
            <w:rFonts w:ascii="Times New Roman" w:hAnsi="Times New Roman" w:cs="Times New Roman"/>
            <w:sz w:val="28"/>
            <w:szCs w:val="28"/>
          </w:rPr>
          <w:t>был выбор из нескольких программных сред разработки</w:t>
        </w:r>
      </w:ins>
      <w:r w:rsidR="007D5774" w:rsidRPr="001E5A3B">
        <w:rPr>
          <w:rFonts w:ascii="Times New Roman" w:hAnsi="Times New Roman" w:cs="Times New Roman"/>
          <w:sz w:val="28"/>
          <w:szCs w:val="28"/>
        </w:rPr>
        <w:t xml:space="preserve"> </w:t>
      </w:r>
      <w:commentRangeEnd w:id="891"/>
      <w:r w:rsidR="007B3CB1" w:rsidRPr="001E5A3B">
        <w:rPr>
          <w:rStyle w:val="af3"/>
          <w:rFonts w:ascii="Times New Roman" w:hAnsi="Times New Roman" w:cs="Times New Roman"/>
          <w:sz w:val="28"/>
          <w:szCs w:val="28"/>
          <w:rPrChange w:id="895" w:author="Валентин" w:date="2019-01-14T20:00:00Z">
            <w:rPr>
              <w:rStyle w:val="af3"/>
            </w:rPr>
          </w:rPrChange>
        </w:rPr>
        <w:commentReference w:id="891"/>
      </w:r>
      <w:ins w:id="896" w:author="Валентин" w:date="2019-01-14T19:43:00Z">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Change w:id="897" w:author="Валентин" w:date="2019-01-14T20:00:00Z">
              <w:rPr>
                <w:rFonts w:ascii="Times New Roman" w:hAnsi="Times New Roman" w:cs="Times New Roman"/>
                <w:sz w:val="28"/>
                <w:szCs w:val="28"/>
                <w:lang w:val="en-US"/>
              </w:rPr>
            </w:rPrChange>
          </w:rPr>
          <w:t xml:space="preserve">2017, </w:t>
        </w:r>
        <w:r w:rsidR="00730219" w:rsidRPr="001E5A3B">
          <w:rPr>
            <w:rFonts w:ascii="Times New Roman" w:hAnsi="Times New Roman" w:cs="Times New Roman"/>
            <w:sz w:val="28"/>
            <w:szCs w:val="28"/>
            <w:lang w:val="en-US"/>
          </w:rPr>
          <w:t>DevelStudio</w:t>
        </w:r>
      </w:ins>
      <w:ins w:id="898" w:author="Валентин" w:date="2019-01-14T19:45:00Z">
        <w:r w:rsidR="00730219" w:rsidRPr="001E5A3B">
          <w:rPr>
            <w:rFonts w:ascii="Times New Roman" w:hAnsi="Times New Roman" w:cs="Times New Roman"/>
            <w:sz w:val="28"/>
            <w:szCs w:val="28"/>
            <w:rPrChange w:id="899" w:author="Валентин" w:date="2019-01-14T20:00:00Z">
              <w:rPr>
                <w:rFonts w:ascii="Times New Roman" w:hAnsi="Times New Roman" w:cs="Times New Roman"/>
                <w:sz w:val="28"/>
                <w:szCs w:val="28"/>
                <w:lang w:val="en-US"/>
              </w:rPr>
            </w:rPrChange>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Change w:id="900" w:author="Валентин" w:date="2019-01-14T20:00:00Z">
              <w:rPr>
                <w:rFonts w:ascii="Times New Roman" w:hAnsi="Times New Roman" w:cs="Times New Roman"/>
                <w:sz w:val="28"/>
                <w:szCs w:val="28"/>
                <w:lang w:val="en-US"/>
              </w:rPr>
            </w:rPrChange>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w:t>
        </w:r>
      </w:ins>
      <w:ins w:id="901" w:author="Валентин" w:date="2019-01-14T19:47:00Z">
        <w:r w:rsidR="00730219" w:rsidRPr="001E5A3B">
          <w:rPr>
            <w:rFonts w:ascii="Times New Roman" w:hAnsi="Times New Roman" w:cs="Times New Roman"/>
            <w:sz w:val="28"/>
            <w:szCs w:val="28"/>
          </w:rPr>
          <w:t xml:space="preserve"> ограниченно</w:t>
        </w:r>
      </w:ins>
      <w:ins w:id="902" w:author="Валентин" w:date="2019-01-14T19:45:00Z">
        <w:r w:rsidR="00730219" w:rsidRPr="001E5A3B">
          <w:rPr>
            <w:rFonts w:ascii="Times New Roman" w:hAnsi="Times New Roman" w:cs="Times New Roman"/>
            <w:sz w:val="28"/>
            <w:szCs w:val="28"/>
          </w:rPr>
          <w:t xml:space="preserve"> разработку</w:t>
        </w:r>
      </w:ins>
      <w:ins w:id="903" w:author="Валентин" w:date="2019-01-14T19:46:00Z">
        <w:r w:rsidR="00730219" w:rsidRPr="001E5A3B">
          <w:rPr>
            <w:rFonts w:ascii="Times New Roman" w:hAnsi="Times New Roman" w:cs="Times New Roman"/>
            <w:sz w:val="28"/>
            <w:szCs w:val="28"/>
          </w:rPr>
          <w:t xml:space="preserve"> с веб формами и запросами.</w:t>
        </w:r>
      </w:ins>
      <w:ins w:id="904" w:author="Валентин" w:date="2019-01-14T19:45:00Z">
        <w:r w:rsidR="00730219" w:rsidRPr="001E5A3B">
          <w:rPr>
            <w:rFonts w:ascii="Times New Roman" w:hAnsi="Times New Roman" w:cs="Times New Roman"/>
            <w:sz w:val="28"/>
            <w:szCs w:val="28"/>
          </w:rPr>
          <w:t xml:space="preserve"> </w:t>
        </w:r>
      </w:ins>
      <w:ins w:id="905" w:author="Валентин" w:date="2019-01-14T19:47:00Z">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ins>
      <w:ins w:id="906" w:author="Валентин" w:date="2019-01-14T19:48:00Z">
        <w:r w:rsidR="00730219" w:rsidRPr="001E5A3B">
          <w:rPr>
            <w:rFonts w:ascii="Times New Roman" w:hAnsi="Times New Roman" w:cs="Times New Roman"/>
            <w:sz w:val="28"/>
            <w:szCs w:val="28"/>
            <w:lang w:val="en-US"/>
          </w:rPr>
          <w:t>C</w:t>
        </w:r>
        <w:r w:rsidR="00730219" w:rsidRPr="001E5A3B">
          <w:rPr>
            <w:rFonts w:ascii="Times New Roman" w:hAnsi="Times New Roman" w:cs="Times New Roman"/>
            <w:sz w:val="28"/>
            <w:szCs w:val="28"/>
            <w:rPrChange w:id="907" w:author="Валентин" w:date="2019-01-14T20:00:00Z">
              <w:rPr>
                <w:rFonts w:ascii="Times New Roman" w:hAnsi="Times New Roman" w:cs="Times New Roman"/>
                <w:sz w:val="28"/>
                <w:szCs w:val="28"/>
                <w:lang w:val="en-US"/>
              </w:rPr>
            </w:rPrChange>
          </w:rPr>
          <w:t xml:space="preserve">#. </w:t>
        </w:r>
      </w:ins>
      <w:ins w:id="908" w:author="Валентин" w:date="2019-01-14T19:52:00Z">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w:t>
        </w:r>
      </w:ins>
      <w:ins w:id="909" w:author="Валентин" w:date="2019-01-14T19:53:00Z">
        <w:r w:rsidR="00730219" w:rsidRPr="001E5A3B">
          <w:rPr>
            <w:rFonts w:ascii="Times New Roman" w:hAnsi="Times New Roman" w:cs="Times New Roman"/>
            <w:sz w:val="28"/>
            <w:szCs w:val="28"/>
          </w:rPr>
          <w:t xml:space="preserve">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w:t>
        </w:r>
      </w:ins>
      <w:ins w:id="910" w:author="Валентин" w:date="2019-01-14T19:54:00Z">
        <w:r w:rsidR="00367376" w:rsidRPr="001E5A3B">
          <w:rPr>
            <w:rFonts w:ascii="Times New Roman" w:hAnsi="Times New Roman" w:cs="Times New Roman"/>
            <w:sz w:val="28"/>
            <w:szCs w:val="28"/>
          </w:rPr>
          <w:t>л</w:t>
        </w:r>
      </w:ins>
      <w:ins w:id="911" w:author="Валентин" w:date="2019-01-14T19:53:00Z">
        <w:r w:rsidR="00367376" w:rsidRPr="001E5A3B">
          <w:rPr>
            <w:rFonts w:ascii="Times New Roman" w:hAnsi="Times New Roman" w:cs="Times New Roman"/>
            <w:sz w:val="28"/>
            <w:szCs w:val="28"/>
          </w:rPr>
          <w:t>ностью реализовать приложение</w:t>
        </w:r>
        <w:r w:rsidR="00730219" w:rsidRPr="001E5A3B">
          <w:rPr>
            <w:rFonts w:ascii="Times New Roman" w:hAnsi="Times New Roman" w:cs="Times New Roman"/>
            <w:sz w:val="28"/>
            <w:szCs w:val="28"/>
            <w:rPrChange w:id="912" w:author="Валентин" w:date="2019-01-14T20:00:00Z">
              <w:rPr>
                <w:rFonts w:ascii="Times New Roman" w:hAnsi="Times New Roman" w:cs="Times New Roman"/>
                <w:sz w:val="28"/>
                <w:szCs w:val="28"/>
                <w:lang w:val="en-US"/>
              </w:rPr>
            </w:rPrChange>
          </w:rPr>
          <w:t xml:space="preserve">. </w:t>
        </w:r>
      </w:ins>
      <w:ins w:id="913" w:author="Валентин" w:date="2019-01-14T19:54:00Z">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ins>
      <w:ins w:id="914" w:author="Валентин" w:date="2019-01-14T20:03:00Z">
        <w:r w:rsidR="001A0BF4">
          <w:rPr>
            <w:rFonts w:ascii="Times New Roman" w:hAnsi="Times New Roman" w:cs="Times New Roman"/>
            <w:sz w:val="28"/>
            <w:szCs w:val="28"/>
          </w:rPr>
          <w:t>ть</w:t>
        </w:r>
      </w:ins>
      <w:ins w:id="915" w:author="Валентин" w:date="2019-01-14T19:54:00Z">
        <w:r w:rsidR="00367376" w:rsidRPr="001E5A3B">
          <w:rPr>
            <w:rFonts w:ascii="Times New Roman" w:hAnsi="Times New Roman" w:cs="Times New Roman"/>
            <w:sz w:val="28"/>
            <w:szCs w:val="28"/>
          </w:rPr>
          <w:t>.</w:t>
        </w:r>
      </w:ins>
    </w:p>
    <w:p w14:paraId="1A0C022E" w14:textId="600350C9" w:rsidR="007D5774" w:rsidRPr="001E5A3B" w:rsidDel="001E5A3B" w:rsidRDefault="007D5774">
      <w:pPr>
        <w:spacing w:after="0" w:line="360" w:lineRule="auto"/>
        <w:ind w:firstLine="567"/>
        <w:jc w:val="both"/>
        <w:rPr>
          <w:del w:id="916" w:author="Валентин" w:date="2019-01-14T19:58:00Z"/>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del w:id="917" w:author="Валентин" w:date="2019-01-15T17:27:00Z">
        <w:r w:rsidRPr="001E5A3B" w:rsidDel="0033719E">
          <w:rPr>
            <w:rFonts w:ascii="Times New Roman" w:hAnsi="Times New Roman" w:cs="Times New Roman"/>
            <w:sz w:val="28"/>
            <w:szCs w:val="28"/>
          </w:rPr>
          <w:delText>-</w:delText>
        </w:r>
      </w:del>
      <w:ins w:id="918"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программирования. Подавляющ</w:t>
      </w:r>
      <w:ins w:id="919" w:author="Виктория" w:date="2019-01-14T11:43:00Z">
        <w:r w:rsidR="007B3CB1" w:rsidRPr="001E5A3B">
          <w:rPr>
            <w:rFonts w:ascii="Times New Roman" w:hAnsi="Times New Roman" w:cs="Times New Roman"/>
            <w:sz w:val="28"/>
            <w:szCs w:val="28"/>
          </w:rPr>
          <w:t>е</w:t>
        </w:r>
      </w:ins>
      <w:del w:id="920" w:author="Виктория" w:date="2019-01-14T11:43:00Z">
        <w:r w:rsidRPr="001E5A3B" w:rsidDel="007B3CB1">
          <w:rPr>
            <w:rFonts w:ascii="Times New Roman" w:hAnsi="Times New Roman" w:cs="Times New Roman"/>
            <w:sz w:val="28"/>
            <w:szCs w:val="28"/>
          </w:rPr>
          <w:delText>и</w:delText>
        </w:r>
      </w:del>
      <w:r w:rsidRPr="001E5A3B">
        <w:rPr>
          <w:rFonts w:ascii="Times New Roman" w:hAnsi="Times New Roman" w:cs="Times New Roman"/>
          <w:sz w:val="28"/>
          <w:szCs w:val="28"/>
        </w:rPr>
        <w:t>е большинство сайтов и веб</w:t>
      </w:r>
      <w:del w:id="921" w:author="Валентин" w:date="2019-01-15T17:27:00Z">
        <w:r w:rsidRPr="001E5A3B" w:rsidDel="0033719E">
          <w:rPr>
            <w:rFonts w:ascii="Times New Roman" w:hAnsi="Times New Roman" w:cs="Times New Roman"/>
            <w:sz w:val="28"/>
            <w:szCs w:val="28"/>
          </w:rPr>
          <w:delText>-</w:delText>
        </w:r>
      </w:del>
      <w:ins w:id="922"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p>
    <w:p w14:paraId="59BC4DFD" w14:textId="1FB79A3E" w:rsidR="00C30D31" w:rsidRPr="001E5A3B" w:rsidDel="001E5A3B" w:rsidRDefault="001E5A3B">
      <w:pPr>
        <w:spacing w:after="0" w:line="360" w:lineRule="auto"/>
        <w:ind w:firstLine="567"/>
        <w:jc w:val="both"/>
        <w:rPr>
          <w:del w:id="923" w:author="Валентин" w:date="2019-01-14T19:58:00Z"/>
          <w:rFonts w:ascii="Times New Roman" w:hAnsi="Times New Roman" w:cs="Times New Roman"/>
          <w:sz w:val="28"/>
          <w:szCs w:val="28"/>
        </w:rPr>
      </w:pPr>
      <w:ins w:id="924" w:author="Валентин" w:date="2019-01-14T19:58:00Z">
        <w:r w:rsidRPr="001E5A3B">
          <w:rPr>
            <w:rFonts w:ascii="Times New Roman" w:hAnsi="Times New Roman" w:cs="Times New Roman"/>
            <w:sz w:val="28"/>
            <w:szCs w:val="28"/>
            <w:rPrChange w:id="925" w:author="Валентин" w:date="2019-01-14T20:00:00Z">
              <w:rPr>
                <w:rFonts w:ascii="Times New Roman" w:hAnsi="Times New Roman" w:cs="Times New Roman"/>
                <w:sz w:val="28"/>
                <w:szCs w:val="28"/>
                <w:lang w:val="en-US"/>
              </w:rPr>
            </w:rPrChange>
          </w:rPr>
          <w:t xml:space="preserve"> </w:t>
        </w:r>
      </w:ins>
      <w:r w:rsidR="007D5774"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del w:id="926" w:author="Валентин" w:date="2019-01-15T17:27:00Z">
        <w:r w:rsidR="007D5774" w:rsidRPr="001E5A3B" w:rsidDel="0033719E">
          <w:rPr>
            <w:rFonts w:ascii="Times New Roman" w:hAnsi="Times New Roman" w:cs="Times New Roman"/>
            <w:sz w:val="28"/>
            <w:szCs w:val="28"/>
          </w:rPr>
          <w:delText>-</w:delText>
        </w:r>
      </w:del>
      <w:ins w:id="927"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del w:id="928" w:author="Валентин" w:date="2019-01-15T17:27:00Z">
        <w:r w:rsidR="007D5774" w:rsidRPr="001E5A3B" w:rsidDel="0033719E">
          <w:rPr>
            <w:rFonts w:ascii="Times New Roman" w:hAnsi="Times New Roman" w:cs="Times New Roman"/>
            <w:sz w:val="28"/>
            <w:szCs w:val="28"/>
          </w:rPr>
          <w:delText>-</w:delText>
        </w:r>
      </w:del>
      <w:ins w:id="929"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сайтов и веб</w:t>
      </w:r>
      <w:del w:id="930" w:author="Валентин" w:date="2019-01-15T17:27:00Z">
        <w:r w:rsidR="007D5774" w:rsidRPr="001E5A3B" w:rsidDel="0033719E">
          <w:rPr>
            <w:rFonts w:ascii="Times New Roman" w:hAnsi="Times New Roman" w:cs="Times New Roman"/>
            <w:sz w:val="28"/>
            <w:szCs w:val="28"/>
          </w:rPr>
          <w:delText>-</w:delText>
        </w:r>
      </w:del>
      <w:ins w:id="931" w:author="Валентин" w:date="2019-01-15T17:27:00Z">
        <w:r w:rsidR="0033719E">
          <w:rPr>
            <w:rFonts w:ascii="Times New Roman" w:hAnsi="Times New Roman" w:cs="Times New Roman"/>
            <w:sz w:val="28"/>
            <w:szCs w:val="28"/>
          </w:rPr>
          <w:t>–</w:t>
        </w:r>
      </w:ins>
      <w:r w:rsidR="007D5774" w:rsidRPr="001E5A3B">
        <w:rPr>
          <w:rFonts w:ascii="Times New Roman" w:hAnsi="Times New Roman" w:cs="Times New Roman"/>
          <w:sz w:val="28"/>
          <w:szCs w:val="28"/>
        </w:rPr>
        <w:t>приложений.</w:t>
      </w:r>
      <w:ins w:id="932" w:author="Валентин" w:date="2019-01-14T19:58:00Z">
        <w:r w:rsidRPr="001E5A3B">
          <w:rPr>
            <w:rFonts w:ascii="Times New Roman" w:hAnsi="Times New Roman" w:cs="Times New Roman"/>
            <w:sz w:val="28"/>
            <w:szCs w:val="28"/>
            <w:rPrChange w:id="933" w:author="Валентин" w:date="2019-01-14T20:00:00Z">
              <w:rPr>
                <w:rFonts w:ascii="Times New Roman" w:hAnsi="Times New Roman" w:cs="Times New Roman"/>
                <w:sz w:val="28"/>
                <w:szCs w:val="28"/>
                <w:lang w:val="en-US"/>
              </w:rPr>
            </w:rPrChange>
          </w:rPr>
          <w:t xml:space="preserve"> </w:t>
        </w:r>
      </w:ins>
    </w:p>
    <w:p w14:paraId="2808D45A" w14:textId="3854E0FA" w:rsidR="00C30D31" w:rsidRPr="001E5A3B" w:rsidDel="003E2F1C" w:rsidRDefault="00C30D31">
      <w:pPr>
        <w:spacing w:after="0" w:line="360" w:lineRule="auto"/>
        <w:ind w:firstLine="567"/>
        <w:jc w:val="both"/>
        <w:rPr>
          <w:del w:id="934" w:author="Валентин" w:date="2019-01-14T19:55:00Z"/>
          <w:rFonts w:ascii="Times New Roman" w:hAnsi="Times New Roman" w:cs="Times New Roman"/>
          <w:sz w:val="28"/>
          <w:szCs w:val="28"/>
        </w:rPr>
        <w:pPrChange w:id="935" w:author="Валентин" w:date="2019-01-14T20:03:00Z">
          <w:pPr>
            <w:spacing w:after="0" w:line="360" w:lineRule="auto"/>
            <w:jc w:val="both"/>
          </w:pPr>
        </w:pPrChange>
      </w:pPr>
      <w:commentRangeStart w:id="936"/>
      <w:del w:id="937" w:author="Валентин" w:date="2019-01-14T19:55:00Z">
        <w:r w:rsidRPr="001E5A3B" w:rsidDel="003E2F1C">
          <w:rPr>
            <w:rFonts w:ascii="Times New Roman" w:hAnsi="Times New Roman" w:cs="Times New Roman"/>
            <w:sz w:val="28"/>
            <w:szCs w:val="28"/>
          </w:rPr>
          <w:delText>Какие преимущества предоставляет PHP?</w:delText>
        </w:r>
        <w:commentRangeEnd w:id="936"/>
        <w:r w:rsidR="007B3CB1" w:rsidRPr="001E5A3B" w:rsidDel="003E2F1C">
          <w:rPr>
            <w:rStyle w:val="af3"/>
            <w:rFonts w:ascii="Times New Roman" w:hAnsi="Times New Roman" w:cs="Times New Roman"/>
            <w:sz w:val="28"/>
            <w:szCs w:val="28"/>
            <w:rPrChange w:id="938" w:author="Валентин" w:date="2019-01-14T20:00:00Z">
              <w:rPr>
                <w:rStyle w:val="af3"/>
              </w:rPr>
            </w:rPrChange>
          </w:rPr>
          <w:commentReference w:id="936"/>
        </w:r>
      </w:del>
    </w:p>
    <w:p w14:paraId="75C75AAE" w14:textId="553CBF82" w:rsidR="00C30D31" w:rsidRPr="001E5A3B" w:rsidDel="003E2F1C" w:rsidRDefault="00C30D31">
      <w:pPr>
        <w:spacing w:after="0" w:line="360" w:lineRule="auto"/>
        <w:ind w:firstLine="567"/>
        <w:jc w:val="both"/>
        <w:rPr>
          <w:ins w:id="939" w:author="Виктория" w:date="2019-01-14T11:45:00Z"/>
          <w:del w:id="940" w:author="Валентин" w:date="2019-01-14T19:56:00Z"/>
          <w:rFonts w:ascii="Times New Roman" w:hAnsi="Times New Roman" w:cs="Times New Roman"/>
          <w:sz w:val="28"/>
          <w:szCs w:val="28"/>
        </w:rPr>
        <w:pPrChange w:id="941" w:author="Валентин" w:date="2019-01-14T20:03:00Z">
          <w:pPr>
            <w:spacing w:after="0" w:line="360" w:lineRule="auto"/>
            <w:jc w:val="both"/>
          </w:pPr>
        </w:pPrChange>
      </w:pPr>
    </w:p>
    <w:p w14:paraId="7BEECB2E" w14:textId="1BB36766" w:rsidR="007B3CB1" w:rsidRPr="001E5A3B" w:rsidDel="003E2F1C" w:rsidRDefault="007B3CB1">
      <w:pPr>
        <w:spacing w:after="0" w:line="360" w:lineRule="auto"/>
        <w:ind w:firstLine="567"/>
        <w:jc w:val="both"/>
        <w:rPr>
          <w:del w:id="942" w:author="Валентин" w:date="2019-01-14T19:56:00Z"/>
          <w:rFonts w:ascii="Times New Roman" w:hAnsi="Times New Roman" w:cs="Times New Roman"/>
          <w:sz w:val="28"/>
          <w:szCs w:val="28"/>
        </w:rPr>
        <w:pPrChange w:id="943" w:author="Валентин" w:date="2019-01-14T20:03:00Z">
          <w:pPr>
            <w:spacing w:after="0" w:line="360" w:lineRule="auto"/>
            <w:jc w:val="both"/>
          </w:pPr>
        </w:pPrChange>
      </w:pPr>
      <w:ins w:id="944" w:author="Виктория" w:date="2019-01-14T11:45:00Z">
        <w:del w:id="945" w:author="Валентин" w:date="2019-01-14T19:56:00Z">
          <w:r w:rsidRPr="001E5A3B" w:rsidDel="003E2F1C">
            <w:rPr>
              <w:rFonts w:ascii="Times New Roman" w:hAnsi="Times New Roman" w:cs="Times New Roman"/>
              <w:sz w:val="28"/>
              <w:szCs w:val="28"/>
            </w:rPr>
            <w:delText>Далее вообще все не отформатировано – читать не буду</w:delText>
          </w:r>
        </w:del>
      </w:ins>
    </w:p>
    <w:p w14:paraId="12F59B3A" w14:textId="61A50534" w:rsidR="00C30D31" w:rsidRPr="001E5A3B" w:rsidDel="001E5A3B" w:rsidRDefault="00C30D31">
      <w:pPr>
        <w:spacing w:after="0" w:line="360" w:lineRule="auto"/>
        <w:ind w:firstLine="567"/>
        <w:jc w:val="both"/>
        <w:rPr>
          <w:del w:id="946" w:author="Валентин" w:date="2019-01-14T19:58:00Z"/>
          <w:rFonts w:ascii="Times New Roman" w:hAnsi="Times New Roman" w:cs="Times New Roman"/>
          <w:sz w:val="28"/>
          <w:szCs w:val="28"/>
        </w:rPr>
        <w:pPrChange w:id="947" w:author="Валентин" w:date="2019-01-14T20:03:00Z">
          <w:pPr>
            <w:spacing w:after="0" w:line="360" w:lineRule="auto"/>
            <w:jc w:val="both"/>
          </w:pPr>
        </w:pPrChange>
      </w:pPr>
      <w:r w:rsidRPr="001E5A3B">
        <w:rPr>
          <w:rFonts w:ascii="Times New Roman" w:hAnsi="Times New Roman" w:cs="Times New Roman"/>
          <w:sz w:val="28"/>
          <w:szCs w:val="28"/>
        </w:rPr>
        <w:t xml:space="preserve">Для всех наиболее распространенных операционных системам (Windows, MacOS, Linux) есть свои версии пакетов разработки на PHP, а это значит, что </w:t>
      </w:r>
      <w:del w:id="948" w:author="Валентин" w:date="2019-01-14T19:56:00Z">
        <w:r w:rsidRPr="001E5A3B" w:rsidDel="003E2F1C">
          <w:rPr>
            <w:rFonts w:ascii="Times New Roman" w:hAnsi="Times New Roman" w:cs="Times New Roman"/>
            <w:sz w:val="28"/>
            <w:szCs w:val="28"/>
          </w:rPr>
          <w:delText>вы можете</w:delText>
        </w:r>
      </w:del>
      <w:ins w:id="949" w:author="Валентин" w:date="2019-01-14T19:56:00Z">
        <w:r w:rsidR="003E2F1C" w:rsidRPr="001E5A3B">
          <w:rPr>
            <w:rFonts w:ascii="Times New Roman" w:hAnsi="Times New Roman" w:cs="Times New Roman"/>
            <w:sz w:val="28"/>
            <w:szCs w:val="28"/>
            <w:rPrChange w:id="950" w:author="Валентин" w:date="2019-01-14T20:00:00Z">
              <w:rPr>
                <w:rFonts w:ascii="Times New Roman" w:hAnsi="Times New Roman" w:cs="Times New Roman"/>
                <w:sz w:val="28"/>
                <w:szCs w:val="28"/>
                <w:highlight w:val="red"/>
              </w:rPr>
            </w:rPrChange>
          </w:rPr>
          <w:t>можно</w:t>
        </w:r>
      </w:ins>
      <w:r w:rsidRPr="001E5A3B">
        <w:rPr>
          <w:rFonts w:ascii="Times New Roman" w:hAnsi="Times New Roman" w:cs="Times New Roman"/>
          <w:sz w:val="28"/>
          <w:szCs w:val="28"/>
        </w:rPr>
        <w:t xml:space="preserve"> создавать веб</w:t>
      </w:r>
      <w:del w:id="951" w:author="Валентин" w:date="2019-01-15T17:27:00Z">
        <w:r w:rsidRPr="001E5A3B" w:rsidDel="0033719E">
          <w:rPr>
            <w:rFonts w:ascii="Times New Roman" w:hAnsi="Times New Roman" w:cs="Times New Roman"/>
            <w:sz w:val="28"/>
            <w:szCs w:val="28"/>
          </w:rPr>
          <w:delText>-</w:delText>
        </w:r>
      </w:del>
      <w:ins w:id="952"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 на любой из этих операционных систем.</w:t>
      </w:r>
      <w:ins w:id="953" w:author="Валентин" w:date="2019-01-14T19:58:00Z">
        <w:r w:rsidR="001E5A3B" w:rsidRPr="001E5A3B">
          <w:rPr>
            <w:rFonts w:ascii="Times New Roman" w:hAnsi="Times New Roman" w:cs="Times New Roman"/>
            <w:sz w:val="28"/>
            <w:szCs w:val="28"/>
            <w:rPrChange w:id="954" w:author="Валентин" w:date="2019-01-14T20:00:00Z">
              <w:rPr>
                <w:rFonts w:ascii="Times New Roman" w:hAnsi="Times New Roman" w:cs="Times New Roman"/>
                <w:sz w:val="28"/>
                <w:szCs w:val="28"/>
                <w:lang w:val="en-US"/>
              </w:rPr>
            </w:rPrChange>
          </w:rPr>
          <w:t xml:space="preserve"> </w:t>
        </w:r>
      </w:ins>
    </w:p>
    <w:p w14:paraId="7350A8C1" w14:textId="4CD724A5" w:rsidR="00C30D31" w:rsidRPr="001E5A3B" w:rsidDel="003E2F1C" w:rsidRDefault="00C30D31">
      <w:pPr>
        <w:spacing w:after="0" w:line="360" w:lineRule="auto"/>
        <w:ind w:firstLine="567"/>
        <w:jc w:val="both"/>
        <w:rPr>
          <w:del w:id="955" w:author="Валентин" w:date="2019-01-14T19:56:00Z"/>
          <w:rFonts w:ascii="Times New Roman" w:hAnsi="Times New Roman" w:cs="Times New Roman"/>
          <w:sz w:val="28"/>
          <w:szCs w:val="28"/>
        </w:rPr>
        <w:pPrChange w:id="956" w:author="Валентин" w:date="2019-01-14T20:03:00Z">
          <w:pPr>
            <w:spacing w:after="0" w:line="360" w:lineRule="auto"/>
            <w:jc w:val="both"/>
          </w:pPr>
        </w:pPrChange>
      </w:pPr>
    </w:p>
    <w:p w14:paraId="7866E627" w14:textId="12C57D13" w:rsidR="00C30D31" w:rsidRPr="001E5A3B" w:rsidDel="003E2F1C" w:rsidRDefault="00C30D31">
      <w:pPr>
        <w:spacing w:after="0" w:line="360" w:lineRule="auto"/>
        <w:ind w:firstLine="567"/>
        <w:jc w:val="both"/>
        <w:rPr>
          <w:del w:id="957" w:author="Валентин" w:date="2019-01-14T19:56:00Z"/>
          <w:rFonts w:ascii="Times New Roman" w:hAnsi="Times New Roman" w:cs="Times New Roman"/>
          <w:sz w:val="28"/>
          <w:szCs w:val="28"/>
        </w:rPr>
        <w:pPrChange w:id="958" w:author="Валентин" w:date="2019-01-14T20:03:00Z">
          <w:pPr>
            <w:spacing w:after="0" w:line="360" w:lineRule="auto"/>
            <w:jc w:val="both"/>
          </w:pPr>
        </w:pPrChange>
      </w:pPr>
      <w:r w:rsidRPr="001E5A3B">
        <w:rPr>
          <w:rFonts w:ascii="Times New Roman" w:hAnsi="Times New Roman" w:cs="Times New Roman"/>
          <w:sz w:val="28"/>
          <w:szCs w:val="28"/>
        </w:rPr>
        <w:t>PHP может работать в связке с различными веб</w:t>
      </w:r>
      <w:del w:id="959" w:author="Валентин" w:date="2019-01-15T17:27:00Z">
        <w:r w:rsidRPr="001E5A3B" w:rsidDel="0033719E">
          <w:rPr>
            <w:rFonts w:ascii="Times New Roman" w:hAnsi="Times New Roman" w:cs="Times New Roman"/>
            <w:sz w:val="28"/>
            <w:szCs w:val="28"/>
          </w:rPr>
          <w:delText>-</w:delText>
        </w:r>
      </w:del>
      <w:ins w:id="960"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серверами: Apache, Nginx, IIS</w:t>
      </w:r>
    </w:p>
    <w:p w14:paraId="1E9851B1" w14:textId="05EF18CC" w:rsidR="00C30D31" w:rsidRPr="001E5A3B" w:rsidDel="003E2F1C" w:rsidRDefault="00C30D31">
      <w:pPr>
        <w:spacing w:after="0" w:line="360" w:lineRule="auto"/>
        <w:ind w:firstLine="567"/>
        <w:jc w:val="both"/>
        <w:rPr>
          <w:del w:id="961" w:author="Валентин" w:date="2019-01-14T19:56:00Z"/>
          <w:rFonts w:ascii="Times New Roman" w:hAnsi="Times New Roman" w:cs="Times New Roman"/>
          <w:sz w:val="28"/>
          <w:szCs w:val="28"/>
        </w:rPr>
        <w:pPrChange w:id="962" w:author="Валентин" w:date="2019-01-14T20:03:00Z">
          <w:pPr>
            <w:spacing w:after="0" w:line="360" w:lineRule="auto"/>
            <w:jc w:val="both"/>
          </w:pPr>
        </w:pPrChange>
      </w:pPr>
    </w:p>
    <w:p w14:paraId="5482BFF4" w14:textId="3D5C0BEF" w:rsidR="00C30D31" w:rsidRPr="001E5A3B" w:rsidDel="003E2F1C" w:rsidRDefault="00C30D31">
      <w:pPr>
        <w:spacing w:after="0" w:line="360" w:lineRule="auto"/>
        <w:ind w:firstLine="567"/>
        <w:jc w:val="both"/>
        <w:rPr>
          <w:del w:id="963" w:author="Валентин" w:date="2019-01-14T19:57:00Z"/>
          <w:rFonts w:ascii="Times New Roman" w:hAnsi="Times New Roman" w:cs="Times New Roman"/>
          <w:sz w:val="28"/>
          <w:szCs w:val="28"/>
        </w:rPr>
        <w:pPrChange w:id="964" w:author="Валентин" w:date="2019-01-14T20:03:00Z">
          <w:pPr>
            <w:spacing w:after="0" w:line="360" w:lineRule="auto"/>
            <w:jc w:val="both"/>
          </w:pPr>
        </w:pPrChange>
      </w:pPr>
      <w:r w:rsidRPr="001E5A3B">
        <w:rPr>
          <w:rFonts w:ascii="Times New Roman" w:hAnsi="Times New Roman" w:cs="Times New Roman"/>
          <w:sz w:val="28"/>
          <w:szCs w:val="28"/>
        </w:rPr>
        <w:t>Простота и легкость освоения. Как правило, уже имея небольшой опыт в программировании на PHP, можно создавать простенькие веб</w:t>
      </w:r>
      <w:del w:id="965" w:author="Валентин" w:date="2019-01-15T17:27:00Z">
        <w:r w:rsidRPr="001E5A3B" w:rsidDel="0033719E">
          <w:rPr>
            <w:rFonts w:ascii="Times New Roman" w:hAnsi="Times New Roman" w:cs="Times New Roman"/>
            <w:sz w:val="28"/>
            <w:szCs w:val="28"/>
          </w:rPr>
          <w:delText>-</w:delText>
        </w:r>
      </w:del>
      <w:ins w:id="966"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w:t>
      </w:r>
      <w:ins w:id="967" w:author="Валентин" w:date="2019-01-14T19:57:00Z">
        <w:r w:rsidR="003E2F1C" w:rsidRPr="001E5A3B">
          <w:rPr>
            <w:rFonts w:ascii="Times New Roman" w:hAnsi="Times New Roman" w:cs="Times New Roman"/>
            <w:sz w:val="28"/>
            <w:szCs w:val="28"/>
            <w:rPrChange w:id="968" w:author="Валентин" w:date="2019-01-14T20:00:00Z">
              <w:rPr>
                <w:rFonts w:ascii="Times New Roman" w:hAnsi="Times New Roman" w:cs="Times New Roman"/>
                <w:sz w:val="28"/>
                <w:szCs w:val="28"/>
                <w:lang w:val="en-US"/>
              </w:rPr>
            </w:rPrChange>
          </w:rPr>
          <w:t xml:space="preserve">. </w:t>
        </w:r>
      </w:ins>
    </w:p>
    <w:p w14:paraId="370AC683" w14:textId="3ACB3103" w:rsidR="00C30D31" w:rsidRPr="001E5A3B" w:rsidDel="003E2F1C" w:rsidRDefault="00C30D31">
      <w:pPr>
        <w:spacing w:after="0" w:line="360" w:lineRule="auto"/>
        <w:ind w:firstLine="567"/>
        <w:jc w:val="both"/>
        <w:rPr>
          <w:del w:id="969" w:author="Валентин" w:date="2019-01-14T19:56:00Z"/>
          <w:rFonts w:ascii="Times New Roman" w:hAnsi="Times New Roman" w:cs="Times New Roman"/>
          <w:sz w:val="28"/>
          <w:szCs w:val="28"/>
        </w:rPr>
        <w:pPrChange w:id="970" w:author="Валентин" w:date="2019-01-14T20:03:00Z">
          <w:pPr>
            <w:spacing w:after="0" w:line="360" w:lineRule="auto"/>
            <w:jc w:val="both"/>
          </w:pPr>
        </w:pPrChange>
      </w:pPr>
    </w:p>
    <w:p w14:paraId="336E6562" w14:textId="0714F389" w:rsidR="00C30D31" w:rsidRPr="001E5A3B" w:rsidDel="003E2F1C" w:rsidRDefault="00C30D31">
      <w:pPr>
        <w:spacing w:after="0" w:line="360" w:lineRule="auto"/>
        <w:ind w:firstLine="567"/>
        <w:jc w:val="both"/>
        <w:rPr>
          <w:del w:id="971" w:author="Валентин" w:date="2019-01-14T19:57:00Z"/>
          <w:rFonts w:ascii="Times New Roman" w:hAnsi="Times New Roman" w:cs="Times New Roman"/>
          <w:sz w:val="28"/>
          <w:szCs w:val="28"/>
        </w:rPr>
        <w:pPrChange w:id="972" w:author="Валентин" w:date="2019-01-14T20:03:00Z">
          <w:pPr>
            <w:spacing w:after="0" w:line="360" w:lineRule="auto"/>
            <w:jc w:val="both"/>
          </w:pPr>
        </w:pPrChange>
      </w:pPr>
      <w:r w:rsidRPr="001E5A3B">
        <w:rPr>
          <w:rFonts w:ascii="Times New Roman" w:hAnsi="Times New Roman" w:cs="Times New Roman"/>
          <w:sz w:val="28"/>
          <w:szCs w:val="28"/>
        </w:rPr>
        <w:t>PHP похож на язык Си, по</w:t>
      </w:r>
      <w:r w:rsidRPr="001E5A3B">
        <w:rPr>
          <w:rFonts w:ascii="Times New Roman" w:hAnsi="Times New Roman" w:cs="Times New Roman"/>
          <w:sz w:val="28"/>
          <w:szCs w:val="28"/>
        </w:rPr>
        <w:lastRenderedPageBreak/>
        <w:t>этому, зная Си или один из языков с сиподобным синтаксисом, будет проще овладеть PHP</w:t>
      </w:r>
    </w:p>
    <w:p w14:paraId="2D34399E" w14:textId="1564D338" w:rsidR="00C30D31" w:rsidRPr="001E5A3B" w:rsidDel="003E2F1C" w:rsidRDefault="003E2F1C">
      <w:pPr>
        <w:spacing w:after="0" w:line="360" w:lineRule="auto"/>
        <w:ind w:firstLine="567"/>
        <w:jc w:val="both"/>
        <w:rPr>
          <w:del w:id="973" w:author="Валентин" w:date="2019-01-14T19:57:00Z"/>
          <w:rFonts w:ascii="Times New Roman" w:hAnsi="Times New Roman" w:cs="Times New Roman"/>
          <w:sz w:val="28"/>
          <w:szCs w:val="28"/>
        </w:rPr>
        <w:pPrChange w:id="974" w:author="Валентин" w:date="2019-01-14T20:03:00Z">
          <w:pPr>
            <w:spacing w:after="0" w:line="360" w:lineRule="auto"/>
            <w:jc w:val="both"/>
          </w:pPr>
        </w:pPrChange>
      </w:pPr>
      <w:ins w:id="975" w:author="Валентин" w:date="2019-01-14T19:57:00Z">
        <w:r w:rsidRPr="001E5A3B">
          <w:rPr>
            <w:rFonts w:ascii="Times New Roman" w:hAnsi="Times New Roman" w:cs="Times New Roman"/>
            <w:sz w:val="28"/>
            <w:szCs w:val="28"/>
            <w:rPrChange w:id="976" w:author="Валентин" w:date="2019-01-14T20:00:00Z">
              <w:rPr>
                <w:rFonts w:ascii="Times New Roman" w:hAnsi="Times New Roman" w:cs="Times New Roman"/>
                <w:sz w:val="28"/>
                <w:szCs w:val="28"/>
                <w:lang w:val="en-US"/>
              </w:rPr>
            </w:rPrChange>
          </w:rPr>
          <w:t xml:space="preserve">. </w:t>
        </w:r>
        <w:r w:rsidRPr="001E5A3B">
          <w:rPr>
            <w:rFonts w:ascii="Times New Roman" w:hAnsi="Times New Roman" w:cs="Times New Roman"/>
            <w:sz w:val="28"/>
            <w:szCs w:val="28"/>
            <w:lang w:val="en-US"/>
          </w:rPr>
          <w:t>P</w:t>
        </w:r>
      </w:ins>
    </w:p>
    <w:p w14:paraId="47933425" w14:textId="3E626525" w:rsidR="00C30D31" w:rsidRPr="001E5A3B" w:rsidDel="003E2F1C" w:rsidRDefault="00C30D31">
      <w:pPr>
        <w:spacing w:after="0" w:line="360" w:lineRule="auto"/>
        <w:ind w:firstLine="567"/>
        <w:jc w:val="both"/>
        <w:rPr>
          <w:del w:id="977" w:author="Валентин" w:date="2019-01-14T19:57:00Z"/>
          <w:rFonts w:ascii="Times New Roman" w:hAnsi="Times New Roman" w:cs="Times New Roman"/>
          <w:sz w:val="28"/>
          <w:szCs w:val="28"/>
        </w:rPr>
        <w:pPrChange w:id="978" w:author="Валентин" w:date="2019-01-14T20:03:00Z">
          <w:pPr>
            <w:spacing w:after="0" w:line="360" w:lineRule="auto"/>
            <w:jc w:val="both"/>
          </w:pPr>
        </w:pPrChange>
      </w:pPr>
      <w:del w:id="979" w:author="Валентин" w:date="2019-01-14T19:57:00Z">
        <w:r w:rsidRPr="001E5A3B" w:rsidDel="003E2F1C">
          <w:rPr>
            <w:rFonts w:ascii="Times New Roman" w:hAnsi="Times New Roman" w:cs="Times New Roman"/>
            <w:sz w:val="28"/>
            <w:szCs w:val="28"/>
          </w:rPr>
          <w:delText>P</w:delText>
        </w:r>
      </w:del>
      <w:r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ins w:id="980" w:author="Валентин" w:date="2019-01-14T19:57:00Z">
        <w:r w:rsidR="003E2F1C" w:rsidRPr="001E5A3B">
          <w:rPr>
            <w:rFonts w:ascii="Times New Roman" w:hAnsi="Times New Roman" w:cs="Times New Roman"/>
            <w:sz w:val="28"/>
            <w:szCs w:val="28"/>
            <w:rPrChange w:id="981" w:author="Валентин" w:date="2019-01-14T20:00:00Z">
              <w:rPr>
                <w:rFonts w:ascii="Times New Roman" w:hAnsi="Times New Roman" w:cs="Times New Roman"/>
                <w:sz w:val="28"/>
                <w:szCs w:val="28"/>
                <w:lang w:val="en-US"/>
              </w:rPr>
            </w:rPrChange>
          </w:rPr>
          <w:t>.</w:t>
        </w:r>
      </w:ins>
    </w:p>
    <w:p w14:paraId="75444FCC" w14:textId="3D70A7AD" w:rsidR="00C30D31" w:rsidRPr="001E5A3B" w:rsidDel="003E2F1C" w:rsidRDefault="00C30D31">
      <w:pPr>
        <w:spacing w:after="0" w:line="360" w:lineRule="auto"/>
        <w:ind w:firstLine="567"/>
        <w:jc w:val="both"/>
        <w:rPr>
          <w:del w:id="982" w:author="Валентин" w:date="2019-01-14T19:57:00Z"/>
          <w:rFonts w:ascii="Times New Roman" w:hAnsi="Times New Roman" w:cs="Times New Roman"/>
          <w:sz w:val="28"/>
          <w:szCs w:val="28"/>
        </w:rPr>
        <w:pPrChange w:id="983" w:author="Валентин" w:date="2019-01-14T20:03:00Z">
          <w:pPr>
            <w:spacing w:after="0" w:line="360" w:lineRule="auto"/>
            <w:jc w:val="both"/>
          </w:pPr>
        </w:pPrChange>
      </w:pPr>
    </w:p>
    <w:p w14:paraId="58B63593" w14:textId="0C5A1B88" w:rsidR="00C30D31" w:rsidRPr="001E5A3B" w:rsidDel="003E2F1C" w:rsidRDefault="00C30D31">
      <w:pPr>
        <w:spacing w:after="0" w:line="360" w:lineRule="auto"/>
        <w:ind w:firstLine="567"/>
        <w:jc w:val="both"/>
        <w:rPr>
          <w:del w:id="984" w:author="Валентин" w:date="2019-01-14T19:57:00Z"/>
          <w:rFonts w:ascii="Times New Roman" w:hAnsi="Times New Roman" w:cs="Times New Roman"/>
          <w:sz w:val="28"/>
          <w:szCs w:val="28"/>
        </w:rPr>
        <w:pPrChange w:id="985" w:author="Валентин" w:date="2019-01-14T20:03:00Z">
          <w:pPr>
            <w:spacing w:after="0" w:line="360" w:lineRule="auto"/>
            <w:jc w:val="both"/>
          </w:pPr>
        </w:pPrChange>
      </w:pPr>
      <w:r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del w:id="986" w:author="Валентин" w:date="2019-01-15T17:27:00Z">
        <w:r w:rsidRPr="001E5A3B" w:rsidDel="0033719E">
          <w:rPr>
            <w:rFonts w:ascii="Times New Roman" w:hAnsi="Times New Roman" w:cs="Times New Roman"/>
            <w:sz w:val="28"/>
            <w:szCs w:val="28"/>
          </w:rPr>
          <w:delText>-</w:delText>
        </w:r>
      </w:del>
      <w:ins w:id="987"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сайты на PHP на веб</w:t>
      </w:r>
      <w:del w:id="988" w:author="Валентин" w:date="2019-01-15T17:27:00Z">
        <w:r w:rsidRPr="001E5A3B" w:rsidDel="0033719E">
          <w:rPr>
            <w:rFonts w:ascii="Times New Roman" w:hAnsi="Times New Roman" w:cs="Times New Roman"/>
            <w:sz w:val="28"/>
            <w:szCs w:val="28"/>
          </w:rPr>
          <w:delText>-</w:delText>
        </w:r>
      </w:del>
      <w:ins w:id="989"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del w:id="990" w:author="Валентин" w:date="2019-01-15T17:27:00Z">
        <w:r w:rsidRPr="001E5A3B" w:rsidDel="0033719E">
          <w:rPr>
            <w:rFonts w:ascii="Times New Roman" w:hAnsi="Times New Roman" w:cs="Times New Roman"/>
            <w:sz w:val="28"/>
            <w:szCs w:val="28"/>
          </w:rPr>
          <w:delText>-</w:delText>
        </w:r>
      </w:del>
      <w:ins w:id="991"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p>
    <w:p w14:paraId="61323AF7" w14:textId="21D9D43B" w:rsidR="00C30D31" w:rsidRPr="00853316" w:rsidDel="003E2F1C" w:rsidRDefault="003E2F1C">
      <w:pPr>
        <w:spacing w:after="0" w:line="360" w:lineRule="auto"/>
        <w:ind w:firstLine="567"/>
        <w:jc w:val="both"/>
        <w:rPr>
          <w:del w:id="992" w:author="Валентин" w:date="2019-01-14T19:57:00Z"/>
          <w:rFonts w:ascii="Times New Roman" w:hAnsi="Times New Roman" w:cs="Times New Roman"/>
          <w:sz w:val="28"/>
          <w:szCs w:val="28"/>
        </w:rPr>
        <w:pPrChange w:id="993" w:author="Валентин" w:date="2019-01-14T20:03:00Z">
          <w:pPr>
            <w:spacing w:after="0" w:line="360" w:lineRule="auto"/>
            <w:jc w:val="both"/>
          </w:pPr>
        </w:pPrChange>
      </w:pPr>
      <w:ins w:id="994" w:author="Валентин" w:date="2019-01-14T19:57:00Z">
        <w:r w:rsidRPr="00853316">
          <w:rPr>
            <w:rFonts w:ascii="Times New Roman" w:hAnsi="Times New Roman" w:cs="Times New Roman"/>
            <w:sz w:val="28"/>
            <w:szCs w:val="28"/>
            <w:rPrChange w:id="995" w:author="Валентин" w:date="2019-01-14T20:20:00Z">
              <w:rPr>
                <w:rFonts w:ascii="Times New Roman" w:hAnsi="Times New Roman" w:cs="Times New Roman"/>
                <w:sz w:val="28"/>
                <w:szCs w:val="28"/>
                <w:lang w:val="en-US"/>
              </w:rPr>
            </w:rPrChange>
          </w:rPr>
          <w:t>.</w:t>
        </w:r>
      </w:ins>
    </w:p>
    <w:p w14:paraId="5F0D0B84" w14:textId="6B288FA0" w:rsidR="00C30D31" w:rsidRPr="001E5A3B" w:rsidDel="003E2F1C" w:rsidRDefault="003E2F1C">
      <w:pPr>
        <w:spacing w:after="0" w:line="360" w:lineRule="auto"/>
        <w:ind w:firstLine="567"/>
        <w:jc w:val="both"/>
        <w:rPr>
          <w:del w:id="996" w:author="Валентин" w:date="2019-01-14T19:57:00Z"/>
          <w:rFonts w:ascii="Times New Roman" w:hAnsi="Times New Roman" w:cs="Times New Roman"/>
          <w:sz w:val="28"/>
          <w:szCs w:val="28"/>
        </w:rPr>
        <w:pPrChange w:id="997" w:author="Валентин" w:date="2019-01-14T20:03:00Z">
          <w:pPr>
            <w:spacing w:after="0" w:line="360" w:lineRule="auto"/>
            <w:jc w:val="both"/>
          </w:pPr>
        </w:pPrChange>
      </w:pPr>
      <w:ins w:id="998" w:author="Валентин" w:date="2019-01-14T19:57:00Z">
        <w:r w:rsidRPr="00853316">
          <w:rPr>
            <w:rFonts w:ascii="Times New Roman" w:hAnsi="Times New Roman" w:cs="Times New Roman"/>
            <w:sz w:val="28"/>
            <w:szCs w:val="28"/>
            <w:rPrChange w:id="999" w:author="Валентин" w:date="2019-01-14T20:20:00Z">
              <w:rPr>
                <w:rFonts w:ascii="Times New Roman" w:hAnsi="Times New Roman" w:cs="Times New Roman"/>
                <w:sz w:val="28"/>
                <w:szCs w:val="28"/>
                <w:lang w:val="en-US"/>
              </w:rPr>
            </w:rPrChange>
          </w:rPr>
          <w:t xml:space="preserve"> </w:t>
        </w:r>
      </w:ins>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p>
    <w:p w14:paraId="605F56E8" w14:textId="77777777" w:rsidR="001E5A3B" w:rsidRPr="001E5A3B" w:rsidRDefault="003E2F1C">
      <w:pPr>
        <w:spacing w:after="0" w:line="360" w:lineRule="auto"/>
        <w:ind w:firstLine="567"/>
        <w:jc w:val="both"/>
        <w:rPr>
          <w:ins w:id="1000" w:author="Валентин" w:date="2019-01-14T19:59:00Z"/>
          <w:rFonts w:ascii="Times New Roman" w:hAnsi="Times New Roman" w:cs="Times New Roman"/>
          <w:sz w:val="28"/>
          <w:szCs w:val="28"/>
          <w:rPrChange w:id="1001" w:author="Валентин" w:date="2019-01-14T20:00:00Z">
            <w:rPr>
              <w:ins w:id="1002" w:author="Валентин" w:date="2019-01-14T19:59:00Z"/>
            </w:rPr>
          </w:rPrChange>
        </w:rPr>
        <w:pPrChange w:id="1003" w:author="Валентин" w:date="2019-01-14T20:03:00Z">
          <w:pPr>
            <w:spacing w:line="360" w:lineRule="auto"/>
            <w:ind w:firstLine="708"/>
            <w:jc w:val="both"/>
          </w:pPr>
        </w:pPrChange>
      </w:pPr>
      <w:ins w:id="1004" w:author="Валентин" w:date="2019-01-14T19:57:00Z">
        <w:r w:rsidRPr="001E5A3B">
          <w:rPr>
            <w:rFonts w:ascii="Times New Roman" w:hAnsi="Times New Roman" w:cs="Times New Roman"/>
            <w:sz w:val="28"/>
            <w:szCs w:val="28"/>
            <w:rPrChange w:id="1005" w:author="Валентин" w:date="2019-01-14T20:00:00Z">
              <w:rPr>
                <w:sz w:val="28"/>
                <w:szCs w:val="28"/>
                <w:lang w:val="en-US"/>
              </w:rPr>
            </w:rPrChange>
          </w:rPr>
          <w:t xml:space="preserve"> </w:t>
        </w:r>
      </w:ins>
      <w:del w:id="1006" w:author="Валентин" w:date="2019-01-14T19:59:00Z">
        <w:r w:rsidR="00FF34A3" w:rsidRPr="001E5A3B" w:rsidDel="001E5A3B">
          <w:rPr>
            <w:rFonts w:ascii="Times New Roman" w:hAnsi="Times New Roman" w:cs="Times New Roman"/>
            <w:sz w:val="28"/>
            <w:szCs w:val="28"/>
            <w:rPrChange w:id="1007" w:author="Валентин" w:date="2019-01-14T20:00:00Z">
              <w:rPr>
                <w:sz w:val="28"/>
                <w:szCs w:val="28"/>
              </w:rPr>
            </w:rPrChange>
          </w:rPr>
          <w:delText xml:space="preserve">При разработке использовался программный продукт </w:delText>
        </w:r>
        <w:r w:rsidR="00FE28B3" w:rsidRPr="001E5A3B" w:rsidDel="001E5A3B">
          <w:rPr>
            <w:rFonts w:ascii="Times New Roman" w:hAnsi="Times New Roman" w:cs="Times New Roman"/>
            <w:sz w:val="28"/>
            <w:szCs w:val="28"/>
            <w:rPrChange w:id="1008" w:author="Валентин" w:date="2019-01-14T20:00:00Z">
              <w:rPr>
                <w:sz w:val="28"/>
                <w:szCs w:val="28"/>
              </w:rPr>
            </w:rPrChange>
          </w:rPr>
          <w:delText xml:space="preserve">- </w:delText>
        </w:r>
        <w:r w:rsidR="00FF34A3" w:rsidRPr="001E5A3B" w:rsidDel="001E5A3B">
          <w:rPr>
            <w:rFonts w:ascii="Times New Roman" w:hAnsi="Times New Roman" w:cs="Times New Roman"/>
            <w:sz w:val="28"/>
            <w:szCs w:val="28"/>
            <w:lang w:val="en-US"/>
            <w:rPrChange w:id="1009" w:author="Валентин" w:date="2019-01-14T20:00:00Z">
              <w:rPr>
                <w:sz w:val="28"/>
                <w:szCs w:val="28"/>
                <w:lang w:val="en-US"/>
              </w:rPr>
            </w:rPrChange>
          </w:rPr>
          <w:delText>DevelStudio</w:delText>
        </w:r>
        <w:r w:rsidR="00FF34A3" w:rsidRPr="001E5A3B" w:rsidDel="001E5A3B">
          <w:rPr>
            <w:rFonts w:ascii="Times New Roman" w:hAnsi="Times New Roman" w:cs="Times New Roman"/>
            <w:sz w:val="28"/>
            <w:szCs w:val="28"/>
            <w:rPrChange w:id="1010" w:author="Валентин" w:date="2019-01-14T20:00:00Z">
              <w:rPr>
                <w:sz w:val="28"/>
                <w:szCs w:val="28"/>
              </w:rPr>
            </w:rPrChange>
          </w:rPr>
          <w:delText>.</w:delText>
        </w:r>
        <w:r w:rsidR="00FF34A3" w:rsidRPr="001E5A3B" w:rsidDel="001E5A3B">
          <w:rPr>
            <w:rFonts w:ascii="Times New Roman" w:hAnsi="Times New Roman" w:cs="Times New Roman"/>
            <w:sz w:val="28"/>
            <w:szCs w:val="28"/>
            <w:rPrChange w:id="1011" w:author="Валентин" w:date="2019-01-14T20:00:00Z">
              <w:rPr/>
            </w:rPrChange>
          </w:rPr>
          <w:delText xml:space="preserve"> </w:delText>
        </w:r>
      </w:del>
    </w:p>
    <w:p w14:paraId="127FB57A" w14:textId="77DEE3F4" w:rsidR="00FF34A3" w:rsidRPr="001E5A3B" w:rsidDel="003E2F1C" w:rsidRDefault="00FF34A3">
      <w:pPr>
        <w:spacing w:after="0" w:line="360" w:lineRule="auto"/>
        <w:ind w:firstLine="708"/>
        <w:jc w:val="both"/>
        <w:rPr>
          <w:del w:id="1012" w:author="Валентин" w:date="2019-01-14T19:57:00Z"/>
          <w:rFonts w:ascii="Times New Roman" w:hAnsi="Times New Roman" w:cs="Times New Roman"/>
          <w:sz w:val="28"/>
          <w:szCs w:val="28"/>
          <w:rPrChange w:id="1013" w:author="Валентин" w:date="2019-01-14T20:00:00Z">
            <w:rPr>
              <w:del w:id="1014" w:author="Валентин" w:date="2019-01-14T19:57:00Z"/>
              <w:sz w:val="28"/>
              <w:szCs w:val="28"/>
            </w:rPr>
          </w:rPrChange>
        </w:rPr>
        <w:pPrChange w:id="1015" w:author="Валентин" w:date="2019-01-14T20:00:00Z">
          <w:pPr>
            <w:spacing w:line="360" w:lineRule="auto"/>
            <w:ind w:firstLine="708"/>
            <w:jc w:val="both"/>
          </w:pPr>
        </w:pPrChange>
      </w:pPr>
      <w:r w:rsidRPr="001E5A3B">
        <w:rPr>
          <w:rFonts w:ascii="Times New Roman" w:hAnsi="Times New Roman" w:cs="Times New Roman"/>
          <w:sz w:val="28"/>
          <w:szCs w:val="28"/>
          <w:rPrChange w:id="1016" w:author="Валентин" w:date="2019-01-14T20:00:00Z">
            <w:rPr>
              <w:sz w:val="28"/>
              <w:szCs w:val="28"/>
            </w:rPr>
          </w:rPrChange>
        </w:rPr>
        <w:t>Devel</w:t>
      </w:r>
      <w:r w:rsidR="00FE28B3" w:rsidRPr="001E5A3B">
        <w:rPr>
          <w:rFonts w:ascii="Times New Roman" w:hAnsi="Times New Roman" w:cs="Times New Roman"/>
          <w:sz w:val="28"/>
          <w:szCs w:val="28"/>
          <w:rPrChange w:id="1017" w:author="Валентин" w:date="2019-01-14T20:00:00Z">
            <w:rPr>
              <w:sz w:val="28"/>
              <w:szCs w:val="28"/>
            </w:rPr>
          </w:rPrChange>
        </w:rPr>
        <w:t xml:space="preserve">Studio </w:t>
      </w:r>
      <w:del w:id="1018" w:author="Валентин" w:date="2019-01-15T17:27:00Z">
        <w:r w:rsidR="00FE28B3" w:rsidRPr="001E5A3B" w:rsidDel="0033719E">
          <w:rPr>
            <w:rFonts w:ascii="Times New Roman" w:hAnsi="Times New Roman" w:cs="Times New Roman"/>
            <w:sz w:val="28"/>
            <w:szCs w:val="28"/>
            <w:rPrChange w:id="1019" w:author="Валентин" w:date="2019-01-14T20:00:00Z">
              <w:rPr>
                <w:sz w:val="28"/>
                <w:szCs w:val="28"/>
              </w:rPr>
            </w:rPrChange>
          </w:rPr>
          <w:delText>-</w:delText>
        </w:r>
      </w:del>
      <w:ins w:id="1020" w:author="Валентин" w:date="2019-01-15T17:27:00Z">
        <w:r w:rsidR="0033719E">
          <w:rPr>
            <w:rFonts w:ascii="Times New Roman" w:hAnsi="Times New Roman" w:cs="Times New Roman"/>
            <w:sz w:val="28"/>
            <w:szCs w:val="28"/>
          </w:rPr>
          <w:t>–</w:t>
        </w:r>
      </w:ins>
      <w:r w:rsidR="00FE28B3" w:rsidRPr="001E5A3B">
        <w:rPr>
          <w:rFonts w:ascii="Times New Roman" w:hAnsi="Times New Roman" w:cs="Times New Roman"/>
          <w:sz w:val="28"/>
          <w:szCs w:val="28"/>
          <w:rPrChange w:id="1021" w:author="Валентин" w:date="2019-01-14T20:00:00Z">
            <w:rPr>
              <w:sz w:val="28"/>
              <w:szCs w:val="28"/>
            </w:rPr>
          </w:rPrChange>
        </w:rPr>
        <w:t xml:space="preserve"> среда программирования</w:t>
      </w:r>
      <w:r w:rsidRPr="001E5A3B">
        <w:rPr>
          <w:rFonts w:ascii="Times New Roman" w:hAnsi="Times New Roman" w:cs="Times New Roman"/>
          <w:sz w:val="28"/>
          <w:szCs w:val="28"/>
          <w:rPrChange w:id="1022" w:author="Валентин" w:date="2019-01-14T20:00:00Z">
            <w:rPr>
              <w:sz w:val="28"/>
              <w:szCs w:val="28"/>
            </w:rPr>
          </w:rPrChange>
        </w:rPr>
        <w:t xml:space="preserve">, ориентированная на создание программ с помощью языка PHP под Windows. Позволяет создавать приложения с помощью языка </w:t>
      </w:r>
      <w:r w:rsidRPr="001E5A3B">
        <w:rPr>
          <w:rFonts w:ascii="Times New Roman" w:hAnsi="Times New Roman" w:cs="Times New Roman"/>
          <w:sz w:val="28"/>
          <w:szCs w:val="28"/>
          <w:lang w:val="en-US"/>
          <w:rPrChange w:id="1023" w:author="Валентин" w:date="2019-01-14T20:00:00Z">
            <w:rPr>
              <w:sz w:val="28"/>
              <w:szCs w:val="28"/>
              <w:lang w:val="en-US"/>
            </w:rPr>
          </w:rPrChange>
        </w:rPr>
        <w:t>PHP</w:t>
      </w:r>
      <w:r w:rsidRPr="001E5A3B">
        <w:rPr>
          <w:rFonts w:ascii="Times New Roman" w:hAnsi="Times New Roman" w:cs="Times New Roman"/>
          <w:sz w:val="28"/>
          <w:szCs w:val="28"/>
          <w:rPrChange w:id="1024" w:author="Валентин" w:date="2019-01-14T20:00:00Z">
            <w:rPr>
              <w:sz w:val="28"/>
              <w:szCs w:val="28"/>
            </w:rPr>
          </w:rPrChange>
        </w:rPr>
        <w:t>.</w:t>
      </w:r>
      <w:ins w:id="1025" w:author="Валентин" w:date="2019-01-14T19:57:00Z">
        <w:r w:rsidR="003E2F1C" w:rsidRPr="001E5A3B">
          <w:rPr>
            <w:rFonts w:ascii="Times New Roman" w:hAnsi="Times New Roman" w:cs="Times New Roman"/>
            <w:sz w:val="28"/>
            <w:szCs w:val="28"/>
            <w:rPrChange w:id="1026" w:author="Валентин" w:date="2019-01-14T20:00:00Z">
              <w:rPr>
                <w:sz w:val="28"/>
                <w:szCs w:val="28"/>
                <w:lang w:val="en-US"/>
              </w:rPr>
            </w:rPrChange>
          </w:rPr>
          <w:t xml:space="preserve"> </w:t>
        </w:r>
      </w:ins>
    </w:p>
    <w:p w14:paraId="4861B9B9" w14:textId="0EF00B7C" w:rsidR="00FF34A3" w:rsidRPr="001E5A3B" w:rsidDel="001E5A3B" w:rsidRDefault="00FF34A3">
      <w:pPr>
        <w:spacing w:after="0" w:line="360" w:lineRule="auto"/>
        <w:ind w:firstLine="708"/>
        <w:jc w:val="both"/>
        <w:rPr>
          <w:del w:id="1027" w:author="Валентин" w:date="2019-01-14T19:58:00Z"/>
          <w:rFonts w:ascii="Times New Roman" w:hAnsi="Times New Roman" w:cs="Times New Roman"/>
          <w:sz w:val="28"/>
          <w:szCs w:val="28"/>
          <w:rPrChange w:id="1028" w:author="Валентин" w:date="2019-01-14T20:00:00Z">
            <w:rPr>
              <w:del w:id="1029" w:author="Валентин" w:date="2019-01-14T19:58:00Z"/>
              <w:sz w:val="28"/>
              <w:szCs w:val="28"/>
            </w:rPr>
          </w:rPrChange>
        </w:rPr>
        <w:pPrChange w:id="1030" w:author="Валентин" w:date="2019-01-14T20:00:00Z">
          <w:pPr>
            <w:spacing w:line="360" w:lineRule="auto"/>
            <w:ind w:firstLine="708"/>
            <w:jc w:val="both"/>
          </w:pPr>
        </w:pPrChange>
      </w:pPr>
      <w:r w:rsidRPr="001E5A3B">
        <w:rPr>
          <w:rFonts w:ascii="Times New Roman" w:hAnsi="Times New Roman" w:cs="Times New Roman"/>
          <w:sz w:val="28"/>
          <w:szCs w:val="28"/>
          <w:rPrChange w:id="1031" w:author="Валентин" w:date="2019-01-14T20:00:00Z">
            <w:rPr>
              <w:sz w:val="28"/>
              <w:szCs w:val="28"/>
            </w:rPr>
          </w:rPrChange>
        </w:rPr>
        <w:t xml:space="preserve">Для работы с вк </w:t>
      </w:r>
      <w:r w:rsidRPr="001E5A3B">
        <w:rPr>
          <w:rFonts w:ascii="Times New Roman" w:hAnsi="Times New Roman" w:cs="Times New Roman"/>
          <w:sz w:val="28"/>
          <w:szCs w:val="28"/>
          <w:lang w:val="en-US"/>
          <w:rPrChange w:id="1032" w:author="Валентин" w:date="2019-01-14T20:00:00Z">
            <w:rPr>
              <w:sz w:val="28"/>
              <w:szCs w:val="28"/>
              <w:lang w:val="en-US"/>
            </w:rPr>
          </w:rPrChange>
        </w:rPr>
        <w:t>api</w:t>
      </w:r>
      <w:r w:rsidRPr="001E5A3B">
        <w:rPr>
          <w:rFonts w:ascii="Times New Roman" w:hAnsi="Times New Roman" w:cs="Times New Roman"/>
          <w:sz w:val="28"/>
          <w:szCs w:val="28"/>
          <w:rPrChange w:id="1033" w:author="Валентин" w:date="2019-01-14T20:00:00Z">
            <w:rPr>
              <w:sz w:val="28"/>
              <w:szCs w:val="28"/>
            </w:rPr>
          </w:rPrChange>
        </w:rPr>
        <w:t xml:space="preserve"> используется открытая архитектура авторизации OAuth 2.0 и язык </w:t>
      </w:r>
      <w:r w:rsidRPr="001E5A3B">
        <w:rPr>
          <w:rFonts w:ascii="Times New Roman" w:hAnsi="Times New Roman" w:cs="Times New Roman"/>
          <w:sz w:val="28"/>
          <w:szCs w:val="28"/>
          <w:lang w:val="en-US"/>
          <w:rPrChange w:id="1034" w:author="Валентин" w:date="2019-01-14T20:00:00Z">
            <w:rPr>
              <w:sz w:val="28"/>
              <w:szCs w:val="28"/>
              <w:lang w:val="en-US"/>
            </w:rPr>
          </w:rPrChange>
        </w:rPr>
        <w:t>PHP</w:t>
      </w:r>
      <w:r w:rsidRPr="001E5A3B">
        <w:rPr>
          <w:rFonts w:ascii="Times New Roman" w:hAnsi="Times New Roman" w:cs="Times New Roman"/>
          <w:sz w:val="28"/>
          <w:szCs w:val="28"/>
          <w:rPrChange w:id="1035" w:author="Валентин" w:date="2019-01-14T20:00:00Z">
            <w:rPr>
              <w:sz w:val="28"/>
              <w:szCs w:val="28"/>
            </w:rPr>
          </w:rPrChange>
        </w:rPr>
        <w:t>.</w:t>
      </w:r>
      <w:ins w:id="1036" w:author="Валентин" w:date="2019-01-14T19:58:00Z">
        <w:r w:rsidR="003E2F1C" w:rsidRPr="001E5A3B">
          <w:rPr>
            <w:rFonts w:ascii="Times New Roman" w:hAnsi="Times New Roman" w:cs="Times New Roman"/>
            <w:sz w:val="28"/>
            <w:szCs w:val="28"/>
            <w:rPrChange w:id="1037" w:author="Валентин" w:date="2019-01-14T20:00:00Z">
              <w:rPr>
                <w:sz w:val="28"/>
                <w:szCs w:val="28"/>
                <w:lang w:val="en-US"/>
              </w:rPr>
            </w:rPrChange>
          </w:rPr>
          <w:t xml:space="preserve"> </w:t>
        </w:r>
      </w:ins>
    </w:p>
    <w:p w14:paraId="29F53D09" w14:textId="77777777" w:rsidR="001E5A3B" w:rsidRPr="001E5A3B" w:rsidRDefault="001E5A3B">
      <w:pPr>
        <w:spacing w:after="0" w:line="360" w:lineRule="auto"/>
        <w:ind w:firstLine="708"/>
        <w:jc w:val="both"/>
        <w:rPr>
          <w:ins w:id="1038" w:author="Валентин" w:date="2019-01-14T19:59:00Z"/>
          <w:rFonts w:ascii="Times New Roman" w:hAnsi="Times New Roman" w:cs="Times New Roman"/>
          <w:sz w:val="28"/>
          <w:szCs w:val="28"/>
          <w:rPrChange w:id="1039" w:author="Валентин" w:date="2019-01-14T20:00:00Z">
            <w:rPr>
              <w:ins w:id="1040" w:author="Валентин" w:date="2019-01-14T19:59:00Z"/>
              <w:sz w:val="28"/>
              <w:szCs w:val="28"/>
            </w:rPr>
          </w:rPrChange>
        </w:rPr>
        <w:pPrChange w:id="1041" w:author="Валентин" w:date="2019-01-14T20:00:00Z">
          <w:pPr>
            <w:spacing w:line="360" w:lineRule="auto"/>
            <w:ind w:firstLine="708"/>
            <w:jc w:val="both"/>
          </w:pPr>
        </w:pPrChange>
      </w:pPr>
    </w:p>
    <w:p w14:paraId="681ED515" w14:textId="6012831B" w:rsidR="00FF34A3" w:rsidRPr="001E5A3B" w:rsidDel="003E2F1C" w:rsidRDefault="00FF34A3">
      <w:pPr>
        <w:spacing w:after="0" w:line="360" w:lineRule="auto"/>
        <w:ind w:firstLine="708"/>
        <w:jc w:val="both"/>
        <w:rPr>
          <w:del w:id="1042" w:author="Валентин" w:date="2019-01-14T19:58:00Z"/>
          <w:rFonts w:ascii="Times New Roman" w:hAnsi="Times New Roman" w:cs="Times New Roman"/>
          <w:sz w:val="28"/>
          <w:szCs w:val="28"/>
          <w:rPrChange w:id="1043" w:author="Валентин" w:date="2019-01-14T20:00:00Z">
            <w:rPr>
              <w:del w:id="1044" w:author="Валентин" w:date="2019-01-14T19:58:00Z"/>
              <w:sz w:val="28"/>
              <w:szCs w:val="28"/>
            </w:rPr>
          </w:rPrChange>
        </w:rPr>
        <w:pPrChange w:id="1045" w:author="Валентин" w:date="2019-01-14T20:00:00Z">
          <w:pPr>
            <w:spacing w:line="360" w:lineRule="auto"/>
            <w:ind w:firstLine="708"/>
            <w:jc w:val="both"/>
          </w:pPr>
        </w:pPrChange>
      </w:pPr>
      <w:r w:rsidRPr="001E5A3B">
        <w:rPr>
          <w:rFonts w:ascii="Times New Roman" w:hAnsi="Times New Roman" w:cs="Times New Roman"/>
          <w:sz w:val="28"/>
          <w:szCs w:val="28"/>
          <w:rPrChange w:id="1046" w:author="Валентин" w:date="2019-01-14T20:00:00Z">
            <w:rPr>
              <w:sz w:val="28"/>
              <w:szCs w:val="28"/>
            </w:rPr>
          </w:rPrChange>
        </w:rPr>
        <w:t xml:space="preserve">OAuth 2.0 </w:t>
      </w:r>
      <w:del w:id="1047" w:author="Валентин" w:date="2019-01-15T17:27:00Z">
        <w:r w:rsidRPr="001E5A3B" w:rsidDel="0033719E">
          <w:rPr>
            <w:rFonts w:ascii="Times New Roman" w:hAnsi="Times New Roman" w:cs="Times New Roman"/>
            <w:sz w:val="28"/>
            <w:szCs w:val="28"/>
            <w:rPrChange w:id="1048" w:author="Валентин" w:date="2019-01-14T20:00:00Z">
              <w:rPr>
                <w:sz w:val="28"/>
                <w:szCs w:val="28"/>
              </w:rPr>
            </w:rPrChange>
          </w:rPr>
          <w:delText>—</w:delText>
        </w:r>
      </w:del>
      <w:ins w:id="1049"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1050" w:author="Валентин" w:date="2019-01-14T20:00:00Z">
            <w:rPr>
              <w:sz w:val="28"/>
              <w:szCs w:val="28"/>
            </w:rPr>
          </w:rPrChange>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p>
    <w:p w14:paraId="01E16F88" w14:textId="413C9047" w:rsidR="00FF34A3" w:rsidRPr="001E5A3B" w:rsidDel="003E2F1C" w:rsidRDefault="00FF34A3">
      <w:pPr>
        <w:spacing w:after="0" w:line="360" w:lineRule="auto"/>
        <w:ind w:firstLine="708"/>
        <w:jc w:val="both"/>
        <w:rPr>
          <w:del w:id="1051" w:author="Валентин" w:date="2019-01-14T19:58:00Z"/>
          <w:rFonts w:ascii="Times New Roman" w:hAnsi="Times New Roman" w:cs="Times New Roman"/>
          <w:sz w:val="28"/>
          <w:szCs w:val="28"/>
          <w:rPrChange w:id="1052" w:author="Валентин" w:date="2019-01-14T20:00:00Z">
            <w:rPr>
              <w:del w:id="1053" w:author="Валентин" w:date="2019-01-14T19:58:00Z"/>
              <w:sz w:val="28"/>
              <w:szCs w:val="28"/>
            </w:rPr>
          </w:rPrChange>
        </w:rPr>
        <w:pPrChange w:id="1054" w:author="Валентин" w:date="2019-01-14T20:00:00Z">
          <w:pPr>
            <w:spacing w:line="360" w:lineRule="auto"/>
            <w:ind w:firstLine="708"/>
            <w:jc w:val="both"/>
          </w:pPr>
        </w:pPrChange>
      </w:pPr>
      <w:r w:rsidRPr="001E5A3B">
        <w:rPr>
          <w:rFonts w:ascii="Times New Roman" w:hAnsi="Times New Roman" w:cs="Times New Roman"/>
          <w:sz w:val="28"/>
          <w:szCs w:val="28"/>
          <w:rPrChange w:id="1055" w:author="Валентин" w:date="2019-01-14T20:00:00Z">
            <w:rPr>
              <w:sz w:val="28"/>
              <w:szCs w:val="28"/>
            </w:rPr>
          </w:rPrChange>
        </w:rPr>
        <w:t xml:space="preserve">Результатом авторизации является access token </w:t>
      </w:r>
      <w:del w:id="1056" w:author="Валентин" w:date="2019-01-15T17:27:00Z">
        <w:r w:rsidRPr="001E5A3B" w:rsidDel="0033719E">
          <w:rPr>
            <w:rFonts w:ascii="Times New Roman" w:hAnsi="Times New Roman" w:cs="Times New Roman"/>
            <w:sz w:val="28"/>
            <w:szCs w:val="28"/>
            <w:rPrChange w:id="1057" w:author="Валентин" w:date="2019-01-14T20:00:00Z">
              <w:rPr>
                <w:sz w:val="28"/>
                <w:szCs w:val="28"/>
              </w:rPr>
            </w:rPrChange>
          </w:rPr>
          <w:delText>—</w:delText>
        </w:r>
      </w:del>
      <w:ins w:id="1058"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1059" w:author="Валентин" w:date="2019-01-14T20:00:00Z">
            <w:rPr>
              <w:sz w:val="28"/>
              <w:szCs w:val="28"/>
            </w:rPr>
          </w:rPrChange>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p>
    <w:p w14:paraId="40807345" w14:textId="3CDC06A5" w:rsidR="00FF34A3" w:rsidRPr="001E5A3B" w:rsidDel="001E5A3B" w:rsidRDefault="003E2F1C">
      <w:pPr>
        <w:spacing w:after="0" w:line="360" w:lineRule="auto"/>
        <w:ind w:firstLine="708"/>
        <w:jc w:val="both"/>
        <w:rPr>
          <w:del w:id="1060" w:author="Валентин" w:date="2019-01-14T19:58:00Z"/>
          <w:rFonts w:ascii="Times New Roman" w:hAnsi="Times New Roman" w:cs="Times New Roman"/>
          <w:sz w:val="28"/>
          <w:szCs w:val="28"/>
          <w:rPrChange w:id="1061" w:author="Валентин" w:date="2019-01-14T20:00:00Z">
            <w:rPr>
              <w:del w:id="1062" w:author="Валентин" w:date="2019-01-14T19:58:00Z"/>
              <w:sz w:val="28"/>
              <w:szCs w:val="28"/>
            </w:rPr>
          </w:rPrChange>
        </w:rPr>
        <w:pPrChange w:id="1063" w:author="Валентин" w:date="2019-01-14T20:00:00Z">
          <w:pPr>
            <w:spacing w:line="360" w:lineRule="auto"/>
            <w:ind w:firstLine="708"/>
            <w:jc w:val="both"/>
          </w:pPr>
        </w:pPrChange>
      </w:pPr>
      <w:ins w:id="1064" w:author="Валентин" w:date="2019-01-14T19:58:00Z">
        <w:r w:rsidRPr="001E5A3B">
          <w:rPr>
            <w:rFonts w:ascii="Times New Roman" w:hAnsi="Times New Roman" w:cs="Times New Roman"/>
            <w:sz w:val="28"/>
            <w:szCs w:val="28"/>
            <w:rPrChange w:id="1065" w:author="Валентин" w:date="2019-01-14T20:00:00Z">
              <w:rPr>
                <w:sz w:val="28"/>
                <w:szCs w:val="28"/>
                <w:lang w:val="en-US"/>
              </w:rPr>
            </w:rPrChange>
          </w:rPr>
          <w:t xml:space="preserve"> </w:t>
        </w:r>
      </w:ins>
      <w:r w:rsidR="00FF34A3" w:rsidRPr="001E5A3B">
        <w:rPr>
          <w:rFonts w:ascii="Times New Roman" w:hAnsi="Times New Roman" w:cs="Times New Roman"/>
          <w:sz w:val="28"/>
          <w:szCs w:val="28"/>
          <w:rPrChange w:id="1066" w:author="Валентин" w:date="2019-01-14T20:00:00Z">
            <w:rPr>
              <w:sz w:val="28"/>
              <w:szCs w:val="28"/>
            </w:rPr>
          </w:rPrChange>
        </w:rPr>
        <w:t>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del w:id="1067" w:author="Валентин" w:date="2019-01-15T17:27:00Z">
        <w:r w:rsidR="00FF34A3" w:rsidRPr="001E5A3B" w:rsidDel="0033719E">
          <w:rPr>
            <w:rFonts w:ascii="Times New Roman" w:hAnsi="Times New Roman" w:cs="Times New Roman"/>
            <w:sz w:val="28"/>
            <w:szCs w:val="28"/>
            <w:rPrChange w:id="1068" w:author="Валентин" w:date="2019-01-14T20:00:00Z">
              <w:rPr>
                <w:sz w:val="28"/>
                <w:szCs w:val="28"/>
              </w:rPr>
            </w:rPrChange>
          </w:rPr>
          <w:delText>-</w:delText>
        </w:r>
      </w:del>
      <w:ins w:id="1069" w:author="Валентин" w:date="2019-01-15T17:27:00Z">
        <w:r w:rsidR="0033719E">
          <w:rPr>
            <w:rFonts w:ascii="Times New Roman" w:hAnsi="Times New Roman" w:cs="Times New Roman"/>
            <w:sz w:val="28"/>
            <w:szCs w:val="28"/>
          </w:rPr>
          <w:t>–</w:t>
        </w:r>
      </w:ins>
      <w:r w:rsidR="00FF34A3" w:rsidRPr="001E5A3B">
        <w:rPr>
          <w:rFonts w:ascii="Times New Roman" w:hAnsi="Times New Roman" w:cs="Times New Roman"/>
          <w:sz w:val="28"/>
          <w:szCs w:val="28"/>
          <w:rPrChange w:id="1070" w:author="Валентин" w:date="2019-01-14T20:00:00Z">
            <w:rPr>
              <w:sz w:val="28"/>
              <w:szCs w:val="28"/>
            </w:rPr>
          </w:rPrChange>
        </w:rPr>
        <w:t xml:space="preserve">запроса, аналогично авторизации по логину и паролю. </w:t>
      </w:r>
    </w:p>
    <w:p w14:paraId="7969D9E3" w14:textId="77777777" w:rsidR="001E5A3B" w:rsidRPr="001E5A3B" w:rsidRDefault="001E5A3B">
      <w:pPr>
        <w:spacing w:after="0" w:line="360" w:lineRule="auto"/>
        <w:ind w:firstLine="708"/>
        <w:jc w:val="both"/>
        <w:rPr>
          <w:ins w:id="1071" w:author="Валентин" w:date="2019-01-14T20:00:00Z"/>
          <w:rFonts w:ascii="Times New Roman" w:hAnsi="Times New Roman" w:cs="Times New Roman"/>
          <w:sz w:val="28"/>
          <w:szCs w:val="28"/>
          <w:rPrChange w:id="1072" w:author="Валентин" w:date="2019-01-14T20:00:00Z">
            <w:rPr>
              <w:ins w:id="1073" w:author="Валентин" w:date="2019-01-14T20:00:00Z"/>
              <w:sz w:val="28"/>
              <w:szCs w:val="28"/>
            </w:rPr>
          </w:rPrChange>
        </w:rPr>
        <w:pPrChange w:id="1074" w:author="Валентин" w:date="2019-01-14T20:00:00Z">
          <w:pPr>
            <w:spacing w:line="360" w:lineRule="auto"/>
            <w:ind w:firstLine="708"/>
            <w:jc w:val="both"/>
          </w:pPr>
        </w:pPrChange>
      </w:pPr>
    </w:p>
    <w:p w14:paraId="1AD3071F" w14:textId="5FF7BD48" w:rsidR="00FF34A3" w:rsidRPr="001E5A3B" w:rsidRDefault="00FF34A3">
      <w:pPr>
        <w:spacing w:after="0" w:line="360" w:lineRule="auto"/>
        <w:ind w:firstLine="708"/>
        <w:jc w:val="both"/>
        <w:rPr>
          <w:rFonts w:ascii="Times New Roman" w:hAnsi="Times New Roman" w:cs="Times New Roman"/>
          <w:sz w:val="28"/>
          <w:szCs w:val="28"/>
          <w:rPrChange w:id="1075" w:author="Валентин" w:date="2019-01-14T20:00:00Z">
            <w:rPr>
              <w:sz w:val="28"/>
              <w:szCs w:val="28"/>
            </w:rPr>
          </w:rPrChange>
        </w:rPr>
        <w:pPrChange w:id="1076" w:author="Валентин" w:date="2019-01-14T20:00:00Z">
          <w:pPr>
            <w:spacing w:line="360" w:lineRule="auto"/>
            <w:ind w:firstLine="708"/>
            <w:jc w:val="both"/>
          </w:pPr>
        </w:pPrChange>
      </w:pPr>
      <w:r w:rsidRPr="001E5A3B">
        <w:rPr>
          <w:rFonts w:ascii="Times New Roman" w:hAnsi="Times New Roman" w:cs="Times New Roman"/>
          <w:sz w:val="28"/>
          <w:szCs w:val="28"/>
          <w:rPrChange w:id="1077" w:author="Валентин" w:date="2019-01-14T20:00:00Z">
            <w:rPr>
              <w:sz w:val="28"/>
              <w:szCs w:val="28"/>
            </w:rPr>
          </w:rPrChange>
        </w:rPr>
        <w:lastRenderedPageBreak/>
        <w:t xml:space="preserve">Приложение использует авторизацию </w:t>
      </w:r>
      <w:del w:id="1078" w:author="Валентин" w:date="2019-01-15T17:27:00Z">
        <w:r w:rsidRPr="001E5A3B" w:rsidDel="0033719E">
          <w:rPr>
            <w:rFonts w:ascii="Times New Roman" w:hAnsi="Times New Roman" w:cs="Times New Roman"/>
            <w:sz w:val="28"/>
            <w:szCs w:val="28"/>
            <w:rPrChange w:id="1079" w:author="Валентин" w:date="2019-01-14T20:00:00Z">
              <w:rPr>
                <w:sz w:val="28"/>
                <w:szCs w:val="28"/>
              </w:rPr>
            </w:rPrChange>
          </w:rPr>
          <w:delText>-</w:delText>
        </w:r>
      </w:del>
      <w:ins w:id="1080" w:author="Валентин" w:date="2019-01-15T17:27:00Z">
        <w:r w:rsidR="0033719E">
          <w:rPr>
            <w:rFonts w:ascii="Times New Roman" w:hAnsi="Times New Roman" w:cs="Times New Roman"/>
            <w:sz w:val="28"/>
            <w:szCs w:val="28"/>
          </w:rPr>
          <w:t>–</w:t>
        </w:r>
      </w:ins>
      <w:r w:rsidRPr="001E5A3B">
        <w:rPr>
          <w:rFonts w:ascii="Times New Roman" w:hAnsi="Times New Roman" w:cs="Times New Roman"/>
          <w:sz w:val="28"/>
          <w:szCs w:val="28"/>
          <w:rPrChange w:id="1081" w:author="Валентин" w:date="2019-01-14T20:00:00Z">
            <w:rPr>
              <w:sz w:val="28"/>
              <w:szCs w:val="28"/>
            </w:rPr>
          </w:rPrChange>
        </w:rPr>
        <w:t xml:space="preserve"> Implicit Flow для вызова методов API ВКонтакте непосредственно с устройства пользователя.</w:t>
      </w:r>
      <w:r w:rsidRPr="001E5A3B">
        <w:rPr>
          <w:rFonts w:ascii="Times New Roman" w:hAnsi="Times New Roman" w:cs="Times New Roman"/>
          <w:sz w:val="28"/>
          <w:szCs w:val="28"/>
          <w:rPrChange w:id="1082" w:author="Валентин" w:date="2019-01-14T20:00:00Z">
            <w:rPr/>
          </w:rPrChange>
        </w:rPr>
        <w:t xml:space="preserve"> </w:t>
      </w:r>
      <w:r w:rsidRPr="001E5A3B">
        <w:rPr>
          <w:rFonts w:ascii="Times New Roman" w:hAnsi="Times New Roman" w:cs="Times New Roman"/>
          <w:sz w:val="28"/>
          <w:szCs w:val="28"/>
          <w:rPrChange w:id="1083" w:author="Валентин" w:date="2019-01-14T20:00:00Z">
            <w:rPr>
              <w:sz w:val="28"/>
              <w:szCs w:val="28"/>
            </w:rPr>
          </w:rPrChange>
        </w:rPr>
        <w:t>Ключ доступа, полученный таким способом, не может быть использован для запросов с сервера.</w:t>
      </w:r>
      <w:ins w:id="1084" w:author="Валентин" w:date="2019-01-14T19:58:00Z">
        <w:r w:rsidR="001E5A3B" w:rsidRPr="001E5A3B">
          <w:rPr>
            <w:rFonts w:ascii="Times New Roman" w:hAnsi="Times New Roman" w:cs="Times New Roman"/>
            <w:sz w:val="28"/>
            <w:szCs w:val="28"/>
            <w:rPrChange w:id="1085" w:author="Валентин" w:date="2019-01-14T20:00:00Z">
              <w:rPr>
                <w:sz w:val="28"/>
                <w:szCs w:val="28"/>
                <w:lang w:val="en-US"/>
              </w:rPr>
            </w:rPrChange>
          </w:rPr>
          <w:t xml:space="preserve"> </w:t>
        </w:r>
      </w:ins>
      <w:r w:rsidRPr="001E5A3B">
        <w:rPr>
          <w:rFonts w:ascii="Times New Roman" w:hAnsi="Times New Roman" w:cs="Times New Roman"/>
          <w:sz w:val="28"/>
          <w:szCs w:val="28"/>
          <w:rPrChange w:id="1086" w:author="Валентин" w:date="2019-01-14T20:00:00Z">
            <w:rPr>
              <w:sz w:val="28"/>
              <w:szCs w:val="28"/>
            </w:rPr>
          </w:rPrChange>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1087" w:name="_Toc535342659"/>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1087"/>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1088"/>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1088"/>
      <w:r w:rsidR="007B3CB1">
        <w:rPr>
          <w:rStyle w:val="af3"/>
        </w:rPr>
        <w:commentReference w:id="1088"/>
      </w:r>
    </w:p>
    <w:p w14:paraId="4F5E0142" w14:textId="200D381A" w:rsidR="000C3A4C" w:rsidRPr="003F0F68" w:rsidDel="00A06F75" w:rsidRDefault="00490FB9" w:rsidP="00555B9E">
      <w:pPr>
        <w:spacing w:after="0" w:line="360" w:lineRule="auto"/>
        <w:jc w:val="center"/>
        <w:rPr>
          <w:del w:id="1089" w:author="Валентин" w:date="2019-01-15T18:05:00Z"/>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p>
    <w:p w14:paraId="64632B13" w14:textId="491828CC" w:rsidR="000C3A4C" w:rsidRPr="003F0F68" w:rsidRDefault="00E17726" w:rsidP="00555B9E">
      <w:pPr>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Pr="003F0F68">
        <w:rPr>
          <w:rFonts w:ascii="Times New Roman" w:hAnsi="Times New Roman" w:cs="Times New Roman"/>
          <w:sz w:val="28"/>
          <w:szCs w:val="28"/>
        </w:rPr>
        <w:t>.</w:t>
      </w:r>
      <w:ins w:id="1090" w:author="Валентин" w:date="2019-01-14T20:03:00Z">
        <w:r w:rsidR="004144F5">
          <w:rPr>
            <w:rFonts w:ascii="Times New Roman" w:hAnsi="Times New Roman" w:cs="Times New Roman"/>
            <w:sz w:val="28"/>
            <w:szCs w:val="28"/>
          </w:rPr>
          <w:t xml:space="preserve"> </w:t>
        </w:r>
      </w:ins>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1091" w:name="_Toc535342660"/>
      <w:r w:rsidRPr="003F0F68">
        <w:rPr>
          <w:rFonts w:ascii="Times New Roman" w:hAnsi="Times New Roman" w:cs="Times New Roman"/>
          <w:color w:val="auto"/>
        </w:rPr>
        <w:lastRenderedPageBreak/>
        <w:t>2.3 Руководство разработчика</w:t>
      </w:r>
      <w:bookmarkEnd w:id="1091"/>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1092"/>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1092"/>
      <w:r w:rsidR="007B3CB1">
        <w:rPr>
          <w:rStyle w:val="af3"/>
        </w:rPr>
        <w:commentReference w:id="1092"/>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6DFDD965" w14:textId="15AF3D2A" w:rsidR="0023539A" w:rsidDel="00A06F75" w:rsidRDefault="00064B6D">
      <w:pPr>
        <w:spacing w:line="360" w:lineRule="auto"/>
        <w:jc w:val="center"/>
        <w:rPr>
          <w:del w:id="1093" w:author="Валентин" w:date="2019-01-15T18:06:00Z"/>
          <w:rFonts w:ascii="Times New Roman" w:hAnsi="Times New Roman" w:cs="Times New Roman"/>
          <w:sz w:val="28"/>
          <w:szCs w:val="28"/>
        </w:rPr>
        <w:pPrChange w:id="1094" w:author="Валентин" w:date="2019-01-15T18:06:00Z">
          <w:pPr>
            <w:spacing w:line="360" w:lineRule="auto"/>
            <w:jc w:val="both"/>
          </w:pPr>
        </w:pPrChange>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3E89FB31" w14:textId="30BAFDF2" w:rsidR="0023539A" w:rsidRDefault="0023539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6</w:t>
      </w:r>
      <w:ins w:id="1095" w:author="Валентин" w:date="2019-01-14T20:03:00Z">
        <w:r w:rsidR="004144F5">
          <w:rPr>
            <w:rFonts w:ascii="Times New Roman" w:hAnsi="Times New Roman" w:cs="Times New Roman"/>
            <w:sz w:val="28"/>
            <w:szCs w:val="28"/>
          </w:rPr>
          <w:t>.</w:t>
        </w:r>
      </w:ins>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3E256F17"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del w:id="1096" w:author="Валентин" w:date="2019-01-15T17:27:00Z">
        <w:r w:rsidRPr="009F2BA3" w:rsidDel="0033719E">
          <w:rPr>
            <w:rFonts w:ascii="Times New Roman" w:hAnsi="Times New Roman" w:cs="Times New Roman"/>
            <w:sz w:val="28"/>
            <w:szCs w:val="28"/>
            <w:lang w:val="en-US"/>
          </w:rPr>
          <w:delText>-</w:delText>
        </w:r>
      </w:del>
      <w:ins w:id="1097" w:author="Валентин" w:date="2019-01-15T17:27:00Z">
        <w:r w:rsidR="0033719E">
          <w:rPr>
            <w:rFonts w:ascii="Times New Roman" w:hAnsi="Times New Roman" w:cs="Times New Roman"/>
            <w:sz w:val="28"/>
            <w:szCs w:val="28"/>
            <w:lang w:val="en-US"/>
          </w:rPr>
          <w:t>–</w:t>
        </w:r>
      </w:ins>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3D238977"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del w:id="1098" w:author="Валентин" w:date="2019-01-15T17:27:00Z">
        <w:r w:rsidDel="0033719E">
          <w:rPr>
            <w:rFonts w:ascii="Times New Roman" w:hAnsi="Times New Roman" w:cs="Times New Roman"/>
            <w:sz w:val="28"/>
            <w:szCs w:val="28"/>
          </w:rPr>
          <w:delText>-</w:delText>
        </w:r>
      </w:del>
      <w:ins w:id="1099" w:author="Валентин" w:date="2019-01-15T17:27:00Z">
        <w:r w:rsidR="0033719E">
          <w:rPr>
            <w:rFonts w:ascii="Times New Roman" w:hAnsi="Times New Roman" w:cs="Times New Roman"/>
            <w:sz w:val="28"/>
            <w:szCs w:val="28"/>
          </w:rPr>
          <w:t>–</w:t>
        </w:r>
      </w:ins>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ins w:id="1100" w:author="Виктория" w:date="2019-01-14T11:47:00Z">
        <w:r w:rsidR="007B3CB1">
          <w:rPr>
            <w:rFonts w:ascii="Times New Roman" w:hAnsi="Times New Roman" w:cs="Times New Roman"/>
            <w:sz w:val="28"/>
            <w:szCs w:val="28"/>
          </w:rPr>
          <w:t>,</w:t>
        </w:r>
      </w:ins>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109D0F79" w14:textId="304CBEE3" w:rsidR="0023539A" w:rsidDel="00A06F75" w:rsidRDefault="00064B6D">
      <w:pPr>
        <w:spacing w:line="360" w:lineRule="auto"/>
        <w:jc w:val="center"/>
        <w:rPr>
          <w:del w:id="1101" w:author="Валентин" w:date="2019-01-15T18:06:00Z"/>
          <w:rFonts w:ascii="Times New Roman" w:hAnsi="Times New Roman" w:cs="Times New Roman"/>
          <w:sz w:val="28"/>
          <w:szCs w:val="28"/>
        </w:rPr>
        <w:pPrChange w:id="1102" w:author="Валентин" w:date="2019-01-15T18:06:00Z">
          <w:pPr>
            <w:spacing w:line="360" w:lineRule="auto"/>
            <w:jc w:val="both"/>
          </w:pPr>
        </w:pPrChange>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74676235" w14:textId="56641038" w:rsidR="00256940" w:rsidRDefault="0025694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7</w:t>
      </w:r>
      <w:ins w:id="1103"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77DE80D6"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del w:id="1104" w:author="Валентин" w:date="2019-01-15T17:27:00Z">
        <w:r w:rsidRPr="00096733" w:rsidDel="0033719E">
          <w:rPr>
            <w:rFonts w:ascii="Times New Roman" w:hAnsi="Times New Roman" w:cs="Times New Roman"/>
            <w:sz w:val="28"/>
            <w:szCs w:val="28"/>
            <w:lang w:val="en-US"/>
          </w:rPr>
          <w:delText>-</w:delText>
        </w:r>
      </w:del>
      <w:ins w:id="1105" w:author="Валентин" w:date="2019-01-15T17:27:00Z">
        <w:r w:rsidR="0033719E">
          <w:rPr>
            <w:rFonts w:ascii="Times New Roman" w:hAnsi="Times New Roman" w:cs="Times New Roman"/>
            <w:sz w:val="28"/>
            <w:szCs w:val="28"/>
            <w:lang w:val="en-US"/>
          </w:rPr>
          <w:t>–</w:t>
        </w:r>
      </w:ins>
      <w:r w:rsidRPr="00096733">
        <w:rPr>
          <w:rFonts w:ascii="Times New Roman" w:hAnsi="Times New Roman" w:cs="Times New Roman"/>
          <w:sz w:val="28"/>
          <w:szCs w:val="28"/>
          <w:lang w:val="en-US"/>
        </w:rPr>
        <w:t>&gt;statusEdit")</w:t>
      </w:r>
      <w:del w:id="1106" w:author="Валентин" w:date="2019-01-15T17:27:00Z">
        <w:r w:rsidRPr="00096733" w:rsidDel="0033719E">
          <w:rPr>
            <w:rFonts w:ascii="Times New Roman" w:hAnsi="Times New Roman" w:cs="Times New Roman"/>
            <w:sz w:val="28"/>
            <w:szCs w:val="28"/>
            <w:lang w:val="en-US"/>
          </w:rPr>
          <w:delText>-</w:delText>
        </w:r>
      </w:del>
      <w:ins w:id="1107" w:author="Валентин" w:date="2019-01-15T17:27:00Z">
        <w:r w:rsidR="0033719E">
          <w:rPr>
            <w:rFonts w:ascii="Times New Roman" w:hAnsi="Times New Roman" w:cs="Times New Roman"/>
            <w:sz w:val="28"/>
            <w:szCs w:val="28"/>
            <w:lang w:val="en-US"/>
          </w:rPr>
          <w:t>–</w:t>
        </w:r>
      </w:ins>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4E4230F7" w14:textId="2DF962F7" w:rsidR="0023539A" w:rsidDel="00A06F75" w:rsidRDefault="0054508B">
      <w:pPr>
        <w:spacing w:line="360" w:lineRule="auto"/>
        <w:jc w:val="center"/>
        <w:rPr>
          <w:del w:id="1108" w:author="Валентин" w:date="2019-01-15T18:14:00Z"/>
          <w:rFonts w:ascii="Times New Roman" w:hAnsi="Times New Roman" w:cs="Times New Roman"/>
          <w:sz w:val="28"/>
          <w:szCs w:val="28"/>
        </w:rPr>
        <w:pPrChange w:id="1109" w:author="Валентин" w:date="2019-01-15T18:14:00Z">
          <w:pPr>
            <w:spacing w:line="360" w:lineRule="auto"/>
            <w:jc w:val="both"/>
          </w:pPr>
        </w:pPrChange>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5C5D5882" w14:textId="53EB07F3" w:rsidR="0023539A" w:rsidRPr="00FA5B90" w:rsidRDefault="00FA5B90">
      <w:pPr>
        <w:spacing w:line="360" w:lineRule="auto"/>
        <w:jc w:val="center"/>
        <w:rPr>
          <w:rFonts w:ascii="Times New Roman" w:hAnsi="Times New Roman" w:cs="Times New Roman"/>
          <w:sz w:val="28"/>
          <w:szCs w:val="28"/>
        </w:rPr>
      </w:pPr>
      <w:commentRangeStart w:id="1110"/>
      <w:r>
        <w:rPr>
          <w:rFonts w:ascii="Times New Roman" w:hAnsi="Times New Roman" w:cs="Times New Roman"/>
          <w:sz w:val="28"/>
          <w:szCs w:val="28"/>
        </w:rPr>
        <w:t>Рис 8</w:t>
      </w:r>
      <w:ins w:id="1111" w:author="Валентин" w:date="2019-01-14T20:04:00Z">
        <w:r w:rsidR="00360CE4">
          <w:rPr>
            <w:rFonts w:ascii="Times New Roman" w:hAnsi="Times New Roman" w:cs="Times New Roman"/>
            <w:sz w:val="28"/>
            <w:szCs w:val="28"/>
          </w:rPr>
          <w:t>.</w:t>
        </w:r>
      </w:ins>
      <w:r>
        <w:rPr>
          <w:rFonts w:ascii="Times New Roman" w:hAnsi="Times New Roman" w:cs="Times New Roman"/>
          <w:sz w:val="28"/>
          <w:szCs w:val="28"/>
        </w:rPr>
        <w:t xml:space="preserve"> Окно </w:t>
      </w:r>
      <w:r>
        <w:rPr>
          <w:rFonts w:ascii="Times New Roman" w:hAnsi="Times New Roman" w:cs="Times New Roman"/>
          <w:sz w:val="28"/>
          <w:szCs w:val="28"/>
          <w:lang w:val="en-US"/>
        </w:rPr>
        <w:t>User</w:t>
      </w:r>
      <w:commentRangeEnd w:id="1110"/>
      <w:r w:rsidR="007B3CB1">
        <w:rPr>
          <w:rStyle w:val="af3"/>
        </w:rPr>
        <w:commentReference w:id="1110"/>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2E018CC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del w:id="1112" w:author="Валентин" w:date="2019-01-15T17:27:00Z">
        <w:r w:rsidRPr="004B1245" w:rsidDel="0033719E">
          <w:rPr>
            <w:rFonts w:ascii="Times New Roman" w:hAnsi="Times New Roman" w:cs="Times New Roman"/>
            <w:sz w:val="28"/>
            <w:szCs w:val="28"/>
            <w:lang w:val="en-US"/>
          </w:rPr>
          <w:delText>-</w:delText>
        </w:r>
      </w:del>
      <w:ins w:id="1113"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0269032C"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14" w:author="Валентин" w:date="2019-01-15T17:27:00Z">
        <w:r w:rsidRPr="004B1245" w:rsidDel="0033719E">
          <w:rPr>
            <w:rFonts w:ascii="Times New Roman" w:hAnsi="Times New Roman" w:cs="Times New Roman"/>
            <w:sz w:val="28"/>
            <w:szCs w:val="28"/>
            <w:lang w:val="en-US"/>
          </w:rPr>
          <w:delText>-</w:delText>
        </w:r>
      </w:del>
      <w:ins w:id="1115"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&gt;imageUser')</w:t>
      </w:r>
      <w:del w:id="1116" w:author="Валентин" w:date="2019-01-15T17:27:00Z">
        <w:r w:rsidRPr="004B1245" w:rsidDel="0033719E">
          <w:rPr>
            <w:rFonts w:ascii="Times New Roman" w:hAnsi="Times New Roman" w:cs="Times New Roman"/>
            <w:sz w:val="28"/>
            <w:szCs w:val="28"/>
            <w:lang w:val="en-US"/>
          </w:rPr>
          <w:delText>-</w:delText>
        </w:r>
      </w:del>
      <w:ins w:id="1117"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&gt;loadFromUrl  ('https://vk.com/id61943436?z=photo61943436_456241353%2Falbum61943436_0%2Frev');</w:t>
      </w:r>
    </w:p>
    <w:p w14:paraId="3B72F9C4" w14:textId="4A2B87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18" w:author="Валентин" w:date="2019-01-15T17:27:00Z">
        <w:r w:rsidRPr="004B1245" w:rsidDel="0033719E">
          <w:rPr>
            <w:rFonts w:ascii="Times New Roman" w:hAnsi="Times New Roman" w:cs="Times New Roman"/>
            <w:sz w:val="28"/>
            <w:szCs w:val="28"/>
            <w:lang w:val="en-US"/>
          </w:rPr>
          <w:delText>-</w:delText>
        </w:r>
      </w:del>
      <w:ins w:id="1119"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&gt;firstName')</w:t>
      </w:r>
      <w:del w:id="1120" w:author="Валентин" w:date="2019-01-15T17:27:00Z">
        <w:r w:rsidRPr="004B1245" w:rsidDel="0033719E">
          <w:rPr>
            <w:rFonts w:ascii="Times New Roman" w:hAnsi="Times New Roman" w:cs="Times New Roman"/>
            <w:sz w:val="28"/>
            <w:szCs w:val="28"/>
            <w:lang w:val="en-US"/>
          </w:rPr>
          <w:delText>-</w:delText>
        </w:r>
      </w:del>
      <w:ins w:id="1121"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1122" w:author="Валентин" w:date="2019-01-15T17:27:00Z">
        <w:r w:rsidRPr="004B1245" w:rsidDel="0033719E">
          <w:rPr>
            <w:rFonts w:ascii="Times New Roman" w:hAnsi="Times New Roman" w:cs="Times New Roman"/>
            <w:sz w:val="28"/>
            <w:szCs w:val="28"/>
            <w:lang w:val="en-US"/>
          </w:rPr>
          <w:delText>-</w:delText>
        </w:r>
      </w:del>
      <w:ins w:id="1123"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$user['response']['0']['first_name']);</w:t>
      </w:r>
    </w:p>
    <w:p w14:paraId="44E4B4B6" w14:textId="11742974"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24" w:author="Валентин" w:date="2019-01-15T17:27:00Z">
        <w:r w:rsidRPr="004B1245" w:rsidDel="0033719E">
          <w:rPr>
            <w:rFonts w:ascii="Times New Roman" w:hAnsi="Times New Roman" w:cs="Times New Roman"/>
            <w:sz w:val="28"/>
            <w:szCs w:val="28"/>
            <w:lang w:val="en-US"/>
          </w:rPr>
          <w:delText>-</w:delText>
        </w:r>
      </w:del>
      <w:ins w:id="1125"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&gt;lastName')</w:t>
      </w:r>
      <w:del w:id="1126" w:author="Валентин" w:date="2019-01-15T17:27:00Z">
        <w:r w:rsidRPr="004B1245" w:rsidDel="0033719E">
          <w:rPr>
            <w:rFonts w:ascii="Times New Roman" w:hAnsi="Times New Roman" w:cs="Times New Roman"/>
            <w:sz w:val="28"/>
            <w:szCs w:val="28"/>
            <w:lang w:val="en-US"/>
          </w:rPr>
          <w:delText>-</w:delText>
        </w:r>
      </w:del>
      <w:ins w:id="1127"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1128" w:author="Валентин" w:date="2019-01-15T17:27:00Z">
        <w:r w:rsidRPr="004B1245" w:rsidDel="0033719E">
          <w:rPr>
            <w:rFonts w:ascii="Times New Roman" w:hAnsi="Times New Roman" w:cs="Times New Roman"/>
            <w:sz w:val="28"/>
            <w:szCs w:val="28"/>
            <w:lang w:val="en-US"/>
          </w:rPr>
          <w:delText>-</w:delText>
        </w:r>
      </w:del>
      <w:ins w:id="1129"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$user['response']['0']['last_name']);</w:t>
      </w:r>
    </w:p>
    <w:p w14:paraId="14F58229" w14:textId="407D3A1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30" w:author="Валентин" w:date="2019-01-15T17:27:00Z">
        <w:r w:rsidRPr="004B1245" w:rsidDel="0033719E">
          <w:rPr>
            <w:rFonts w:ascii="Times New Roman" w:hAnsi="Times New Roman" w:cs="Times New Roman"/>
            <w:sz w:val="28"/>
            <w:szCs w:val="28"/>
            <w:lang w:val="en-US"/>
          </w:rPr>
          <w:delText>-</w:delText>
        </w:r>
      </w:del>
      <w:ins w:id="1131"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&gt;bDate')</w:t>
      </w:r>
      <w:del w:id="1132" w:author="Валентин" w:date="2019-01-15T17:27:00Z">
        <w:r w:rsidRPr="004B1245" w:rsidDel="0033719E">
          <w:rPr>
            <w:rFonts w:ascii="Times New Roman" w:hAnsi="Times New Roman" w:cs="Times New Roman"/>
            <w:sz w:val="28"/>
            <w:szCs w:val="28"/>
            <w:lang w:val="en-US"/>
          </w:rPr>
          <w:delText>-</w:delText>
        </w:r>
      </w:del>
      <w:ins w:id="1133"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&gt;caption = iconv('UTF</w:t>
      </w:r>
      <w:del w:id="1134" w:author="Валентин" w:date="2019-01-15T17:27:00Z">
        <w:r w:rsidRPr="004B1245" w:rsidDel="0033719E">
          <w:rPr>
            <w:rFonts w:ascii="Times New Roman" w:hAnsi="Times New Roman" w:cs="Times New Roman"/>
            <w:sz w:val="28"/>
            <w:szCs w:val="28"/>
            <w:lang w:val="en-US"/>
          </w:rPr>
          <w:delText>-</w:delText>
        </w:r>
      </w:del>
      <w:ins w:id="1135"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$user['response']['0']['bdate']);</w:t>
      </w:r>
    </w:p>
    <w:p w14:paraId="298F22C8" w14:textId="6EDA770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36" w:author="Валентин" w:date="2019-01-15T17:27:00Z">
        <w:r w:rsidRPr="004B1245" w:rsidDel="0033719E">
          <w:rPr>
            <w:rFonts w:ascii="Times New Roman" w:hAnsi="Times New Roman" w:cs="Times New Roman"/>
            <w:sz w:val="28"/>
            <w:szCs w:val="28"/>
            <w:lang w:val="en-US"/>
          </w:rPr>
          <w:delText>-</w:delText>
        </w:r>
      </w:del>
      <w:ins w:id="1137"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&gt;status')</w:t>
      </w:r>
      <w:del w:id="1138" w:author="Валентин" w:date="2019-01-15T17:27:00Z">
        <w:r w:rsidRPr="004B1245" w:rsidDel="0033719E">
          <w:rPr>
            <w:rFonts w:ascii="Times New Roman" w:hAnsi="Times New Roman" w:cs="Times New Roman"/>
            <w:sz w:val="28"/>
            <w:szCs w:val="28"/>
            <w:lang w:val="en-US"/>
          </w:rPr>
          <w:delText>-</w:delText>
        </w:r>
      </w:del>
      <w:ins w:id="1139"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1140" w:author="Валентин" w:date="2019-01-15T17:27:00Z">
        <w:r w:rsidRPr="004B1245" w:rsidDel="0033719E">
          <w:rPr>
            <w:rFonts w:ascii="Times New Roman" w:hAnsi="Times New Roman" w:cs="Times New Roman"/>
            <w:sz w:val="28"/>
            <w:szCs w:val="28"/>
            <w:lang w:val="en-US"/>
          </w:rPr>
          <w:delText>-</w:delText>
        </w:r>
      </w:del>
      <w:ins w:id="1141"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$user['response']['0']['status']);</w:t>
      </w:r>
    </w:p>
    <w:p w14:paraId="73361BDC" w14:textId="4F224D6C"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42" w:author="Валентин" w:date="2019-01-15T17:27:00Z">
        <w:r w:rsidRPr="004B1245" w:rsidDel="0033719E">
          <w:rPr>
            <w:rFonts w:ascii="Times New Roman" w:hAnsi="Times New Roman" w:cs="Times New Roman"/>
            <w:sz w:val="28"/>
            <w:szCs w:val="28"/>
            <w:lang w:val="en-US"/>
          </w:rPr>
          <w:delText>-</w:delText>
        </w:r>
      </w:del>
      <w:ins w:id="1143"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&gt;cityId')</w:t>
      </w:r>
      <w:del w:id="1144" w:author="Валентин" w:date="2019-01-15T17:27:00Z">
        <w:r w:rsidRPr="004B1245" w:rsidDel="0033719E">
          <w:rPr>
            <w:rFonts w:ascii="Times New Roman" w:hAnsi="Times New Roman" w:cs="Times New Roman"/>
            <w:sz w:val="28"/>
            <w:szCs w:val="28"/>
            <w:lang w:val="en-US"/>
          </w:rPr>
          <w:delText>-</w:delText>
        </w:r>
      </w:del>
      <w:ins w:id="1145"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1146" w:author="Валентин" w:date="2019-01-15T17:27:00Z">
        <w:r w:rsidRPr="004B1245" w:rsidDel="0033719E">
          <w:rPr>
            <w:rFonts w:ascii="Times New Roman" w:hAnsi="Times New Roman" w:cs="Times New Roman"/>
            <w:sz w:val="28"/>
            <w:szCs w:val="28"/>
            <w:lang w:val="en-US"/>
          </w:rPr>
          <w:delText>-</w:delText>
        </w:r>
      </w:del>
      <w:ins w:id="1147"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$user['response']['0']['city']['title']);</w:t>
      </w:r>
    </w:p>
    <w:p w14:paraId="7DD7B284" w14:textId="1613CC1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w:t>
      </w:r>
      <w:del w:id="1148" w:author="Валентин" w:date="2019-01-15T17:27:00Z">
        <w:r w:rsidRPr="004B1245" w:rsidDel="0033719E">
          <w:rPr>
            <w:rFonts w:ascii="Times New Roman" w:hAnsi="Times New Roman" w:cs="Times New Roman"/>
            <w:sz w:val="28"/>
            <w:szCs w:val="28"/>
            <w:lang w:val="en-US"/>
          </w:rPr>
          <w:delText>-</w:delText>
        </w:r>
      </w:del>
      <w:ins w:id="1149"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&gt;countryName')</w:t>
      </w:r>
      <w:del w:id="1150" w:author="Валентин" w:date="2019-01-15T17:27:00Z">
        <w:r w:rsidRPr="004B1245" w:rsidDel="0033719E">
          <w:rPr>
            <w:rFonts w:ascii="Times New Roman" w:hAnsi="Times New Roman" w:cs="Times New Roman"/>
            <w:sz w:val="28"/>
            <w:szCs w:val="28"/>
            <w:lang w:val="en-US"/>
          </w:rPr>
          <w:delText>-</w:delText>
        </w:r>
      </w:del>
      <w:ins w:id="1151"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1152" w:author="Валентин" w:date="2019-01-15T17:27:00Z">
        <w:r w:rsidRPr="004B1245" w:rsidDel="0033719E">
          <w:rPr>
            <w:rFonts w:ascii="Times New Roman" w:hAnsi="Times New Roman" w:cs="Times New Roman"/>
            <w:sz w:val="28"/>
            <w:szCs w:val="28"/>
            <w:lang w:val="en-US"/>
          </w:rPr>
          <w:delText>-</w:delText>
        </w:r>
      </w:del>
      <w:ins w:id="1153"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$user['response']['0']['country']['title']);</w:t>
      </w:r>
    </w:p>
    <w:p w14:paraId="56E86BDC" w14:textId="65BEFD6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del w:id="1154" w:author="Валентин" w:date="2019-01-15T17:27:00Z">
        <w:r w:rsidRPr="004B1245" w:rsidDel="0033719E">
          <w:rPr>
            <w:rFonts w:ascii="Times New Roman" w:hAnsi="Times New Roman" w:cs="Times New Roman"/>
            <w:sz w:val="28"/>
            <w:szCs w:val="28"/>
            <w:lang w:val="en-US"/>
          </w:rPr>
          <w:delText>-</w:delText>
        </w:r>
      </w:del>
      <w:ins w:id="1155"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&gt;friends')</w:t>
      </w:r>
      <w:del w:id="1156" w:author="Валентин" w:date="2019-01-15T17:27:00Z">
        <w:r w:rsidRPr="004B1245" w:rsidDel="0033719E">
          <w:rPr>
            <w:rFonts w:ascii="Times New Roman" w:hAnsi="Times New Roman" w:cs="Times New Roman"/>
            <w:sz w:val="28"/>
            <w:szCs w:val="28"/>
            <w:lang w:val="en-US"/>
          </w:rPr>
          <w:delText>-</w:delText>
        </w:r>
      </w:del>
      <w:ins w:id="1157"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&gt;text = iconv('UTF</w:t>
      </w:r>
      <w:del w:id="1158" w:author="Валентин" w:date="2019-01-15T17:27:00Z">
        <w:r w:rsidRPr="004B1245" w:rsidDel="0033719E">
          <w:rPr>
            <w:rFonts w:ascii="Times New Roman" w:hAnsi="Times New Roman" w:cs="Times New Roman"/>
            <w:sz w:val="28"/>
            <w:szCs w:val="28"/>
            <w:lang w:val="en-US"/>
          </w:rPr>
          <w:delText>-</w:delText>
        </w:r>
      </w:del>
      <w:ins w:id="1159" w:author="Валентин" w:date="2019-01-15T17:27:00Z">
        <w:r w:rsidR="0033719E">
          <w:rPr>
            <w:rFonts w:ascii="Times New Roman" w:hAnsi="Times New Roman" w:cs="Times New Roman"/>
            <w:sz w:val="28"/>
            <w:szCs w:val="28"/>
            <w:lang w:val="en-US"/>
          </w:rPr>
          <w:t>–</w:t>
        </w:r>
      </w:ins>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721ACF3D" w14:textId="18034DAC" w:rsidR="00064B6D" w:rsidDel="00A06F75" w:rsidRDefault="00064B6D">
      <w:pPr>
        <w:spacing w:line="360" w:lineRule="auto"/>
        <w:jc w:val="center"/>
        <w:rPr>
          <w:del w:id="1160" w:author="Валентин" w:date="2019-01-15T18:14:00Z"/>
          <w:rFonts w:ascii="Times New Roman" w:hAnsi="Times New Roman" w:cs="Times New Roman"/>
          <w:sz w:val="28"/>
          <w:szCs w:val="28"/>
        </w:rPr>
        <w:pPrChange w:id="1161" w:author="Валентин" w:date="2019-01-15T18:14:00Z">
          <w:pPr>
            <w:spacing w:line="360" w:lineRule="auto"/>
            <w:jc w:val="both"/>
          </w:pPr>
        </w:pPrChange>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98D3EA4" w14:textId="52DFF352" w:rsidR="00F500CE" w:rsidRDefault="00F500CE">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9</w:t>
      </w:r>
      <w:ins w:id="1162" w:author="Валентин" w:date="2019-01-14T20:05:00Z">
        <w:r w:rsidR="00360CE4">
          <w:rPr>
            <w:rFonts w:ascii="Times New Roman" w:hAnsi="Times New Roman" w:cs="Times New Roman"/>
            <w:sz w:val="28"/>
            <w:szCs w:val="28"/>
          </w:rPr>
          <w:t>.</w:t>
        </w:r>
      </w:ins>
      <w:r>
        <w:rPr>
          <w:rFonts w:ascii="Times New Roman" w:hAnsi="Times New Roman" w:cs="Times New Roman"/>
          <w:sz w:val="28"/>
          <w:szCs w:val="28"/>
        </w:rPr>
        <w:t xml:space="preserve">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6B0C2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del w:id="1163" w:author="Валентин" w:date="2019-01-15T17:27:00Z">
        <w:r w:rsidRPr="00F500CE" w:rsidDel="0033719E">
          <w:rPr>
            <w:rFonts w:ascii="Times New Roman" w:hAnsi="Times New Roman" w:cs="Times New Roman"/>
            <w:sz w:val="28"/>
            <w:szCs w:val="28"/>
            <w:lang w:val="en-US"/>
          </w:rPr>
          <w:delText>-</w:delText>
        </w:r>
      </w:del>
      <w:ins w:id="1164"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4C52F245"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del w:id="1165" w:author="Валентин" w:date="2019-01-15T17:27:00Z">
        <w:r w:rsidRPr="00F500CE" w:rsidDel="0033719E">
          <w:rPr>
            <w:rFonts w:ascii="Times New Roman" w:hAnsi="Times New Roman" w:cs="Times New Roman"/>
            <w:sz w:val="28"/>
            <w:szCs w:val="28"/>
            <w:lang w:val="en-US"/>
          </w:rPr>
          <w:delText>-</w:delText>
        </w:r>
      </w:del>
      <w:ins w:id="1166"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25252C9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del w:id="1167" w:author="Валентин" w:date="2019-01-15T17:27:00Z">
        <w:r w:rsidRPr="00F500CE" w:rsidDel="0033719E">
          <w:rPr>
            <w:rFonts w:ascii="Times New Roman" w:hAnsi="Times New Roman" w:cs="Times New Roman"/>
            <w:sz w:val="28"/>
            <w:szCs w:val="28"/>
            <w:lang w:val="en-US"/>
          </w:rPr>
          <w:delText>-</w:delText>
        </w:r>
      </w:del>
      <w:ins w:id="1168" w:author="Валентин" w:date="2019-01-15T17:27:00Z">
        <w:r w:rsidR="0033719E">
          <w:rPr>
            <w:rFonts w:ascii="Times New Roman" w:hAnsi="Times New Roman" w:cs="Times New Roman"/>
            <w:sz w:val="28"/>
            <w:szCs w:val="28"/>
            <w:lang w:val="en-US"/>
          </w:rPr>
          <w:t>–</w:t>
        </w:r>
      </w:ins>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28D5933A"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del w:id="1169" w:author="Валентин" w:date="2019-01-15T17:27:00Z">
        <w:r w:rsidRPr="00C70230" w:rsidDel="0033719E">
          <w:rPr>
            <w:rFonts w:ascii="Times New Roman" w:hAnsi="Times New Roman" w:cs="Times New Roman"/>
            <w:sz w:val="28"/>
            <w:szCs w:val="28"/>
            <w:lang w:val="en-US"/>
          </w:rPr>
          <w:delText>-</w:delText>
        </w:r>
      </w:del>
      <w:ins w:id="1170"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&gt;uId")</w:t>
      </w:r>
      <w:del w:id="1171" w:author="Валентин" w:date="2019-01-15T17:27:00Z">
        <w:r w:rsidRPr="00C70230" w:rsidDel="0033719E">
          <w:rPr>
            <w:rFonts w:ascii="Times New Roman" w:hAnsi="Times New Roman" w:cs="Times New Roman"/>
            <w:sz w:val="28"/>
            <w:szCs w:val="28"/>
            <w:lang w:val="en-US"/>
          </w:rPr>
          <w:delText>-</w:delText>
        </w:r>
      </w:del>
      <w:ins w:id="1172"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247DF1FC"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del w:id="1173" w:author="Валентин" w:date="2019-01-15T17:27:00Z">
        <w:r w:rsidRPr="00C70230" w:rsidDel="0033719E">
          <w:rPr>
            <w:rFonts w:ascii="Times New Roman" w:hAnsi="Times New Roman" w:cs="Times New Roman"/>
            <w:sz w:val="28"/>
            <w:szCs w:val="28"/>
            <w:lang w:val="en-US"/>
          </w:rPr>
          <w:delText>-</w:delText>
        </w:r>
      </w:del>
      <w:ins w:id="1174"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0EB92931"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del w:id="1175" w:author="Валентин" w:date="2019-01-15T17:27:00Z">
        <w:r w:rsidRPr="00C70230" w:rsidDel="0033719E">
          <w:rPr>
            <w:rFonts w:ascii="Times New Roman" w:hAnsi="Times New Roman" w:cs="Times New Roman"/>
            <w:sz w:val="28"/>
            <w:szCs w:val="28"/>
            <w:lang w:val="en-US"/>
          </w:rPr>
          <w:delText>-</w:delText>
        </w:r>
      </w:del>
      <w:ins w:id="1176" w:author="Валентин" w:date="2019-01-15T17:27:00Z">
        <w:r w:rsidR="0033719E">
          <w:rPr>
            <w:rFonts w:ascii="Times New Roman" w:hAnsi="Times New Roman" w:cs="Times New Roman"/>
            <w:sz w:val="28"/>
            <w:szCs w:val="28"/>
            <w:lang w:val="en-US"/>
          </w:rPr>
          <w:t>–</w:t>
        </w:r>
      </w:ins>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1177" w:name="_Toc535342661"/>
      <w:r w:rsidRPr="003F0F68">
        <w:rPr>
          <w:rFonts w:ascii="Times New Roman" w:hAnsi="Times New Roman" w:cs="Times New Roman"/>
          <w:color w:val="auto"/>
        </w:rPr>
        <w:lastRenderedPageBreak/>
        <w:t>Заключение</w:t>
      </w:r>
      <w:bookmarkEnd w:id="1177"/>
    </w:p>
    <w:p w14:paraId="042B61C7" w14:textId="6A4A3214" w:rsidR="000712A2" w:rsidRDefault="009E1986" w:rsidP="000B5EC1">
      <w:pPr>
        <w:spacing w:after="0" w:line="360" w:lineRule="auto"/>
        <w:ind w:firstLine="708"/>
        <w:jc w:val="both"/>
        <w:rPr>
          <w:rFonts w:ascii="Times New Roman" w:hAnsi="Times New Roman" w:cs="Times New Roman"/>
          <w:sz w:val="28"/>
          <w:szCs w:val="28"/>
        </w:rPr>
      </w:pPr>
      <w:del w:id="1178" w:author="Виктория" w:date="2019-01-14T11:48:00Z">
        <w:r w:rsidDel="007B3CB1">
          <w:rPr>
            <w:rFonts w:ascii="Times New Roman" w:hAnsi="Times New Roman" w:cs="Times New Roman"/>
            <w:sz w:val="28"/>
            <w:szCs w:val="28"/>
          </w:rPr>
          <w:tab/>
        </w:r>
      </w:del>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1179"/>
      <w:r w:rsidR="00D93DA5">
        <w:rPr>
          <w:rFonts w:ascii="Times New Roman" w:hAnsi="Times New Roman" w:cs="Times New Roman"/>
          <w:sz w:val="28"/>
          <w:szCs w:val="28"/>
        </w:rPr>
        <w:t>много ресурсов</w:t>
      </w:r>
      <w:commentRangeEnd w:id="1179"/>
      <w:r w:rsidR="007B3CB1">
        <w:rPr>
          <w:rStyle w:val="af3"/>
        </w:rPr>
        <w:commentReference w:id="1179"/>
      </w:r>
      <w:ins w:id="1180" w:author="Валентин" w:date="2019-01-14T20:06:00Z">
        <w:r w:rsidR="00360CE4">
          <w:rPr>
            <w:rFonts w:ascii="Times New Roman" w:hAnsi="Times New Roman" w:cs="Times New Roman"/>
            <w:sz w:val="28"/>
            <w:szCs w:val="28"/>
          </w:rPr>
          <w:t xml:space="preserve"> посвященных языку</w:t>
        </w:r>
      </w:ins>
      <w:ins w:id="1181" w:author="Валентин" w:date="2019-01-14T20:07:00Z">
        <w:r w:rsidR="00360CE4">
          <w:rPr>
            <w:rFonts w:ascii="Times New Roman" w:hAnsi="Times New Roman" w:cs="Times New Roman"/>
            <w:sz w:val="28"/>
            <w:szCs w:val="28"/>
          </w:rPr>
          <w:t xml:space="preserve"> программирования</w:t>
        </w:r>
      </w:ins>
      <w:ins w:id="1182" w:author="Валентин" w:date="2019-01-14T20:06:00Z">
        <w:r w:rsidR="00360CE4">
          <w:rPr>
            <w:rFonts w:ascii="Times New Roman" w:hAnsi="Times New Roman" w:cs="Times New Roman"/>
            <w:sz w:val="28"/>
            <w:szCs w:val="28"/>
          </w:rPr>
          <w:t xml:space="preserve">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сред</w:t>
        </w:r>
      </w:ins>
      <w:ins w:id="1183" w:author="Валентин" w:date="2019-01-14T20:07:00Z">
        <w:r w:rsidR="00360CE4">
          <w:rPr>
            <w:rFonts w:ascii="Times New Roman" w:hAnsi="Times New Roman" w:cs="Times New Roman"/>
            <w:sz w:val="28"/>
            <w:szCs w:val="28"/>
          </w:rPr>
          <w:t>е</w:t>
        </w:r>
      </w:ins>
      <w:ins w:id="1184" w:author="Валентин" w:date="2019-01-14T20:06:00Z">
        <w:r w:rsidR="00360CE4">
          <w:rPr>
            <w:rFonts w:ascii="Times New Roman" w:hAnsi="Times New Roman" w:cs="Times New Roman"/>
            <w:sz w:val="28"/>
            <w:szCs w:val="28"/>
          </w:rPr>
          <w:t xml:space="preserve"> разработки</w:t>
        </w:r>
      </w:ins>
      <w:ins w:id="1185" w:author="Валентин" w:date="2019-01-14T20:07:00Z">
        <w:r w:rsidR="00360CE4">
          <w:rPr>
            <w:rFonts w:ascii="Times New Roman" w:hAnsi="Times New Roman" w:cs="Times New Roman"/>
            <w:sz w:val="28"/>
            <w:szCs w:val="28"/>
          </w:rPr>
          <w:t xml:space="preserve">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w:t>
        </w:r>
      </w:ins>
      <w:ins w:id="1186" w:author="Валентин" w:date="2019-01-14T20:08:00Z">
        <w:r w:rsidR="00360CE4">
          <w:rPr>
            <w:rFonts w:ascii="Times New Roman" w:hAnsi="Times New Roman" w:cs="Times New Roman"/>
            <w:sz w:val="28"/>
            <w:szCs w:val="28"/>
          </w:rPr>
          <w:t xml:space="preserve"> особенностям разных приложений, их ограничений и возможностей</w:t>
        </w:r>
      </w:ins>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3D1496A7"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del w:id="1187" w:author="Виктория" w:date="2019-01-14T11:48:00Z">
        <w:r w:rsidR="005572E9" w:rsidDel="007B3CB1">
          <w:rPr>
            <w:rFonts w:ascii="Times New Roman" w:hAnsi="Times New Roman" w:cs="Times New Roman"/>
            <w:sz w:val="28"/>
            <w:szCs w:val="28"/>
          </w:rPr>
          <w:delText>.</w:delText>
        </w:r>
      </w:del>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ins w:id="1188" w:author="Виктория" w:date="2019-01-14T11:48:00Z">
        <w:r w:rsidR="007B3CB1">
          <w:rPr>
            <w:rFonts w:ascii="Times New Roman" w:hAnsi="Times New Roman" w:cs="Times New Roman"/>
            <w:sz w:val="28"/>
            <w:szCs w:val="28"/>
          </w:rPr>
          <w:t>.</w:t>
        </w:r>
      </w:ins>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1189"/>
      <w:r w:rsidR="005572E9">
        <w:rPr>
          <w:rFonts w:ascii="Times New Roman" w:hAnsi="Times New Roman" w:cs="Times New Roman"/>
          <w:sz w:val="28"/>
          <w:szCs w:val="28"/>
        </w:rPr>
        <w:t>всем запросам</w:t>
      </w:r>
      <w:ins w:id="1190" w:author="Валентин" w:date="2019-01-14T20:10:00Z">
        <w:r w:rsidR="00360CE4">
          <w:rPr>
            <w:rFonts w:ascii="Times New Roman" w:hAnsi="Times New Roman" w:cs="Times New Roman"/>
            <w:sz w:val="28"/>
            <w:szCs w:val="28"/>
          </w:rPr>
          <w:t>, а именно</w:t>
        </w:r>
      </w:ins>
      <w:ins w:id="1191" w:author="Валентин" w:date="2019-01-14T20:11:00Z">
        <w:r w:rsidR="00360CE4">
          <w:rPr>
            <w:rFonts w:ascii="Times New Roman" w:hAnsi="Times New Roman" w:cs="Times New Roman"/>
            <w:sz w:val="28"/>
            <w:szCs w:val="28"/>
          </w:rPr>
          <w:t>:</w:t>
        </w:r>
      </w:ins>
      <w:ins w:id="1192" w:author="Валентин" w:date="2019-01-14T20:10:00Z">
        <w:r w:rsidR="00360CE4">
          <w:rPr>
            <w:rFonts w:ascii="Times New Roman" w:hAnsi="Times New Roman" w:cs="Times New Roman"/>
            <w:sz w:val="28"/>
            <w:szCs w:val="28"/>
          </w:rPr>
          <w:t xml:space="preserve"> получение данных от сервера и обработка в приложении</w:t>
        </w:r>
      </w:ins>
      <w:ins w:id="1193" w:author="Валентин" w:date="2019-01-14T20:11:00Z">
        <w:r w:rsidR="00360CE4">
          <w:rPr>
            <w:rFonts w:ascii="Times New Roman" w:hAnsi="Times New Roman" w:cs="Times New Roman"/>
            <w:sz w:val="28"/>
            <w:szCs w:val="28"/>
          </w:rPr>
          <w:t>, авторизация разных пользователей социальной сети ВКонтакте,</w:t>
        </w:r>
      </w:ins>
      <w:ins w:id="1194" w:author="Валентин" w:date="2019-01-14T20:12:00Z">
        <w:r w:rsidR="00360CE4">
          <w:rPr>
            <w:rFonts w:ascii="Times New Roman" w:hAnsi="Times New Roman" w:cs="Times New Roman"/>
            <w:sz w:val="28"/>
            <w:szCs w:val="28"/>
          </w:rPr>
          <w:t xml:space="preserve"> автоматическое получение ид пользователей, без ручного ввода</w:t>
        </w:r>
      </w:ins>
      <w:r w:rsidR="005572E9">
        <w:rPr>
          <w:rFonts w:ascii="Times New Roman" w:hAnsi="Times New Roman" w:cs="Times New Roman"/>
          <w:sz w:val="28"/>
          <w:szCs w:val="28"/>
        </w:rPr>
        <w:t>.</w:t>
      </w:r>
      <w:commentRangeEnd w:id="1189"/>
      <w:r w:rsidR="007B3CB1">
        <w:rPr>
          <w:rStyle w:val="af3"/>
        </w:rPr>
        <w:commentReference w:id="1189"/>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1195" w:name="_Toc535342662"/>
      <w:commentRangeStart w:id="1196"/>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commentRangeEnd w:id="1196"/>
      <w:r w:rsidR="007B3CB1">
        <w:rPr>
          <w:rStyle w:val="af3"/>
          <w:rFonts w:asciiTheme="minorHAnsi" w:eastAsiaTheme="minorEastAsia" w:hAnsiTheme="minorHAnsi" w:cstheme="minorBidi"/>
          <w:b w:val="0"/>
          <w:bCs w:val="0"/>
          <w:color w:val="auto"/>
        </w:rPr>
        <w:commentReference w:id="1196"/>
      </w:r>
      <w:bookmarkEnd w:id="1195"/>
    </w:p>
    <w:p w14:paraId="7C36B7D0" w14:textId="6F32AB7A" w:rsidR="00853316" w:rsidRPr="005C430D" w:rsidRDefault="00607718">
      <w:pPr>
        <w:pStyle w:val="ad"/>
        <w:numPr>
          <w:ilvl w:val="0"/>
          <w:numId w:val="24"/>
        </w:numPr>
        <w:spacing w:before="100" w:beforeAutospacing="1" w:after="100" w:afterAutospacing="1" w:line="360" w:lineRule="auto"/>
        <w:rPr>
          <w:ins w:id="1197" w:author="Валентин" w:date="2019-01-15T18:39:00Z"/>
          <w:rFonts w:eastAsia="Times New Roman"/>
          <w:iCs/>
          <w:color w:val="000000"/>
          <w:sz w:val="28"/>
          <w:szCs w:val="28"/>
          <w:rPrChange w:id="1198" w:author="Валентин" w:date="2019-01-15T18:50:00Z">
            <w:rPr>
              <w:ins w:id="1199" w:author="Валентин" w:date="2019-01-15T18:39:00Z"/>
              <w:rFonts w:eastAsia="Times New Roman"/>
            </w:rPr>
          </w:rPrChange>
        </w:rPr>
        <w:pPrChange w:id="1200" w:author="Валентин" w:date="2019-01-15T18:50:00Z">
          <w:pPr>
            <w:spacing w:before="100" w:beforeAutospacing="1" w:after="100" w:afterAutospacing="1" w:line="240" w:lineRule="auto"/>
          </w:pPr>
        </w:pPrChange>
      </w:pPr>
      <w:del w:id="1201" w:author="Валентин" w:date="2019-01-14T21:11:00Z">
        <w:r w:rsidRPr="005C430D" w:rsidDel="00140E2D">
          <w:rPr>
            <w:rFonts w:eastAsia="Times New Roman"/>
            <w:color w:val="000000"/>
            <w:sz w:val="28"/>
            <w:szCs w:val="28"/>
            <w:rPrChange w:id="1202" w:author="Валентин" w:date="2019-01-15T18:50:00Z">
              <w:rPr>
                <w:rFonts w:eastAsia="Times New Roman"/>
                <w:sz w:val="28"/>
                <w:szCs w:val="28"/>
              </w:rPr>
            </w:rPrChange>
          </w:rPr>
          <w:delText xml:space="preserve">1) </w:delText>
        </w:r>
      </w:del>
      <w:ins w:id="1203" w:author="Валентин" w:date="2019-01-14T21:11:00Z">
        <w:r w:rsidR="00140E2D" w:rsidRPr="005C430D">
          <w:rPr>
            <w:rFonts w:eastAsia="Times New Roman"/>
            <w:iCs/>
            <w:color w:val="000000"/>
            <w:sz w:val="28"/>
            <w:szCs w:val="28"/>
            <w:rPrChange w:id="1204" w:author="Валентин" w:date="2019-01-15T18:50:00Z">
              <w:rPr>
                <w:rFonts w:eastAsia="Times New Roman"/>
              </w:rPr>
            </w:rPrChange>
          </w:rPr>
          <w:t>Зайцев</w:t>
        </w:r>
      </w:ins>
      <w:ins w:id="1205" w:author="Валентин" w:date="2019-01-14T21:12:00Z">
        <w:r w:rsidR="00140E2D" w:rsidRPr="005C430D">
          <w:rPr>
            <w:rFonts w:eastAsia="Times New Roman"/>
            <w:iCs/>
            <w:color w:val="000000"/>
            <w:sz w:val="28"/>
            <w:szCs w:val="28"/>
            <w:rPrChange w:id="1206" w:author="Валентин" w:date="2019-01-15T18:50:00Z">
              <w:rPr>
                <w:rFonts w:eastAsia="Times New Roman"/>
              </w:rPr>
            </w:rPrChange>
          </w:rPr>
          <w:t xml:space="preserve"> Д</w:t>
        </w:r>
      </w:ins>
      <w:ins w:id="1207" w:author="Валентин" w:date="2019-01-14T21:00:00Z">
        <w:r w:rsidR="00853316" w:rsidRPr="005C430D">
          <w:rPr>
            <w:rFonts w:eastAsia="Times New Roman"/>
            <w:iCs/>
            <w:color w:val="000000"/>
            <w:sz w:val="28"/>
            <w:szCs w:val="28"/>
            <w:rPrChange w:id="1208" w:author="Валентин" w:date="2019-01-15T18:50:00Z">
              <w:rPr>
                <w:rFonts w:eastAsia="Times New Roman"/>
                <w:i/>
                <w:iCs/>
                <w:color w:val="000000"/>
                <w:sz w:val="27"/>
              </w:rPr>
            </w:rPrChange>
          </w:rPr>
          <w:t xml:space="preserve">. </w:t>
        </w:r>
      </w:ins>
      <w:ins w:id="1209" w:author="Валентин" w:date="2019-01-14T21:12:00Z">
        <w:r w:rsidR="00140E2D" w:rsidRPr="005C430D">
          <w:rPr>
            <w:rFonts w:eastAsia="Times New Roman"/>
            <w:iCs/>
            <w:color w:val="000000"/>
            <w:sz w:val="28"/>
            <w:szCs w:val="28"/>
            <w:rPrChange w:id="1210" w:author="Валентин" w:date="2019-01-15T18:50:00Z">
              <w:rPr>
                <w:rFonts w:eastAsia="Times New Roman"/>
                <w:iCs/>
                <w:color w:val="000000"/>
                <w:sz w:val="27"/>
              </w:rPr>
            </w:rPrChange>
          </w:rPr>
          <w:t>Сайт разработчика</w:t>
        </w:r>
      </w:ins>
      <w:ins w:id="1211" w:author="Валентин" w:date="2019-01-14T21:00:00Z">
        <w:r w:rsidR="00853316" w:rsidRPr="005C430D">
          <w:rPr>
            <w:rFonts w:eastAsia="Times New Roman"/>
            <w:iCs/>
            <w:color w:val="000000"/>
            <w:sz w:val="28"/>
            <w:szCs w:val="28"/>
            <w:rPrChange w:id="1212" w:author="Валентин" w:date="2019-01-15T18:50:00Z">
              <w:rPr>
                <w:rFonts w:eastAsia="Times New Roman"/>
                <w:i/>
                <w:iCs/>
                <w:color w:val="000000"/>
                <w:sz w:val="27"/>
              </w:rPr>
            </w:rPrChange>
          </w:rPr>
          <w:t xml:space="preserve"> // </w:t>
        </w:r>
      </w:ins>
      <w:ins w:id="1213" w:author="Валентин" w:date="2019-01-14T21:13:00Z">
        <w:r w:rsidR="00140E2D" w:rsidRPr="005C430D">
          <w:rPr>
            <w:rFonts w:eastAsia="Times New Roman"/>
            <w:iCs/>
            <w:color w:val="000000"/>
            <w:sz w:val="28"/>
            <w:szCs w:val="28"/>
            <w:rPrChange w:id="1214" w:author="Валентин" w:date="2019-01-15T18:50:00Z">
              <w:rPr>
                <w:rFonts w:eastAsia="Times New Roman"/>
                <w:iCs/>
                <w:color w:val="000000"/>
                <w:sz w:val="27"/>
              </w:rPr>
            </w:rPrChange>
          </w:rPr>
          <w:t>Уроки и Статьи</w:t>
        </w:r>
      </w:ins>
      <w:ins w:id="1215" w:author="Валентин" w:date="2019-01-14T21:00:00Z">
        <w:r w:rsidR="00853316" w:rsidRPr="005C430D">
          <w:rPr>
            <w:rFonts w:eastAsia="Times New Roman"/>
            <w:iCs/>
            <w:color w:val="000000"/>
            <w:sz w:val="28"/>
            <w:szCs w:val="28"/>
            <w:rPrChange w:id="1216" w:author="Валентин" w:date="2019-01-15T18:50:00Z">
              <w:rPr>
                <w:rFonts w:eastAsia="Times New Roman"/>
                <w:i/>
                <w:iCs/>
                <w:color w:val="000000"/>
                <w:sz w:val="27"/>
              </w:rPr>
            </w:rPrChange>
          </w:rPr>
          <w:t xml:space="preserve">. </w:t>
        </w:r>
        <w:r w:rsidR="00853316" w:rsidRPr="005C430D">
          <w:rPr>
            <w:rFonts w:eastAsia="Times New Roman"/>
            <w:color w:val="000000"/>
            <w:sz w:val="28"/>
            <w:szCs w:val="28"/>
            <w:rPrChange w:id="1217" w:author="Валентин" w:date="2019-01-15T18:50:00Z">
              <w:rPr>
                <w:rFonts w:eastAsia="Times New Roman"/>
                <w:color w:val="000000"/>
                <w:sz w:val="27"/>
                <w:szCs w:val="27"/>
              </w:rPr>
            </w:rPrChange>
          </w:rPr>
          <w:t> </w:t>
        </w:r>
        <w:r w:rsidR="00853316" w:rsidRPr="005C430D">
          <w:rPr>
            <w:rFonts w:eastAsia="Times New Roman"/>
            <w:iCs/>
            <w:color w:val="000000"/>
            <w:sz w:val="28"/>
            <w:szCs w:val="28"/>
            <w:rPrChange w:id="1218" w:author="Валентин" w:date="2019-01-15T18:50:00Z">
              <w:rPr>
                <w:rFonts w:eastAsia="Times New Roman"/>
                <w:i/>
                <w:iCs/>
                <w:color w:val="000000"/>
                <w:sz w:val="27"/>
              </w:rPr>
            </w:rPrChange>
          </w:rPr>
          <w:t>URL:</w:t>
        </w:r>
        <w:r w:rsidR="00853316" w:rsidRPr="005C430D">
          <w:rPr>
            <w:rFonts w:eastAsia="Times New Roman"/>
            <w:color w:val="000000"/>
            <w:sz w:val="28"/>
            <w:szCs w:val="28"/>
            <w:rPrChange w:id="1219" w:author="Валентин" w:date="2019-01-15T18:50:00Z">
              <w:rPr>
                <w:rFonts w:eastAsia="Times New Roman"/>
                <w:color w:val="000000"/>
                <w:sz w:val="27"/>
                <w:szCs w:val="27"/>
              </w:rPr>
            </w:rPrChange>
          </w:rPr>
          <w:t> </w:t>
        </w:r>
      </w:ins>
      <w:ins w:id="1220" w:author="Валентин" w:date="2019-01-15T18:42:00Z">
        <w:r w:rsidR="00DF6E19" w:rsidRPr="005C430D">
          <w:rPr>
            <w:rFonts w:eastAsia="Times New Roman"/>
            <w:color w:val="000000"/>
            <w:sz w:val="28"/>
            <w:szCs w:val="28"/>
            <w:rPrChange w:id="1221" w:author="Валентин" w:date="2019-01-15T18:50:00Z">
              <w:rPr>
                <w:rFonts w:eastAsia="Times New Roman"/>
              </w:rPr>
            </w:rPrChange>
          </w:rPr>
          <w:t>http://develstudio.ru/help/</w:t>
        </w:r>
      </w:ins>
      <w:ins w:id="1222" w:author="Валентин" w:date="2019-01-14T21:00:00Z">
        <w:r w:rsidR="00853316" w:rsidRPr="005C430D">
          <w:rPr>
            <w:rFonts w:eastAsia="Times New Roman"/>
            <w:color w:val="000000"/>
            <w:sz w:val="28"/>
            <w:szCs w:val="28"/>
            <w:rPrChange w:id="1223" w:author="Валентин" w:date="2019-01-15T18:50:00Z">
              <w:rPr>
                <w:rFonts w:eastAsia="Times New Roman"/>
                <w:color w:val="000000"/>
                <w:sz w:val="27"/>
                <w:szCs w:val="27"/>
              </w:rPr>
            </w:rPrChange>
          </w:rPr>
          <w:t> </w:t>
        </w:r>
        <w:r w:rsidR="00853316" w:rsidRPr="005C430D">
          <w:rPr>
            <w:rFonts w:eastAsia="Times New Roman"/>
            <w:iCs/>
            <w:color w:val="000000"/>
            <w:sz w:val="28"/>
            <w:szCs w:val="28"/>
            <w:rPrChange w:id="1224" w:author="Валентин" w:date="2019-01-15T18:50:00Z">
              <w:rPr>
                <w:rFonts w:eastAsia="Times New Roman"/>
                <w:i/>
                <w:iCs/>
                <w:color w:val="000000"/>
                <w:sz w:val="27"/>
              </w:rPr>
            </w:rPrChange>
          </w:rPr>
          <w:t xml:space="preserve">(дата обращения: </w:t>
        </w:r>
      </w:ins>
      <w:ins w:id="1225" w:author="Валентин" w:date="2019-01-14T21:10:00Z">
        <w:r w:rsidR="00140E2D" w:rsidRPr="005C430D">
          <w:rPr>
            <w:rFonts w:eastAsia="Times New Roman"/>
            <w:iCs/>
            <w:color w:val="000000"/>
            <w:sz w:val="28"/>
            <w:szCs w:val="28"/>
            <w:rPrChange w:id="1226" w:author="Валентин" w:date="2019-01-15T18:50:00Z">
              <w:rPr>
                <w:rFonts w:eastAsia="Times New Roman"/>
                <w:iCs/>
                <w:color w:val="000000"/>
                <w:sz w:val="27"/>
              </w:rPr>
            </w:rPrChange>
          </w:rPr>
          <w:t>14</w:t>
        </w:r>
      </w:ins>
      <w:ins w:id="1227" w:author="Валентин" w:date="2019-01-14T21:00:00Z">
        <w:r w:rsidR="00853316" w:rsidRPr="005C430D">
          <w:rPr>
            <w:rFonts w:eastAsia="Times New Roman"/>
            <w:iCs/>
            <w:color w:val="000000"/>
            <w:sz w:val="28"/>
            <w:szCs w:val="28"/>
            <w:rPrChange w:id="1228" w:author="Валентин" w:date="2019-01-15T18:50:00Z">
              <w:rPr>
                <w:rFonts w:eastAsia="Times New Roman"/>
                <w:i/>
                <w:iCs/>
                <w:color w:val="000000"/>
                <w:sz w:val="27"/>
              </w:rPr>
            </w:rPrChange>
          </w:rPr>
          <w:t>.0</w:t>
        </w:r>
      </w:ins>
      <w:ins w:id="1229" w:author="Валентин" w:date="2019-01-14T21:10:00Z">
        <w:r w:rsidR="00140E2D" w:rsidRPr="005C430D">
          <w:rPr>
            <w:rFonts w:eastAsia="Times New Roman"/>
            <w:iCs/>
            <w:color w:val="000000"/>
            <w:sz w:val="28"/>
            <w:szCs w:val="28"/>
            <w:rPrChange w:id="1230" w:author="Валентин" w:date="2019-01-15T18:50:00Z">
              <w:rPr>
                <w:rFonts w:eastAsia="Times New Roman"/>
                <w:iCs/>
                <w:color w:val="000000"/>
                <w:sz w:val="27"/>
              </w:rPr>
            </w:rPrChange>
          </w:rPr>
          <w:t>1</w:t>
        </w:r>
      </w:ins>
      <w:ins w:id="1231" w:author="Валентин" w:date="2019-01-14T21:00:00Z">
        <w:r w:rsidR="00140E2D" w:rsidRPr="005C430D">
          <w:rPr>
            <w:rFonts w:eastAsia="Times New Roman"/>
            <w:iCs/>
            <w:color w:val="000000"/>
            <w:sz w:val="28"/>
            <w:szCs w:val="28"/>
            <w:rPrChange w:id="1232" w:author="Валентин" w:date="2019-01-15T18:50:00Z">
              <w:rPr>
                <w:rFonts w:eastAsia="Times New Roman"/>
                <w:iCs/>
                <w:color w:val="000000"/>
                <w:sz w:val="27"/>
              </w:rPr>
            </w:rPrChange>
          </w:rPr>
          <w:t>.2019</w:t>
        </w:r>
        <w:r w:rsidR="00853316" w:rsidRPr="005C430D">
          <w:rPr>
            <w:rFonts w:eastAsia="Times New Roman"/>
            <w:iCs/>
            <w:color w:val="000000"/>
            <w:sz w:val="28"/>
            <w:szCs w:val="28"/>
            <w:rPrChange w:id="1233" w:author="Валентин" w:date="2019-01-15T18:50:00Z">
              <w:rPr>
                <w:rFonts w:eastAsia="Times New Roman"/>
                <w:i/>
                <w:iCs/>
                <w:color w:val="000000"/>
                <w:sz w:val="27"/>
              </w:rPr>
            </w:rPrChange>
          </w:rPr>
          <w:t>).</w:t>
        </w:r>
      </w:ins>
    </w:p>
    <w:p w14:paraId="1D8F8D4F" w14:textId="2EDE0CC9" w:rsidR="00DF6E19" w:rsidRPr="005C430D" w:rsidRDefault="00DF6E19">
      <w:pPr>
        <w:pStyle w:val="ad"/>
        <w:numPr>
          <w:ilvl w:val="0"/>
          <w:numId w:val="24"/>
        </w:numPr>
        <w:spacing w:before="100" w:beforeAutospacing="1" w:after="100" w:afterAutospacing="1" w:line="360" w:lineRule="auto"/>
        <w:rPr>
          <w:ins w:id="1234" w:author="Валентин" w:date="2019-01-15T18:39:00Z"/>
          <w:rFonts w:eastAsia="Times New Roman"/>
          <w:color w:val="000000"/>
          <w:sz w:val="28"/>
          <w:szCs w:val="28"/>
          <w:rPrChange w:id="1235" w:author="Валентин" w:date="2019-01-15T18:50:00Z">
            <w:rPr>
              <w:ins w:id="1236" w:author="Валентин" w:date="2019-01-15T18:39:00Z"/>
              <w:rFonts w:eastAsia="Times New Roman"/>
            </w:rPr>
          </w:rPrChange>
        </w:rPr>
        <w:pPrChange w:id="1237" w:author="Валентин" w:date="2019-01-15T18:50:00Z">
          <w:pPr>
            <w:spacing w:before="100" w:beforeAutospacing="1" w:after="100" w:afterAutospacing="1" w:line="360" w:lineRule="auto"/>
            <w:jc w:val="both"/>
          </w:pPr>
        </w:pPrChange>
      </w:pPr>
      <w:ins w:id="1238" w:author="Валентин" w:date="2019-01-15T18:39:00Z">
        <w:r w:rsidRPr="005C430D">
          <w:rPr>
            <w:rFonts w:eastAsia="Times New Roman"/>
            <w:iCs/>
            <w:color w:val="000000"/>
            <w:sz w:val="28"/>
            <w:szCs w:val="28"/>
            <w:rPrChange w:id="1239" w:author="Валентин" w:date="2019-01-15T18:50:00Z">
              <w:rPr>
                <w:rFonts w:eastAsia="Times New Roman"/>
              </w:rPr>
            </w:rPrChange>
          </w:rPr>
          <w:t>Зандстра М. PHP. Объекты, шаблоны и методики программирования/ М. Зандстра</w:t>
        </w:r>
      </w:ins>
      <w:ins w:id="1240" w:author="Валентин" w:date="2019-01-15T18:48:00Z">
        <w:r w:rsidRPr="005C430D">
          <w:rPr>
            <w:rFonts w:eastAsia="Times New Roman"/>
            <w:iCs/>
            <w:color w:val="000000"/>
            <w:sz w:val="28"/>
            <w:szCs w:val="28"/>
            <w:rPrChange w:id="1241" w:author="Валентин" w:date="2019-01-15T18:50:00Z">
              <w:rPr>
                <w:rFonts w:eastAsia="Times New Roman"/>
              </w:rPr>
            </w:rPrChange>
          </w:rPr>
          <w:t>,</w:t>
        </w:r>
      </w:ins>
      <w:ins w:id="1242" w:author="Валентин" w:date="2019-01-15T18:39:00Z">
        <w:r w:rsidRPr="005C430D">
          <w:rPr>
            <w:rFonts w:eastAsia="Times New Roman"/>
            <w:iCs/>
            <w:color w:val="000000"/>
            <w:sz w:val="28"/>
            <w:szCs w:val="28"/>
            <w:rPrChange w:id="1243" w:author="Валентин" w:date="2019-01-15T18:50:00Z">
              <w:rPr>
                <w:rFonts w:eastAsia="Times New Roman"/>
              </w:rPr>
            </w:rPrChange>
          </w:rPr>
          <w:t xml:space="preserve"> Вильямс, 2016. 576 с.</w:t>
        </w:r>
      </w:ins>
    </w:p>
    <w:p w14:paraId="3B4C7929" w14:textId="6FED432B" w:rsidR="00607718" w:rsidRPr="00F265FD" w:rsidDel="00853316" w:rsidRDefault="00607718">
      <w:pPr>
        <w:spacing w:after="0" w:line="360" w:lineRule="auto"/>
        <w:jc w:val="both"/>
        <w:rPr>
          <w:del w:id="1244" w:author="Валентин" w:date="2019-01-14T21:00:00Z"/>
          <w:rFonts w:ascii="Times New Roman" w:eastAsia="Times New Roman" w:hAnsi="Times New Roman" w:cs="Times New Roman"/>
          <w:color w:val="000000"/>
          <w:sz w:val="28"/>
          <w:szCs w:val="28"/>
        </w:rPr>
      </w:pPr>
      <w:del w:id="1245" w:author="Валентин" w:date="2019-01-14T21:00:00Z">
        <w:r w:rsidRPr="00F265FD" w:rsidDel="00853316">
          <w:rPr>
            <w:rFonts w:ascii="Times New Roman" w:eastAsia="Times New Roman" w:hAnsi="Times New Roman" w:cs="Times New Roman"/>
            <w:color w:val="000000"/>
            <w:sz w:val="28"/>
            <w:szCs w:val="28"/>
          </w:rPr>
          <w:delText>Албахари Дж., Албахари Б.C# 6.0. Справочник. Полное описание языка. 6-е издание, Издательство: Вильямс Издательский дом, 2016, 1040 с.</w:delText>
        </w:r>
      </w:del>
    </w:p>
    <w:p w14:paraId="735DE557" w14:textId="34AEED64" w:rsidR="00853316" w:rsidRPr="005C430D" w:rsidRDefault="00607718">
      <w:pPr>
        <w:pStyle w:val="ad"/>
        <w:numPr>
          <w:ilvl w:val="0"/>
          <w:numId w:val="24"/>
        </w:numPr>
        <w:spacing w:before="100" w:beforeAutospacing="1" w:after="100" w:afterAutospacing="1" w:line="360" w:lineRule="auto"/>
        <w:rPr>
          <w:ins w:id="1246" w:author="Валентин" w:date="2019-01-15T18:40:00Z"/>
          <w:rFonts w:eastAsia="Times New Roman"/>
          <w:iCs/>
          <w:color w:val="000000"/>
          <w:sz w:val="28"/>
          <w:szCs w:val="28"/>
          <w:rPrChange w:id="1247" w:author="Валентин" w:date="2019-01-15T18:50:00Z">
            <w:rPr>
              <w:ins w:id="1248" w:author="Валентин" w:date="2019-01-15T18:40:00Z"/>
              <w:rFonts w:eastAsia="Times New Roman"/>
            </w:rPr>
          </w:rPrChange>
        </w:rPr>
        <w:pPrChange w:id="1249" w:author="Валентин" w:date="2019-01-15T18:50:00Z">
          <w:pPr>
            <w:spacing w:before="100" w:beforeAutospacing="1" w:after="100" w:afterAutospacing="1" w:line="240" w:lineRule="auto"/>
          </w:pPr>
        </w:pPrChange>
      </w:pPr>
      <w:del w:id="1250" w:author="Валентин" w:date="2019-01-15T18:50:00Z">
        <w:r w:rsidRPr="005C430D" w:rsidDel="005C430D">
          <w:rPr>
            <w:sz w:val="28"/>
            <w:szCs w:val="28"/>
            <w:rPrChange w:id="1251" w:author="Валентин" w:date="2019-01-15T18:50:00Z">
              <w:rPr/>
            </w:rPrChange>
          </w:rPr>
          <w:delText xml:space="preserve">2) </w:delText>
        </w:r>
      </w:del>
      <w:ins w:id="1252" w:author="Валентин" w:date="2019-01-14T21:06:00Z">
        <w:r w:rsidR="00FA6A42" w:rsidRPr="005C430D">
          <w:rPr>
            <w:sz w:val="28"/>
            <w:szCs w:val="28"/>
            <w:rPrChange w:id="1253" w:author="Валентин" w:date="2019-01-15T18:50:00Z">
              <w:rPr/>
            </w:rPrChange>
          </w:rPr>
          <w:t>Котеров</w:t>
        </w:r>
      </w:ins>
      <w:ins w:id="1254" w:author="Валентин" w:date="2019-01-14T21:04:00Z">
        <w:r w:rsidR="00853316" w:rsidRPr="005C430D">
          <w:rPr>
            <w:rFonts w:eastAsia="Times New Roman"/>
            <w:iCs/>
            <w:color w:val="000000"/>
            <w:sz w:val="28"/>
            <w:szCs w:val="28"/>
            <w:rPrChange w:id="1255" w:author="Валентин" w:date="2019-01-15T18:50:00Z">
              <w:rPr>
                <w:rFonts w:eastAsia="Times New Roman"/>
                <w:i/>
                <w:iCs/>
                <w:color w:val="000000"/>
                <w:sz w:val="27"/>
              </w:rPr>
            </w:rPrChange>
          </w:rPr>
          <w:t xml:space="preserve"> </w:t>
        </w:r>
      </w:ins>
      <w:ins w:id="1256" w:author="Валентин" w:date="2019-01-14T21:06:00Z">
        <w:r w:rsidR="00FA6A42" w:rsidRPr="005C430D">
          <w:rPr>
            <w:rFonts w:eastAsia="Times New Roman"/>
            <w:iCs/>
            <w:color w:val="000000"/>
            <w:sz w:val="28"/>
            <w:szCs w:val="28"/>
            <w:rPrChange w:id="1257" w:author="Валентин" w:date="2019-01-15T18:50:00Z">
              <w:rPr>
                <w:rFonts w:eastAsia="Times New Roman"/>
                <w:i/>
                <w:iCs/>
                <w:color w:val="000000"/>
                <w:sz w:val="27"/>
              </w:rPr>
            </w:rPrChange>
          </w:rPr>
          <w:t>Д</w:t>
        </w:r>
      </w:ins>
      <w:ins w:id="1258" w:author="Валентин" w:date="2019-01-14T21:04:00Z">
        <w:r w:rsidR="00FA6A42" w:rsidRPr="005C430D">
          <w:rPr>
            <w:rFonts w:eastAsia="Times New Roman"/>
            <w:iCs/>
            <w:color w:val="000000"/>
            <w:sz w:val="28"/>
            <w:szCs w:val="28"/>
            <w:rPrChange w:id="1259" w:author="Валентин" w:date="2019-01-15T18:50:00Z">
              <w:rPr>
                <w:rFonts w:eastAsia="Times New Roman"/>
                <w:i/>
                <w:iCs/>
                <w:color w:val="000000"/>
                <w:sz w:val="27"/>
              </w:rPr>
            </w:rPrChange>
          </w:rPr>
          <w:t>. В</w:t>
        </w:r>
        <w:r w:rsidR="00853316" w:rsidRPr="005C430D">
          <w:rPr>
            <w:rFonts w:eastAsia="Times New Roman"/>
            <w:iCs/>
            <w:color w:val="000000"/>
            <w:sz w:val="28"/>
            <w:szCs w:val="28"/>
            <w:rPrChange w:id="1260" w:author="Валентин" w:date="2019-01-15T18:50:00Z">
              <w:rPr>
                <w:rFonts w:eastAsia="Times New Roman"/>
                <w:i/>
                <w:iCs/>
                <w:color w:val="000000"/>
                <w:sz w:val="27"/>
              </w:rPr>
            </w:rPrChange>
          </w:rPr>
          <w:t xml:space="preserve">. </w:t>
        </w:r>
      </w:ins>
      <w:ins w:id="1261" w:author="Валентин" w:date="2019-01-14T21:06:00Z">
        <w:r w:rsidR="00FA6A42" w:rsidRPr="005C430D">
          <w:rPr>
            <w:rFonts w:eastAsia="Times New Roman"/>
            <w:iCs/>
            <w:color w:val="000000"/>
            <w:sz w:val="28"/>
            <w:szCs w:val="28"/>
            <w:rPrChange w:id="1262" w:author="Валентин" w:date="2019-01-15T18:50:00Z">
              <w:rPr>
                <w:rFonts w:eastAsia="Times New Roman"/>
                <w:i/>
                <w:iCs/>
                <w:color w:val="000000"/>
                <w:sz w:val="27"/>
              </w:rPr>
            </w:rPrChange>
          </w:rPr>
          <w:t>PHP 7</w:t>
        </w:r>
      </w:ins>
      <w:ins w:id="1263" w:author="Валентин" w:date="2019-01-14T21:04:00Z">
        <w:r w:rsidR="00FA6A42" w:rsidRPr="005C430D">
          <w:rPr>
            <w:rFonts w:eastAsia="Times New Roman"/>
            <w:iCs/>
            <w:color w:val="000000"/>
            <w:sz w:val="28"/>
            <w:szCs w:val="28"/>
            <w:rPrChange w:id="1264" w:author="Валентин" w:date="2019-01-15T18:50:00Z">
              <w:rPr>
                <w:rFonts w:eastAsia="Times New Roman"/>
                <w:i/>
                <w:iCs/>
                <w:color w:val="000000"/>
                <w:sz w:val="27"/>
              </w:rPr>
            </w:rPrChange>
          </w:rPr>
          <w:t>/ Д. В</w:t>
        </w:r>
      </w:ins>
      <w:ins w:id="1265" w:author="Валентин" w:date="2019-01-14T21:06:00Z">
        <w:r w:rsidR="00FA6A42" w:rsidRPr="005C430D">
          <w:rPr>
            <w:sz w:val="28"/>
            <w:szCs w:val="28"/>
            <w:rPrChange w:id="1266" w:author="Валентин" w:date="2019-01-15T18:50:00Z">
              <w:rPr/>
            </w:rPrChange>
          </w:rPr>
          <w:t xml:space="preserve"> Котеров</w:t>
        </w:r>
      </w:ins>
      <w:ins w:id="1267" w:author="Валентин" w:date="2019-01-15T18:45:00Z">
        <w:r w:rsidR="00DF6E19" w:rsidRPr="005C430D">
          <w:rPr>
            <w:sz w:val="28"/>
            <w:szCs w:val="28"/>
            <w:rPrChange w:id="1268" w:author="Валентин" w:date="2019-01-15T18:50:00Z">
              <w:rPr/>
            </w:rPrChange>
          </w:rPr>
          <w:t>,</w:t>
        </w:r>
      </w:ins>
      <w:ins w:id="1269" w:author="Валентин" w:date="2019-01-14T21:04:00Z">
        <w:r w:rsidR="00FA6A42" w:rsidRPr="005C430D">
          <w:rPr>
            <w:rFonts w:eastAsia="Times New Roman"/>
            <w:iCs/>
            <w:color w:val="000000"/>
            <w:sz w:val="28"/>
            <w:szCs w:val="28"/>
            <w:rPrChange w:id="1270" w:author="Валентин" w:date="2019-01-15T18:50:00Z">
              <w:rPr>
                <w:rFonts w:eastAsia="Times New Roman"/>
                <w:i/>
                <w:iCs/>
                <w:color w:val="000000"/>
                <w:sz w:val="27"/>
              </w:rPr>
            </w:rPrChange>
          </w:rPr>
          <w:t xml:space="preserve"> И</w:t>
        </w:r>
        <w:r w:rsidR="00853316" w:rsidRPr="005C430D">
          <w:rPr>
            <w:rFonts w:eastAsia="Times New Roman"/>
            <w:iCs/>
            <w:color w:val="000000"/>
            <w:sz w:val="28"/>
            <w:szCs w:val="28"/>
            <w:rPrChange w:id="1271" w:author="Валентин" w:date="2019-01-15T18:50:00Z">
              <w:rPr>
                <w:rFonts w:eastAsia="Times New Roman"/>
                <w:i/>
                <w:iCs/>
                <w:color w:val="000000"/>
                <w:sz w:val="27"/>
              </w:rPr>
            </w:rPrChange>
          </w:rPr>
          <w:t>. </w:t>
        </w:r>
      </w:ins>
      <w:ins w:id="1272" w:author="Валентин" w:date="2019-01-14T21:07:00Z">
        <w:r w:rsidR="00FA6A42" w:rsidRPr="005C430D">
          <w:rPr>
            <w:rFonts w:eastAsia="Times New Roman"/>
            <w:iCs/>
            <w:color w:val="000000"/>
            <w:sz w:val="28"/>
            <w:szCs w:val="28"/>
            <w:rPrChange w:id="1273" w:author="Валентин" w:date="2019-01-15T18:50:00Z">
              <w:rPr>
                <w:rFonts w:eastAsia="Times New Roman"/>
                <w:i/>
                <w:iCs/>
                <w:color w:val="000000"/>
                <w:sz w:val="27"/>
              </w:rPr>
            </w:rPrChange>
          </w:rPr>
          <w:t>В</w:t>
        </w:r>
      </w:ins>
      <w:ins w:id="1274" w:author="Валентин" w:date="2019-01-14T21:04:00Z">
        <w:r w:rsidR="00853316" w:rsidRPr="005C430D">
          <w:rPr>
            <w:rFonts w:eastAsia="Times New Roman"/>
            <w:iCs/>
            <w:color w:val="000000"/>
            <w:sz w:val="28"/>
            <w:szCs w:val="28"/>
            <w:rPrChange w:id="1275" w:author="Валентин" w:date="2019-01-15T18:50:00Z">
              <w:rPr>
                <w:rFonts w:eastAsia="Times New Roman"/>
                <w:i/>
                <w:iCs/>
                <w:color w:val="000000"/>
                <w:sz w:val="27"/>
              </w:rPr>
            </w:rPrChange>
          </w:rPr>
          <w:t>. </w:t>
        </w:r>
      </w:ins>
      <w:ins w:id="1276" w:author="Валентин" w:date="2019-01-14T21:07:00Z">
        <w:r w:rsidR="00FA6A42" w:rsidRPr="005C430D">
          <w:rPr>
            <w:rFonts w:eastAsia="Times New Roman"/>
            <w:iCs/>
            <w:color w:val="000000"/>
            <w:sz w:val="28"/>
            <w:szCs w:val="28"/>
            <w:rPrChange w:id="1277" w:author="Валентин" w:date="2019-01-15T18:50:00Z">
              <w:rPr>
                <w:rFonts w:eastAsia="Times New Roman"/>
                <w:i/>
                <w:iCs/>
                <w:color w:val="000000"/>
                <w:sz w:val="27"/>
              </w:rPr>
            </w:rPrChange>
          </w:rPr>
          <w:t>Симдянов</w:t>
        </w:r>
      </w:ins>
      <w:ins w:id="1278" w:author="Валентин" w:date="2019-01-15T18:48:00Z">
        <w:r w:rsidR="00DF6E19" w:rsidRPr="005C430D">
          <w:rPr>
            <w:rFonts w:eastAsia="Times New Roman"/>
            <w:iCs/>
            <w:color w:val="000000"/>
            <w:sz w:val="28"/>
            <w:szCs w:val="28"/>
            <w:rPrChange w:id="1279" w:author="Валентин" w:date="2019-01-15T18:50:00Z">
              <w:rPr>
                <w:rFonts w:eastAsia="Times New Roman"/>
              </w:rPr>
            </w:rPrChange>
          </w:rPr>
          <w:t>,</w:t>
        </w:r>
      </w:ins>
      <w:ins w:id="1280" w:author="Валентин" w:date="2019-01-14T21:08:00Z">
        <w:r w:rsidR="00FA6A42" w:rsidRPr="005C430D">
          <w:rPr>
            <w:rFonts w:eastAsia="Times New Roman"/>
            <w:iCs/>
            <w:color w:val="000000"/>
            <w:sz w:val="28"/>
            <w:szCs w:val="28"/>
            <w:rPrChange w:id="1281" w:author="Валентин" w:date="2019-01-15T18:50:00Z">
              <w:rPr>
                <w:rFonts w:eastAsia="Times New Roman"/>
                <w:i/>
                <w:iCs/>
                <w:color w:val="000000"/>
                <w:sz w:val="27"/>
              </w:rPr>
            </w:rPrChange>
          </w:rPr>
          <w:t xml:space="preserve"> БХВ</w:t>
        </w:r>
      </w:ins>
      <w:ins w:id="1282" w:author="Валентин" w:date="2019-01-15T17:27:00Z">
        <w:r w:rsidR="0033719E" w:rsidRPr="005C430D">
          <w:rPr>
            <w:rFonts w:eastAsia="Times New Roman"/>
            <w:iCs/>
            <w:color w:val="000000"/>
            <w:sz w:val="28"/>
            <w:szCs w:val="28"/>
            <w:rPrChange w:id="1283" w:author="Валентин" w:date="2019-01-15T18:50:00Z">
              <w:rPr>
                <w:rFonts w:eastAsia="Times New Roman"/>
              </w:rPr>
            </w:rPrChange>
          </w:rPr>
          <w:t>–</w:t>
        </w:r>
      </w:ins>
      <w:ins w:id="1284" w:author="Валентин" w:date="2019-01-14T21:08:00Z">
        <w:r w:rsidR="00FA6A42" w:rsidRPr="005C430D">
          <w:rPr>
            <w:rFonts w:eastAsia="Times New Roman"/>
            <w:iCs/>
            <w:color w:val="000000"/>
            <w:sz w:val="28"/>
            <w:szCs w:val="28"/>
            <w:rPrChange w:id="1285" w:author="Валентин" w:date="2019-01-15T18:50:00Z">
              <w:rPr>
                <w:rFonts w:eastAsia="Times New Roman"/>
                <w:i/>
                <w:iCs/>
                <w:color w:val="000000"/>
                <w:sz w:val="27"/>
              </w:rPr>
            </w:rPrChange>
          </w:rPr>
          <w:t>Петербург</w:t>
        </w:r>
      </w:ins>
      <w:ins w:id="1286" w:author="Валентин" w:date="2019-01-14T21:04:00Z">
        <w:r w:rsidR="00853316" w:rsidRPr="005C430D">
          <w:rPr>
            <w:rFonts w:eastAsia="Times New Roman"/>
            <w:iCs/>
            <w:color w:val="000000"/>
            <w:sz w:val="28"/>
            <w:szCs w:val="28"/>
            <w:rPrChange w:id="1287" w:author="Валентин" w:date="2019-01-15T18:50:00Z">
              <w:rPr>
                <w:rFonts w:eastAsia="Times New Roman"/>
                <w:i/>
                <w:iCs/>
                <w:color w:val="000000"/>
                <w:sz w:val="27"/>
              </w:rPr>
            </w:rPrChange>
          </w:rPr>
          <w:t>, 2</w:t>
        </w:r>
      </w:ins>
      <w:ins w:id="1288" w:author="Валентин" w:date="2019-01-14T21:09:00Z">
        <w:r w:rsidR="00FA6A42" w:rsidRPr="005C430D">
          <w:rPr>
            <w:rFonts w:eastAsia="Times New Roman"/>
            <w:iCs/>
            <w:color w:val="000000"/>
            <w:sz w:val="28"/>
            <w:szCs w:val="28"/>
            <w:rPrChange w:id="1289" w:author="Валентин" w:date="2019-01-15T18:50:00Z">
              <w:rPr>
                <w:rFonts w:eastAsia="Times New Roman"/>
                <w:i/>
                <w:iCs/>
                <w:color w:val="000000"/>
                <w:sz w:val="27"/>
              </w:rPr>
            </w:rPrChange>
          </w:rPr>
          <w:t>018</w:t>
        </w:r>
      </w:ins>
      <w:ins w:id="1290" w:author="Валентин" w:date="2019-01-14T21:04:00Z">
        <w:r w:rsidR="00853316" w:rsidRPr="005C430D">
          <w:rPr>
            <w:rFonts w:eastAsia="Times New Roman"/>
            <w:iCs/>
            <w:color w:val="000000"/>
            <w:sz w:val="28"/>
            <w:szCs w:val="28"/>
            <w:rPrChange w:id="1291" w:author="Валентин" w:date="2019-01-15T18:50:00Z">
              <w:rPr>
                <w:rFonts w:eastAsia="Times New Roman"/>
                <w:i/>
                <w:iCs/>
                <w:color w:val="000000"/>
                <w:sz w:val="27"/>
              </w:rPr>
            </w:rPrChange>
          </w:rPr>
          <w:t>. </w:t>
        </w:r>
      </w:ins>
      <w:ins w:id="1292" w:author="Валентин" w:date="2019-01-14T21:09:00Z">
        <w:r w:rsidR="00FA6A42" w:rsidRPr="005C430D">
          <w:rPr>
            <w:rFonts w:eastAsia="Times New Roman"/>
            <w:iCs/>
            <w:color w:val="000000"/>
            <w:sz w:val="28"/>
            <w:szCs w:val="28"/>
            <w:rPrChange w:id="1293" w:author="Валентин" w:date="2019-01-15T18:50:00Z">
              <w:rPr>
                <w:rFonts w:eastAsia="Times New Roman"/>
                <w:i/>
                <w:iCs/>
                <w:color w:val="000000"/>
                <w:sz w:val="27"/>
              </w:rPr>
            </w:rPrChange>
          </w:rPr>
          <w:t>1088</w:t>
        </w:r>
      </w:ins>
      <w:ins w:id="1294" w:author="Валентин" w:date="2019-01-14T21:04:00Z">
        <w:r w:rsidR="00853316" w:rsidRPr="005C430D">
          <w:rPr>
            <w:rFonts w:eastAsia="Times New Roman"/>
            <w:iCs/>
            <w:color w:val="000000"/>
            <w:sz w:val="28"/>
            <w:szCs w:val="28"/>
            <w:rPrChange w:id="1295" w:author="Валентин" w:date="2019-01-15T18:50:00Z">
              <w:rPr>
                <w:rFonts w:eastAsia="Times New Roman"/>
                <w:i/>
                <w:iCs/>
                <w:color w:val="000000"/>
                <w:sz w:val="27"/>
              </w:rPr>
            </w:rPrChange>
          </w:rPr>
          <w:t> с.</w:t>
        </w:r>
      </w:ins>
    </w:p>
    <w:p w14:paraId="0825E1CF" w14:textId="30CEC66D" w:rsidR="00DF6E19" w:rsidRPr="005C430D" w:rsidRDefault="00DF6E19">
      <w:pPr>
        <w:pStyle w:val="ad"/>
        <w:numPr>
          <w:ilvl w:val="0"/>
          <w:numId w:val="24"/>
        </w:numPr>
        <w:spacing w:before="100" w:beforeAutospacing="1" w:after="100" w:afterAutospacing="1" w:line="360" w:lineRule="auto"/>
        <w:rPr>
          <w:ins w:id="1296" w:author="Валентин" w:date="2019-01-15T18:40:00Z"/>
          <w:sz w:val="28"/>
          <w:szCs w:val="28"/>
          <w:rPrChange w:id="1297" w:author="Валентин" w:date="2019-01-15T18:50:00Z">
            <w:rPr>
              <w:ins w:id="1298" w:author="Валентин" w:date="2019-01-15T18:40:00Z"/>
            </w:rPr>
          </w:rPrChange>
        </w:rPr>
        <w:pPrChange w:id="1299" w:author="Валентин" w:date="2019-01-15T18:50:00Z">
          <w:pPr>
            <w:spacing w:before="100" w:beforeAutospacing="1" w:after="100" w:afterAutospacing="1" w:line="360" w:lineRule="auto"/>
            <w:jc w:val="both"/>
          </w:pPr>
        </w:pPrChange>
      </w:pPr>
      <w:ins w:id="1300" w:author="Валентин" w:date="2019-01-15T18:40:00Z">
        <w:r w:rsidRPr="005C430D">
          <w:rPr>
            <w:rFonts w:eastAsia="Times New Roman"/>
            <w:iCs/>
            <w:color w:val="000000"/>
            <w:sz w:val="28"/>
            <w:szCs w:val="28"/>
            <w:rPrChange w:id="1301" w:author="Валентин" w:date="2019-01-15T18:50:00Z">
              <w:rPr>
                <w:rFonts w:eastAsia="Times New Roman"/>
              </w:rPr>
            </w:rPrChange>
          </w:rPr>
          <w:t>Кузнецов А. С.</w:t>
        </w:r>
        <w:r w:rsidRPr="005C430D">
          <w:rPr>
            <w:sz w:val="28"/>
            <w:szCs w:val="28"/>
            <w:rPrChange w:id="1302" w:author="Валентин" w:date="2019-01-15T18:50:00Z">
              <w:rPr/>
            </w:rPrChange>
          </w:rPr>
          <w:t xml:space="preserve"> </w:t>
        </w:r>
        <w:r w:rsidRPr="005C430D">
          <w:rPr>
            <w:rFonts w:eastAsia="Times New Roman"/>
            <w:iCs/>
            <w:color w:val="000000"/>
            <w:sz w:val="28"/>
            <w:szCs w:val="28"/>
            <w:rPrChange w:id="1303" w:author="Валентин" w:date="2019-01-15T18:50:00Z">
              <w:rPr>
                <w:rFonts w:eastAsia="Times New Roman"/>
              </w:rPr>
            </w:rPrChange>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5C430D">
          <w:rPr>
            <w:sz w:val="28"/>
            <w:szCs w:val="28"/>
            <w:rPrChange w:id="1304" w:author="Валентин" w:date="2019-01-15T18:50:00Z">
              <w:rPr/>
            </w:rPrChange>
          </w:rPr>
          <w:t xml:space="preserve"> </w:t>
        </w:r>
      </w:ins>
    </w:p>
    <w:p w14:paraId="77C8D19C" w14:textId="173AC75E" w:rsidR="00DF6E19" w:rsidRPr="005C430D" w:rsidRDefault="00DF6E19">
      <w:pPr>
        <w:pStyle w:val="ad"/>
        <w:numPr>
          <w:ilvl w:val="0"/>
          <w:numId w:val="24"/>
        </w:numPr>
        <w:spacing w:before="100" w:beforeAutospacing="1" w:after="100" w:afterAutospacing="1" w:line="360" w:lineRule="auto"/>
        <w:rPr>
          <w:ins w:id="1305" w:author="Валентин" w:date="2019-01-15T18:41:00Z"/>
          <w:rFonts w:eastAsia="Times New Roman"/>
          <w:iCs/>
          <w:color w:val="000000"/>
          <w:sz w:val="28"/>
          <w:szCs w:val="28"/>
          <w:rPrChange w:id="1306" w:author="Валентин" w:date="2019-01-15T18:50:00Z">
            <w:rPr>
              <w:ins w:id="1307" w:author="Валентин" w:date="2019-01-15T18:41:00Z"/>
              <w:rFonts w:eastAsia="Times New Roman"/>
            </w:rPr>
          </w:rPrChange>
        </w:rPr>
        <w:pPrChange w:id="1308" w:author="Валентин" w:date="2019-01-15T18:50:00Z">
          <w:pPr>
            <w:spacing w:before="100" w:beforeAutospacing="1" w:after="100" w:afterAutospacing="1" w:line="360" w:lineRule="auto"/>
            <w:jc w:val="both"/>
          </w:pPr>
        </w:pPrChange>
      </w:pPr>
      <w:ins w:id="1309" w:author="Валентин" w:date="2019-01-15T18:40:00Z">
        <w:r w:rsidRPr="005C430D">
          <w:rPr>
            <w:sz w:val="28"/>
            <w:szCs w:val="28"/>
            <w:rPrChange w:id="1310" w:author="Валентин" w:date="2019-01-15T18:50:00Z">
              <w:rPr/>
            </w:rPrChange>
          </w:rPr>
          <w:t>Кузнецов</w:t>
        </w:r>
        <w:r w:rsidRPr="005C430D">
          <w:rPr>
            <w:rFonts w:eastAsia="Times New Roman"/>
            <w:iCs/>
            <w:color w:val="000000"/>
            <w:sz w:val="28"/>
            <w:szCs w:val="28"/>
            <w:rPrChange w:id="1311" w:author="Валентин" w:date="2019-01-15T18:50:00Z">
              <w:rPr>
                <w:rFonts w:eastAsia="Times New Roman"/>
              </w:rPr>
            </w:rPrChange>
          </w:rPr>
          <w:t xml:space="preserve"> М. Самоучитель PHP 7/ М</w:t>
        </w:r>
        <w:r w:rsidRPr="005C430D">
          <w:rPr>
            <w:sz w:val="28"/>
            <w:szCs w:val="28"/>
            <w:rPrChange w:id="1312" w:author="Валентин" w:date="2019-01-15T18:50:00Z">
              <w:rPr/>
            </w:rPrChange>
          </w:rPr>
          <w:t xml:space="preserve"> Кузнецов</w:t>
        </w:r>
        <w:r w:rsidRPr="005C430D">
          <w:rPr>
            <w:rFonts w:eastAsia="Times New Roman"/>
            <w:iCs/>
            <w:color w:val="000000"/>
            <w:sz w:val="28"/>
            <w:szCs w:val="28"/>
            <w:rPrChange w:id="1313" w:author="Валентин" w:date="2019-01-15T18:50:00Z">
              <w:rPr>
                <w:rFonts w:eastAsia="Times New Roman"/>
              </w:rPr>
            </w:rPrChange>
          </w:rPr>
          <w:t>, И. В. Симдянов</w:t>
        </w:r>
      </w:ins>
      <w:ins w:id="1314" w:author="Валентин" w:date="2019-01-15T18:48:00Z">
        <w:r w:rsidRPr="005C430D">
          <w:rPr>
            <w:rFonts w:eastAsia="Times New Roman"/>
            <w:iCs/>
            <w:color w:val="000000"/>
            <w:sz w:val="28"/>
            <w:szCs w:val="28"/>
            <w:rPrChange w:id="1315" w:author="Валентин" w:date="2019-01-15T18:50:00Z">
              <w:rPr>
                <w:rFonts w:eastAsia="Times New Roman"/>
              </w:rPr>
            </w:rPrChange>
          </w:rPr>
          <w:t>,</w:t>
        </w:r>
      </w:ins>
      <w:ins w:id="1316" w:author="Валентин" w:date="2019-01-15T18:40:00Z">
        <w:r w:rsidRPr="005C430D">
          <w:rPr>
            <w:rFonts w:eastAsia="Times New Roman"/>
            <w:iCs/>
            <w:color w:val="000000"/>
            <w:sz w:val="28"/>
            <w:szCs w:val="28"/>
            <w:rPrChange w:id="1317" w:author="Валентин" w:date="2019-01-15T18:50:00Z">
              <w:rPr>
                <w:rFonts w:eastAsia="Times New Roman"/>
              </w:rPr>
            </w:rPrChange>
          </w:rPr>
          <w:t xml:space="preserve"> БХВ–Петербург, 2018. 448 с.</w:t>
        </w:r>
      </w:ins>
    </w:p>
    <w:p w14:paraId="00D5A1DA" w14:textId="21B36DF2" w:rsidR="00DF6E19" w:rsidRPr="005C430D" w:rsidRDefault="00DF6E19">
      <w:pPr>
        <w:pStyle w:val="ad"/>
        <w:numPr>
          <w:ilvl w:val="0"/>
          <w:numId w:val="24"/>
        </w:numPr>
        <w:spacing w:before="100" w:beforeAutospacing="1" w:after="100" w:afterAutospacing="1" w:line="360" w:lineRule="auto"/>
        <w:rPr>
          <w:ins w:id="1318" w:author="Валентин" w:date="2019-01-15T18:41:00Z"/>
          <w:rFonts w:eastAsia="Times New Roman"/>
          <w:iCs/>
          <w:color w:val="000000"/>
          <w:sz w:val="28"/>
          <w:szCs w:val="28"/>
          <w:rPrChange w:id="1319" w:author="Валентин" w:date="2019-01-15T18:50:00Z">
            <w:rPr>
              <w:ins w:id="1320" w:author="Валентин" w:date="2019-01-15T18:41:00Z"/>
              <w:rFonts w:eastAsia="Times New Roman"/>
            </w:rPr>
          </w:rPrChange>
        </w:rPr>
        <w:pPrChange w:id="1321" w:author="Валентин" w:date="2019-01-15T18:50:00Z">
          <w:pPr>
            <w:spacing w:before="100" w:beforeAutospacing="1" w:after="100" w:afterAutospacing="1" w:line="360" w:lineRule="auto"/>
            <w:jc w:val="both"/>
          </w:pPr>
        </w:pPrChange>
      </w:pPr>
      <w:ins w:id="1322" w:author="Валентин" w:date="2019-01-15T18:41:00Z">
        <w:r w:rsidRPr="005C430D">
          <w:rPr>
            <w:rFonts w:eastAsia="Times New Roman"/>
            <w:iCs/>
            <w:color w:val="000000"/>
            <w:sz w:val="28"/>
            <w:szCs w:val="28"/>
            <w:rPrChange w:id="1323" w:author="Валентин" w:date="2019-01-15T18:50:00Z">
              <w:rPr>
                <w:rFonts w:eastAsia="Times New Roman"/>
              </w:rPr>
            </w:rPrChange>
          </w:rPr>
          <w:t>Локхарт Д.</w:t>
        </w:r>
        <w:r w:rsidRPr="005C430D">
          <w:rPr>
            <w:sz w:val="28"/>
            <w:szCs w:val="28"/>
            <w:rPrChange w:id="1324" w:author="Валентин" w:date="2019-01-15T18:50:00Z">
              <w:rPr/>
            </w:rPrChange>
          </w:rPr>
          <w:t xml:space="preserve"> </w:t>
        </w:r>
        <w:r w:rsidRPr="005C430D">
          <w:rPr>
            <w:rFonts w:eastAsia="Times New Roman"/>
            <w:iCs/>
            <w:color w:val="000000"/>
            <w:sz w:val="28"/>
            <w:szCs w:val="28"/>
            <w:rPrChange w:id="1325" w:author="Валентин" w:date="2019-01-15T18:50:00Z">
              <w:rPr>
                <w:rFonts w:eastAsia="Times New Roman"/>
              </w:rPr>
            </w:rPrChange>
          </w:rPr>
          <w:t>Современный PHP. Новые возможности и передовой опыт/ Д. Локхарт, ДМК Пресс, 2016. 304 с.</w:t>
        </w:r>
      </w:ins>
    </w:p>
    <w:p w14:paraId="7FD0F095" w14:textId="093FE5C1" w:rsidR="00607718" w:rsidRPr="009A2F02" w:rsidDel="00853316" w:rsidRDefault="006B6DC7">
      <w:pPr>
        <w:spacing w:after="0" w:line="360" w:lineRule="auto"/>
        <w:jc w:val="both"/>
        <w:rPr>
          <w:del w:id="1326" w:author="Валентин" w:date="2019-01-14T21:04:00Z"/>
          <w:rFonts w:ascii="Times New Roman" w:eastAsia="Times New Roman" w:hAnsi="Times New Roman" w:cs="Times New Roman"/>
          <w:color w:val="000000"/>
          <w:sz w:val="28"/>
          <w:szCs w:val="28"/>
        </w:rPr>
      </w:pPr>
      <w:del w:id="1327" w:author="Валентин" w:date="2019-01-14T21:04:00Z">
        <w:r w:rsidRPr="009A2F02" w:rsidDel="00853316">
          <w:rPr>
            <w:rFonts w:ascii="Times New Roman" w:hAnsi="Times New Roman" w:cs="Times New Roman"/>
            <w:sz w:val="28"/>
            <w:szCs w:val="28"/>
            <w:rPrChange w:id="1328" w:author="Валентин" w:date="2019-01-14T21:47:00Z">
              <w:rPr/>
            </w:rPrChange>
          </w:rPr>
          <w:fldChar w:fldCharType="begin"/>
        </w:r>
        <w:r w:rsidRPr="009A2F02" w:rsidDel="00853316">
          <w:rPr>
            <w:rFonts w:ascii="Times New Roman" w:hAnsi="Times New Roman" w:cs="Times New Roman"/>
            <w:sz w:val="28"/>
            <w:szCs w:val="28"/>
            <w:rPrChange w:id="1329" w:author="Валентин" w:date="2019-01-14T21:47:00Z">
              <w:rPr/>
            </w:rPrChange>
          </w:rPr>
          <w:delInstrText xml:space="preserve"> HYPERLINK "https://www.ozon.ru/person/1058431/" </w:delInstrText>
        </w:r>
        <w:r w:rsidRPr="009A2F02" w:rsidDel="00853316">
          <w:rPr>
            <w:rFonts w:ascii="Times New Roman" w:hAnsi="Times New Roman" w:cs="Times New Roman"/>
            <w:sz w:val="28"/>
            <w:szCs w:val="28"/>
            <w:rPrChange w:id="1330"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Астахова</w:delText>
        </w:r>
        <w:r w:rsidRPr="009A2F02" w:rsidDel="00853316">
          <w:rPr>
            <w:rFonts w:ascii="Times New Roman" w:eastAsia="Times New Roman" w:hAnsi="Times New Roman" w:cs="Times New Roman"/>
            <w:color w:val="000000"/>
            <w:sz w:val="28"/>
            <w:szCs w:val="28"/>
            <w:rPrChange w:id="1331"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Ирина, </w:delText>
        </w:r>
        <w:r w:rsidRPr="009A2F02" w:rsidDel="00853316">
          <w:rPr>
            <w:rFonts w:ascii="Times New Roman" w:hAnsi="Times New Roman" w:cs="Times New Roman"/>
            <w:sz w:val="28"/>
            <w:szCs w:val="28"/>
            <w:rPrChange w:id="1332" w:author="Валентин" w:date="2019-01-14T21:47:00Z">
              <w:rPr/>
            </w:rPrChange>
          </w:rPr>
          <w:fldChar w:fldCharType="begin"/>
        </w:r>
        <w:r w:rsidRPr="009A2F02" w:rsidDel="00853316">
          <w:rPr>
            <w:rFonts w:ascii="Times New Roman" w:hAnsi="Times New Roman" w:cs="Times New Roman"/>
            <w:sz w:val="28"/>
            <w:szCs w:val="28"/>
            <w:rPrChange w:id="1333" w:author="Валентин" w:date="2019-01-14T21:47:00Z">
              <w:rPr/>
            </w:rPrChange>
          </w:rPr>
          <w:delInstrText xml:space="preserve"> HYPERLINK "https://www.ozon.ru/person/1058436/" </w:delInstrText>
        </w:r>
        <w:r w:rsidRPr="009A2F02" w:rsidDel="00853316">
          <w:rPr>
            <w:rFonts w:ascii="Times New Roman" w:hAnsi="Times New Roman" w:cs="Times New Roman"/>
            <w:sz w:val="28"/>
            <w:szCs w:val="28"/>
            <w:rPrChange w:id="1334"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Вадим Мельников</w:delText>
        </w:r>
        <w:r w:rsidRPr="009A2F02" w:rsidDel="00853316">
          <w:rPr>
            <w:rFonts w:ascii="Times New Roman" w:eastAsia="Times New Roman" w:hAnsi="Times New Roman" w:cs="Times New Roman"/>
            <w:color w:val="000000"/>
            <w:sz w:val="28"/>
            <w:szCs w:val="28"/>
            <w:rPrChange w:id="1335"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w:delText>
        </w:r>
        <w:r w:rsidRPr="009A2F02" w:rsidDel="00853316">
          <w:rPr>
            <w:rFonts w:ascii="Times New Roman" w:hAnsi="Times New Roman" w:cs="Times New Roman"/>
            <w:sz w:val="28"/>
            <w:szCs w:val="28"/>
            <w:rPrChange w:id="1336" w:author="Валентин" w:date="2019-01-14T21:47:00Z">
              <w:rPr/>
            </w:rPrChange>
          </w:rPr>
          <w:fldChar w:fldCharType="begin"/>
        </w:r>
        <w:r w:rsidRPr="009A2F02" w:rsidDel="00853316">
          <w:rPr>
            <w:rFonts w:ascii="Times New Roman" w:hAnsi="Times New Roman" w:cs="Times New Roman"/>
            <w:sz w:val="28"/>
            <w:szCs w:val="28"/>
            <w:rPrChange w:id="1337" w:author="Валентин" w:date="2019-01-14T21:47:00Z">
              <w:rPr/>
            </w:rPrChange>
          </w:rPr>
          <w:delInstrText xml:space="preserve"> HYPERLINK "https://www.ozon.ru/person/1058433/" </w:delInstrText>
        </w:r>
        <w:r w:rsidRPr="009A2F02" w:rsidDel="00853316">
          <w:rPr>
            <w:rFonts w:ascii="Times New Roman" w:hAnsi="Times New Roman" w:cs="Times New Roman"/>
            <w:sz w:val="28"/>
            <w:szCs w:val="28"/>
            <w:rPrChange w:id="1338"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Александр Толстобров</w:delText>
        </w:r>
        <w:r w:rsidRPr="009A2F02" w:rsidDel="00853316">
          <w:rPr>
            <w:rFonts w:ascii="Times New Roman" w:eastAsia="Times New Roman" w:hAnsi="Times New Roman" w:cs="Times New Roman"/>
            <w:color w:val="000000"/>
            <w:sz w:val="28"/>
            <w:szCs w:val="28"/>
            <w:rPrChange w:id="1339"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w:delText>
        </w:r>
        <w:r w:rsidRPr="009A2F02" w:rsidDel="00853316">
          <w:rPr>
            <w:rFonts w:ascii="Times New Roman" w:hAnsi="Times New Roman" w:cs="Times New Roman"/>
            <w:sz w:val="28"/>
            <w:szCs w:val="28"/>
            <w:rPrChange w:id="1340" w:author="Валентин" w:date="2019-01-14T21:47:00Z">
              <w:rPr/>
            </w:rPrChange>
          </w:rPr>
          <w:fldChar w:fldCharType="begin"/>
        </w:r>
        <w:r w:rsidRPr="009A2F02" w:rsidDel="00853316">
          <w:rPr>
            <w:rFonts w:ascii="Times New Roman" w:hAnsi="Times New Roman" w:cs="Times New Roman"/>
            <w:sz w:val="28"/>
            <w:szCs w:val="28"/>
            <w:rPrChange w:id="1341" w:author="Валентин" w:date="2019-01-14T21:47:00Z">
              <w:rPr/>
            </w:rPrChange>
          </w:rPr>
          <w:delInstrText xml:space="preserve"> HYPERLINK "https://www.ozon.ru/person/1458689/" </w:delInstrText>
        </w:r>
        <w:r w:rsidRPr="009A2F02" w:rsidDel="00853316">
          <w:rPr>
            <w:rFonts w:ascii="Times New Roman" w:hAnsi="Times New Roman" w:cs="Times New Roman"/>
            <w:sz w:val="28"/>
            <w:szCs w:val="28"/>
            <w:rPrChange w:id="1342" w:author="Валентин" w:date="2019-01-14T21:47:00Z">
              <w:rPr>
                <w:rFonts w:ascii="Times New Roman" w:eastAsia="Times New Roman" w:hAnsi="Times New Roman" w:cs="Times New Roman"/>
                <w:color w:val="000000"/>
                <w:sz w:val="28"/>
                <w:szCs w:val="28"/>
              </w:rPr>
            </w:rPrChange>
          </w:rPr>
          <w:fldChar w:fldCharType="separate"/>
        </w:r>
        <w:r w:rsidR="00607718" w:rsidRPr="009A2F02" w:rsidDel="00853316">
          <w:rPr>
            <w:rFonts w:ascii="Times New Roman" w:eastAsia="Times New Roman" w:hAnsi="Times New Roman" w:cs="Times New Roman"/>
            <w:color w:val="000000"/>
            <w:sz w:val="28"/>
            <w:szCs w:val="28"/>
          </w:rPr>
          <w:delText>Вадим Фертиков</w:delText>
        </w:r>
        <w:r w:rsidRPr="009A2F02" w:rsidDel="00853316">
          <w:rPr>
            <w:rFonts w:ascii="Times New Roman" w:eastAsia="Times New Roman" w:hAnsi="Times New Roman" w:cs="Times New Roman"/>
            <w:color w:val="000000"/>
            <w:sz w:val="28"/>
            <w:szCs w:val="28"/>
            <w:rPrChange w:id="1343" w:author="Валентин" w:date="2019-01-14T21:47:00Z">
              <w:rPr>
                <w:rFonts w:ascii="Times New Roman" w:eastAsia="Times New Roman" w:hAnsi="Times New Roman" w:cs="Times New Roman"/>
                <w:color w:val="000000"/>
                <w:sz w:val="28"/>
                <w:szCs w:val="28"/>
              </w:rPr>
            </w:rPrChange>
          </w:rPr>
          <w:fldChar w:fldCharType="end"/>
        </w:r>
        <w:r w:rsidR="00607718" w:rsidRPr="009A2F02" w:rsidDel="00853316">
          <w:rPr>
            <w:rFonts w:ascii="Times New Roman" w:eastAsia="Times New Roman" w:hAnsi="Times New Roman" w:cs="Times New Roman"/>
            <w:color w:val="000000"/>
            <w:sz w:val="28"/>
            <w:szCs w:val="28"/>
          </w:rPr>
          <w:delText xml:space="preserve">, СУБД. Язык </w:delText>
        </w:r>
        <w:r w:rsidR="00607718" w:rsidRPr="009A2F02" w:rsidDel="00853316">
          <w:rPr>
            <w:rFonts w:ascii="Times New Roman" w:eastAsia="Times New Roman" w:hAnsi="Times New Roman" w:cs="Times New Roman"/>
            <w:color w:val="000000"/>
            <w:sz w:val="28"/>
            <w:szCs w:val="28"/>
            <w:lang w:val="en-US"/>
          </w:rPr>
          <w:delText>SQL</w:delText>
        </w:r>
        <w:r w:rsidR="00607718" w:rsidRPr="009A2F02" w:rsidDel="00853316">
          <w:rPr>
            <w:rFonts w:ascii="Times New Roman" w:eastAsia="Times New Roman" w:hAnsi="Times New Roman" w:cs="Times New Roman"/>
            <w:color w:val="000000"/>
            <w:sz w:val="28"/>
            <w:szCs w:val="28"/>
          </w:rPr>
          <w:delText xml:space="preserve"> в примерах и задачах. Москва, 2007, 435 с.</w:delText>
        </w:r>
      </w:del>
    </w:p>
    <w:p w14:paraId="0DAA8A67" w14:textId="56F83E4A" w:rsidR="00607718" w:rsidRPr="009A2F02" w:rsidDel="00C124FA" w:rsidRDefault="00607718">
      <w:pPr>
        <w:spacing w:before="100" w:beforeAutospacing="1" w:after="100" w:afterAutospacing="1" w:line="360" w:lineRule="auto"/>
        <w:jc w:val="both"/>
        <w:rPr>
          <w:del w:id="1344" w:author="Валентин" w:date="2019-01-14T21:14:00Z"/>
          <w:rFonts w:ascii="Times New Roman" w:eastAsia="Times New Roman" w:hAnsi="Times New Roman" w:cs="Times New Roman"/>
          <w:color w:val="000000"/>
          <w:sz w:val="28"/>
          <w:szCs w:val="28"/>
        </w:rPr>
        <w:pPrChange w:id="1345" w:author="Валентин" w:date="2019-01-14T21:47:00Z">
          <w:pPr>
            <w:spacing w:before="100" w:beforeAutospacing="1" w:after="100" w:afterAutospacing="1" w:line="240" w:lineRule="auto"/>
          </w:pPr>
        </w:pPrChange>
      </w:pPr>
      <w:del w:id="1346" w:author="Валентин" w:date="2019-01-15T18:39:00Z">
        <w:r w:rsidRPr="009A2F02" w:rsidDel="00DF6E19">
          <w:rPr>
            <w:rFonts w:ascii="Times New Roman" w:eastAsia="Times New Roman" w:hAnsi="Times New Roman" w:cs="Times New Roman"/>
            <w:color w:val="000000"/>
            <w:sz w:val="28"/>
            <w:szCs w:val="28"/>
          </w:rPr>
          <w:delText>3)</w:delText>
        </w:r>
        <w:r w:rsidRPr="009A2F02" w:rsidDel="00DF6E19">
          <w:rPr>
            <w:rFonts w:ascii="Times New Roman" w:hAnsi="Times New Roman" w:cs="Times New Roman"/>
            <w:sz w:val="28"/>
            <w:szCs w:val="28"/>
          </w:rPr>
          <w:delText xml:space="preserve"> </w:delText>
        </w:r>
      </w:del>
      <w:del w:id="1347" w:author="Валентин" w:date="2019-01-14T21:14:00Z">
        <w:r w:rsidRPr="009A2F02" w:rsidDel="00C124FA">
          <w:rPr>
            <w:rFonts w:ascii="Times New Roman" w:hAnsi="Times New Roman" w:cs="Times New Roman"/>
            <w:sz w:val="28"/>
            <w:szCs w:val="28"/>
          </w:rPr>
          <w:delText xml:space="preserve">Албахари Д., Албахари Б. </w:delText>
        </w:r>
        <w:r w:rsidRPr="009A2F02" w:rsidDel="00C124FA">
          <w:rPr>
            <w:rFonts w:ascii="Times New Roman" w:eastAsia="Times New Roman" w:hAnsi="Times New Roman" w:cs="Times New Roman"/>
            <w:color w:val="000000"/>
            <w:sz w:val="28"/>
            <w:szCs w:val="28"/>
          </w:rPr>
          <w:delText xml:space="preserve">C# 7.0. Справочник. Полное описание языка, Издательство: Альфа - книга, 2018, 1024с. </w:delText>
        </w:r>
      </w:del>
    </w:p>
    <w:p w14:paraId="15D3470E" w14:textId="4C6371C0" w:rsidR="005E6EA6" w:rsidRPr="005C430D" w:rsidRDefault="00607718">
      <w:pPr>
        <w:pStyle w:val="ad"/>
        <w:numPr>
          <w:ilvl w:val="0"/>
          <w:numId w:val="24"/>
        </w:numPr>
        <w:spacing w:before="100" w:beforeAutospacing="1" w:after="100" w:afterAutospacing="1" w:line="360" w:lineRule="auto"/>
        <w:rPr>
          <w:ins w:id="1348" w:author="Валентин" w:date="2019-01-14T21:30:00Z"/>
          <w:rFonts w:eastAsia="Times New Roman"/>
          <w:color w:val="000000"/>
          <w:sz w:val="28"/>
          <w:szCs w:val="28"/>
          <w:rPrChange w:id="1349" w:author="Валентин" w:date="2019-01-15T18:50:00Z">
            <w:rPr>
              <w:ins w:id="1350" w:author="Валентин" w:date="2019-01-14T21:30:00Z"/>
              <w:rFonts w:ascii="Times New Roman" w:eastAsia="Times New Roman" w:hAnsi="Times New Roman" w:cs="Times New Roman"/>
              <w:color w:val="000000"/>
              <w:sz w:val="27"/>
              <w:szCs w:val="27"/>
            </w:rPr>
          </w:rPrChange>
        </w:rPr>
        <w:pPrChange w:id="1351" w:author="Валентин" w:date="2019-01-15T18:50:00Z">
          <w:pPr>
            <w:spacing w:before="100" w:beforeAutospacing="1" w:after="100" w:afterAutospacing="1" w:line="240" w:lineRule="auto"/>
          </w:pPr>
        </w:pPrChange>
      </w:pPr>
      <w:del w:id="1352" w:author="Валентин" w:date="2019-01-15T18:49:00Z">
        <w:r w:rsidRPr="005C430D" w:rsidDel="005C430D">
          <w:rPr>
            <w:rFonts w:eastAsia="Times New Roman"/>
            <w:color w:val="000000"/>
            <w:sz w:val="28"/>
            <w:szCs w:val="28"/>
            <w:rPrChange w:id="1353" w:author="Валентин" w:date="2019-01-15T18:50:00Z">
              <w:rPr>
                <w:rFonts w:eastAsia="Times New Roman"/>
              </w:rPr>
            </w:rPrChange>
          </w:rPr>
          <w:delText xml:space="preserve">4) </w:delText>
        </w:r>
      </w:del>
      <w:ins w:id="1354" w:author="Валентин" w:date="2019-01-14T21:30:00Z">
        <w:r w:rsidR="00DF6E19" w:rsidRPr="005C430D">
          <w:rPr>
            <w:rFonts w:eastAsia="Times New Roman"/>
            <w:iCs/>
            <w:color w:val="000000"/>
            <w:sz w:val="28"/>
            <w:szCs w:val="28"/>
            <w:rPrChange w:id="1355" w:author="Валентин" w:date="2019-01-15T18:50:00Z">
              <w:rPr>
                <w:rFonts w:eastAsia="Times New Roman"/>
              </w:rPr>
            </w:rPrChange>
          </w:rPr>
          <w:t>МакГрат</w:t>
        </w:r>
        <w:r w:rsidR="005E6EA6" w:rsidRPr="005C430D">
          <w:rPr>
            <w:rFonts w:eastAsia="Times New Roman"/>
            <w:iCs/>
            <w:color w:val="000000"/>
            <w:sz w:val="28"/>
            <w:szCs w:val="28"/>
            <w:rPrChange w:id="1356" w:author="Валентин" w:date="2019-01-15T18:50:00Z">
              <w:rPr>
                <w:rFonts w:eastAsia="Times New Roman"/>
                <w:i/>
                <w:iCs/>
                <w:color w:val="000000"/>
                <w:sz w:val="27"/>
              </w:rPr>
            </w:rPrChange>
          </w:rPr>
          <w:t xml:space="preserve"> М. </w:t>
        </w:r>
      </w:ins>
      <w:ins w:id="1357" w:author="Валентин" w:date="2019-01-14T21:31:00Z">
        <w:r w:rsidR="005E6EA6" w:rsidRPr="005C430D">
          <w:rPr>
            <w:rFonts w:eastAsia="Times New Roman"/>
            <w:iCs/>
            <w:color w:val="000000"/>
            <w:sz w:val="28"/>
            <w:szCs w:val="28"/>
            <w:rPrChange w:id="1358" w:author="Валентин" w:date="2019-01-15T18:50:00Z">
              <w:rPr>
                <w:rFonts w:eastAsia="Times New Roman"/>
                <w:i/>
                <w:iCs/>
                <w:color w:val="000000"/>
                <w:sz w:val="27"/>
              </w:rPr>
            </w:rPrChange>
          </w:rPr>
          <w:t>PHP7 для начинающих с пошаговыми инструкциями</w:t>
        </w:r>
      </w:ins>
      <w:ins w:id="1359" w:author="Валентин" w:date="2019-01-14T21:30:00Z">
        <w:r w:rsidR="005E6EA6" w:rsidRPr="005C430D">
          <w:rPr>
            <w:rFonts w:eastAsia="Times New Roman"/>
            <w:iCs/>
            <w:color w:val="000000"/>
            <w:sz w:val="28"/>
            <w:szCs w:val="28"/>
            <w:rPrChange w:id="1360" w:author="Валентин" w:date="2019-01-15T18:50:00Z">
              <w:rPr>
                <w:rFonts w:eastAsia="Times New Roman"/>
                <w:i/>
                <w:iCs/>
                <w:color w:val="000000"/>
                <w:sz w:val="27"/>
              </w:rPr>
            </w:rPrChange>
          </w:rPr>
          <w:t xml:space="preserve">/ </w:t>
        </w:r>
      </w:ins>
      <w:ins w:id="1361" w:author="Валентин" w:date="2019-01-14T21:41:00Z">
        <w:r w:rsidR="004C7E36" w:rsidRPr="005C430D">
          <w:rPr>
            <w:rFonts w:eastAsia="Times New Roman"/>
            <w:iCs/>
            <w:color w:val="000000"/>
            <w:sz w:val="28"/>
            <w:szCs w:val="28"/>
            <w:rPrChange w:id="1362" w:author="Валентин" w:date="2019-01-15T18:50:00Z">
              <w:rPr>
                <w:rFonts w:eastAsia="Times New Roman"/>
                <w:i/>
                <w:iCs/>
                <w:color w:val="000000"/>
                <w:sz w:val="27"/>
              </w:rPr>
            </w:rPrChange>
          </w:rPr>
          <w:t xml:space="preserve">М. </w:t>
        </w:r>
      </w:ins>
      <w:ins w:id="1363" w:author="Валентин" w:date="2019-01-14T21:31:00Z">
        <w:r w:rsidR="005E6EA6" w:rsidRPr="005C430D">
          <w:rPr>
            <w:rFonts w:eastAsia="Times New Roman"/>
            <w:iCs/>
            <w:color w:val="000000"/>
            <w:sz w:val="28"/>
            <w:szCs w:val="28"/>
            <w:rPrChange w:id="1364" w:author="Валентин" w:date="2019-01-15T18:50:00Z">
              <w:rPr>
                <w:rFonts w:eastAsia="Times New Roman"/>
                <w:i/>
                <w:iCs/>
                <w:color w:val="000000"/>
                <w:sz w:val="27"/>
              </w:rPr>
            </w:rPrChange>
          </w:rPr>
          <w:t>МакГрат</w:t>
        </w:r>
        <w:r w:rsidR="004C7E36" w:rsidRPr="005C430D">
          <w:rPr>
            <w:rFonts w:eastAsia="Times New Roman"/>
            <w:iCs/>
            <w:color w:val="000000"/>
            <w:sz w:val="28"/>
            <w:szCs w:val="28"/>
            <w:rPrChange w:id="1365" w:author="Валентин" w:date="2019-01-15T18:50:00Z">
              <w:rPr>
                <w:rFonts w:eastAsia="Times New Roman"/>
                <w:i/>
                <w:iCs/>
                <w:color w:val="000000"/>
                <w:sz w:val="27"/>
              </w:rPr>
            </w:rPrChange>
          </w:rPr>
          <w:t xml:space="preserve">, </w:t>
        </w:r>
        <w:r w:rsidR="005E6EA6" w:rsidRPr="005C430D">
          <w:rPr>
            <w:rFonts w:eastAsia="Times New Roman"/>
            <w:iCs/>
            <w:color w:val="000000"/>
            <w:sz w:val="28"/>
            <w:szCs w:val="28"/>
            <w:rPrChange w:id="1366" w:author="Валентин" w:date="2019-01-15T18:50:00Z">
              <w:rPr>
                <w:rFonts w:eastAsia="Times New Roman"/>
                <w:i/>
                <w:iCs/>
                <w:color w:val="000000"/>
                <w:sz w:val="27"/>
              </w:rPr>
            </w:rPrChange>
          </w:rPr>
          <w:t>Эксмо</w:t>
        </w:r>
      </w:ins>
      <w:ins w:id="1367" w:author="Валентин" w:date="2019-01-15T17:27:00Z">
        <w:r w:rsidR="0033719E" w:rsidRPr="005C430D">
          <w:rPr>
            <w:rFonts w:eastAsia="Times New Roman"/>
            <w:iCs/>
            <w:color w:val="000000"/>
            <w:sz w:val="28"/>
            <w:szCs w:val="28"/>
            <w:rPrChange w:id="1368" w:author="Валентин" w:date="2019-01-15T18:50:00Z">
              <w:rPr>
                <w:rFonts w:eastAsia="Times New Roman"/>
              </w:rPr>
            </w:rPrChange>
          </w:rPr>
          <w:t>–</w:t>
        </w:r>
      </w:ins>
      <w:ins w:id="1369" w:author="Валентин" w:date="2019-01-14T21:31:00Z">
        <w:r w:rsidR="005E6EA6" w:rsidRPr="005C430D">
          <w:rPr>
            <w:rFonts w:eastAsia="Times New Roman"/>
            <w:iCs/>
            <w:color w:val="000000"/>
            <w:sz w:val="28"/>
            <w:szCs w:val="28"/>
            <w:rPrChange w:id="1370" w:author="Валентин" w:date="2019-01-15T18:50:00Z">
              <w:rPr>
                <w:rFonts w:eastAsia="Times New Roman"/>
                <w:i/>
                <w:iCs/>
                <w:color w:val="000000"/>
                <w:sz w:val="27"/>
              </w:rPr>
            </w:rPrChange>
          </w:rPr>
          <w:t>Пресс</w:t>
        </w:r>
      </w:ins>
      <w:ins w:id="1371" w:author="Валентин" w:date="2019-01-14T21:30:00Z">
        <w:r w:rsidR="005E6EA6" w:rsidRPr="005C430D">
          <w:rPr>
            <w:rFonts w:eastAsia="Times New Roman"/>
            <w:iCs/>
            <w:color w:val="000000"/>
            <w:sz w:val="28"/>
            <w:szCs w:val="28"/>
            <w:rPrChange w:id="1372" w:author="Валентин" w:date="2019-01-15T18:50:00Z">
              <w:rPr>
                <w:rFonts w:eastAsia="Times New Roman"/>
                <w:i/>
                <w:iCs/>
                <w:color w:val="000000"/>
                <w:sz w:val="27"/>
              </w:rPr>
            </w:rPrChange>
          </w:rPr>
          <w:t>, 2018. 256 с.</w:t>
        </w:r>
      </w:ins>
    </w:p>
    <w:p w14:paraId="628C5813" w14:textId="49DC4757" w:rsidR="00607718" w:rsidRPr="009A2F02" w:rsidDel="005E6EA6" w:rsidRDefault="00607718">
      <w:pPr>
        <w:spacing w:after="0" w:line="360" w:lineRule="auto"/>
        <w:jc w:val="both"/>
        <w:rPr>
          <w:del w:id="1373" w:author="Валентин" w:date="2019-01-14T21:29:00Z"/>
          <w:rFonts w:ascii="Times New Roman" w:eastAsia="Times New Roman" w:hAnsi="Times New Roman" w:cs="Times New Roman"/>
          <w:color w:val="000000"/>
          <w:sz w:val="28"/>
          <w:szCs w:val="28"/>
        </w:rPr>
      </w:pPr>
      <w:del w:id="1374" w:author="Валентин" w:date="2019-01-14T21:29:00Z">
        <w:r w:rsidRPr="009A2F02" w:rsidDel="005E6EA6">
          <w:rPr>
            <w:rFonts w:ascii="Times New Roman" w:eastAsia="Times New Roman" w:hAnsi="Times New Roman" w:cs="Times New Roman"/>
            <w:color w:val="000000"/>
            <w:sz w:val="28"/>
            <w:szCs w:val="28"/>
          </w:rPr>
          <w:delText>Бекаревич Ю., Пушкина Н.Самоучитель Microsoft Access 2013, Издательство: БХВ-Петербург, 2014, 464 с.</w:delText>
        </w:r>
      </w:del>
    </w:p>
    <w:p w14:paraId="3D1BB5C2" w14:textId="7ECF21D4" w:rsidR="00607718" w:rsidRPr="009A2F02" w:rsidDel="000669BE" w:rsidRDefault="00607718">
      <w:pPr>
        <w:spacing w:after="0" w:line="360" w:lineRule="auto"/>
        <w:jc w:val="both"/>
        <w:rPr>
          <w:del w:id="1375" w:author="Валентин" w:date="2019-01-14T21:33:00Z"/>
          <w:rFonts w:ascii="Times New Roman" w:eastAsia="Times New Roman" w:hAnsi="Times New Roman" w:cs="Times New Roman"/>
          <w:color w:val="000000"/>
          <w:sz w:val="28"/>
          <w:szCs w:val="28"/>
        </w:rPr>
      </w:pPr>
      <w:del w:id="1376" w:author="Валентин" w:date="2019-01-15T18:41:00Z">
        <w:r w:rsidRPr="009A2F02" w:rsidDel="00DF6E19">
          <w:rPr>
            <w:rFonts w:ascii="Times New Roman" w:eastAsia="Times New Roman" w:hAnsi="Times New Roman" w:cs="Times New Roman"/>
            <w:color w:val="000000"/>
            <w:sz w:val="28"/>
            <w:szCs w:val="28"/>
          </w:rPr>
          <w:delText xml:space="preserve">5) </w:delText>
        </w:r>
      </w:del>
      <w:del w:id="1377" w:author="Валентин" w:date="2019-01-14T21:33:00Z">
        <w:r w:rsidRPr="009A2F02" w:rsidDel="000669BE">
          <w:rPr>
            <w:rFonts w:ascii="Times New Roman" w:eastAsia="Times New Roman" w:hAnsi="Times New Roman" w:cs="Times New Roman"/>
            <w:color w:val="000000"/>
            <w:sz w:val="28"/>
            <w:szCs w:val="28"/>
          </w:rPr>
          <w:delText>Винарский Я., Гутгарц Р. Web-аппликации в интернет-маркетинге: проектирование, создание и применение. Практическое пособие, Издательство: Инфра-М, 2018, 269 с.</w:delText>
        </w:r>
      </w:del>
    </w:p>
    <w:p w14:paraId="258C0FD8" w14:textId="58E46700" w:rsidR="0084088D" w:rsidRPr="005C430D" w:rsidRDefault="00607718">
      <w:pPr>
        <w:pStyle w:val="ad"/>
        <w:numPr>
          <w:ilvl w:val="0"/>
          <w:numId w:val="24"/>
        </w:numPr>
        <w:spacing w:before="100" w:beforeAutospacing="1" w:after="100" w:afterAutospacing="1" w:line="360" w:lineRule="auto"/>
        <w:rPr>
          <w:ins w:id="1378" w:author="Валентин" w:date="2019-01-15T18:41:00Z"/>
          <w:rFonts w:eastAsia="Times New Roman"/>
          <w:iCs/>
          <w:color w:val="000000"/>
          <w:sz w:val="28"/>
          <w:szCs w:val="28"/>
          <w:rPrChange w:id="1379" w:author="Валентин" w:date="2019-01-15T18:50:00Z">
            <w:rPr>
              <w:ins w:id="1380" w:author="Валентин" w:date="2019-01-15T18:41:00Z"/>
              <w:rFonts w:eastAsia="Times New Roman"/>
            </w:rPr>
          </w:rPrChange>
        </w:rPr>
        <w:pPrChange w:id="1381" w:author="Валентин" w:date="2019-01-15T18:50:00Z">
          <w:pPr>
            <w:spacing w:before="100" w:beforeAutospacing="1" w:after="100" w:afterAutospacing="1" w:line="240" w:lineRule="auto"/>
          </w:pPr>
        </w:pPrChange>
      </w:pPr>
      <w:del w:id="1382" w:author="Валентин" w:date="2019-01-15T18:49:00Z">
        <w:r w:rsidRPr="005C430D" w:rsidDel="005C430D">
          <w:rPr>
            <w:rFonts w:eastAsia="Times New Roman"/>
            <w:color w:val="000000"/>
            <w:sz w:val="28"/>
            <w:szCs w:val="28"/>
            <w:rPrChange w:id="1383" w:author="Валентин" w:date="2019-01-15T18:50:00Z">
              <w:rPr>
                <w:rFonts w:eastAsia="Times New Roman"/>
                <w:color w:val="000000"/>
                <w:sz w:val="28"/>
                <w:szCs w:val="28"/>
              </w:rPr>
            </w:rPrChange>
          </w:rPr>
          <w:delText>6)</w:delText>
        </w:r>
      </w:del>
      <w:r w:rsidRPr="005C430D">
        <w:rPr>
          <w:rFonts w:eastAsia="Times New Roman"/>
          <w:color w:val="000000"/>
          <w:sz w:val="28"/>
          <w:szCs w:val="28"/>
          <w:rPrChange w:id="1384" w:author="Валентин" w:date="2019-01-15T18:50:00Z">
            <w:rPr>
              <w:rFonts w:eastAsia="Times New Roman"/>
              <w:color w:val="000000"/>
              <w:sz w:val="28"/>
              <w:szCs w:val="28"/>
            </w:rPr>
          </w:rPrChange>
        </w:rPr>
        <w:t xml:space="preserve"> </w:t>
      </w:r>
      <w:del w:id="1385" w:author="Валентин" w:date="2019-01-14T21:36:00Z">
        <w:r w:rsidRPr="005C430D" w:rsidDel="0084088D">
          <w:rPr>
            <w:sz w:val="28"/>
            <w:szCs w:val="28"/>
            <w:rPrChange w:id="1386" w:author="Валентин" w:date="2019-01-15T18:50:00Z">
              <w:rPr>
                <w:sz w:val="28"/>
                <w:szCs w:val="28"/>
              </w:rPr>
            </w:rPrChange>
          </w:rPr>
          <w:delText xml:space="preserve">Дунаев </w:delText>
        </w:r>
      </w:del>
      <w:ins w:id="1387" w:author="Валентин" w:date="2019-01-14T21:37:00Z">
        <w:r w:rsidR="0084088D" w:rsidRPr="005C430D">
          <w:rPr>
            <w:rFonts w:eastAsia="Times New Roman"/>
            <w:iCs/>
            <w:color w:val="000000"/>
            <w:sz w:val="28"/>
            <w:szCs w:val="28"/>
            <w:rPrChange w:id="1388" w:author="Валентин" w:date="2019-01-15T18:50:00Z">
              <w:rPr>
                <w:rFonts w:eastAsia="Times New Roman"/>
                <w:i/>
                <w:iCs/>
                <w:color w:val="000000"/>
                <w:sz w:val="27"/>
              </w:rPr>
            </w:rPrChange>
          </w:rPr>
          <w:t>Мартин Р</w:t>
        </w:r>
      </w:ins>
      <w:ins w:id="1389" w:author="Валентин" w:date="2019-01-14T21:38:00Z">
        <w:r w:rsidR="0084088D" w:rsidRPr="005C430D">
          <w:rPr>
            <w:rFonts w:eastAsia="Times New Roman"/>
            <w:iCs/>
            <w:color w:val="000000"/>
            <w:sz w:val="28"/>
            <w:szCs w:val="28"/>
            <w:rPrChange w:id="1390" w:author="Валентин" w:date="2019-01-15T18:50:00Z">
              <w:rPr>
                <w:rFonts w:eastAsia="Times New Roman"/>
                <w:i/>
                <w:iCs/>
                <w:color w:val="000000"/>
                <w:sz w:val="27"/>
              </w:rPr>
            </w:rPrChange>
          </w:rPr>
          <w:t>.</w:t>
        </w:r>
      </w:ins>
      <w:ins w:id="1391" w:author="Валентин" w:date="2019-01-14T21:37:00Z">
        <w:r w:rsidR="0084088D" w:rsidRPr="005C430D">
          <w:rPr>
            <w:sz w:val="28"/>
            <w:szCs w:val="28"/>
            <w:rPrChange w:id="1392" w:author="Валентин" w:date="2019-01-15T18:50:00Z">
              <w:rPr/>
            </w:rPrChange>
          </w:rPr>
          <w:t xml:space="preserve"> </w:t>
        </w:r>
        <w:r w:rsidR="0084088D" w:rsidRPr="005C430D">
          <w:rPr>
            <w:rFonts w:eastAsia="Times New Roman"/>
            <w:iCs/>
            <w:color w:val="000000"/>
            <w:sz w:val="28"/>
            <w:szCs w:val="28"/>
            <w:rPrChange w:id="1393" w:author="Валентин" w:date="2019-01-15T18:50:00Z">
              <w:rPr>
                <w:rFonts w:eastAsia="Times New Roman"/>
                <w:i/>
                <w:iCs/>
                <w:color w:val="000000"/>
                <w:sz w:val="27"/>
              </w:rPr>
            </w:rPrChange>
          </w:rPr>
          <w:t xml:space="preserve">Чистая архитектура. Искусство разработки программного обеспечения/ </w:t>
        </w:r>
      </w:ins>
      <w:ins w:id="1394" w:author="Валентин" w:date="2019-01-14T21:41:00Z">
        <w:r w:rsidR="004C7E36" w:rsidRPr="005C430D">
          <w:rPr>
            <w:rFonts w:eastAsia="Times New Roman"/>
            <w:iCs/>
            <w:color w:val="000000"/>
            <w:sz w:val="28"/>
            <w:szCs w:val="28"/>
            <w:rPrChange w:id="1395" w:author="Валентин" w:date="2019-01-15T18:50:00Z">
              <w:rPr>
                <w:rFonts w:eastAsia="Times New Roman"/>
                <w:i/>
                <w:iCs/>
                <w:color w:val="000000"/>
                <w:sz w:val="27"/>
              </w:rPr>
            </w:rPrChange>
          </w:rPr>
          <w:t xml:space="preserve">Р. </w:t>
        </w:r>
      </w:ins>
      <w:ins w:id="1396" w:author="Валентин" w:date="2019-01-14T21:38:00Z">
        <w:r w:rsidR="0084088D" w:rsidRPr="005C430D">
          <w:rPr>
            <w:rFonts w:eastAsia="Times New Roman"/>
            <w:iCs/>
            <w:color w:val="000000"/>
            <w:sz w:val="28"/>
            <w:szCs w:val="28"/>
            <w:rPrChange w:id="1397" w:author="Валентин" w:date="2019-01-15T18:50:00Z">
              <w:rPr>
                <w:rFonts w:eastAsia="Times New Roman"/>
                <w:i/>
                <w:iCs/>
                <w:color w:val="000000"/>
                <w:sz w:val="27"/>
              </w:rPr>
            </w:rPrChange>
          </w:rPr>
          <w:t>Мартин,</w:t>
        </w:r>
      </w:ins>
      <w:ins w:id="1398" w:author="Валентин" w:date="2019-01-14T21:37:00Z">
        <w:r w:rsidR="0084088D" w:rsidRPr="005C430D">
          <w:rPr>
            <w:rFonts w:eastAsia="Times New Roman"/>
            <w:iCs/>
            <w:color w:val="000000"/>
            <w:sz w:val="28"/>
            <w:szCs w:val="28"/>
            <w:rPrChange w:id="1399" w:author="Валентин" w:date="2019-01-15T18:50:00Z">
              <w:rPr>
                <w:rFonts w:eastAsia="Times New Roman"/>
                <w:i/>
                <w:iCs/>
                <w:color w:val="000000"/>
                <w:sz w:val="27"/>
              </w:rPr>
            </w:rPrChange>
          </w:rPr>
          <w:t xml:space="preserve"> </w:t>
        </w:r>
      </w:ins>
      <w:ins w:id="1400" w:author="Валентин" w:date="2019-01-14T21:38:00Z">
        <w:r w:rsidR="0084088D" w:rsidRPr="005C430D">
          <w:rPr>
            <w:rFonts w:eastAsia="Times New Roman"/>
            <w:iCs/>
            <w:color w:val="000000"/>
            <w:sz w:val="28"/>
            <w:szCs w:val="28"/>
            <w:rPrChange w:id="1401" w:author="Валентин" w:date="2019-01-15T18:50:00Z">
              <w:rPr>
                <w:rFonts w:eastAsia="Times New Roman"/>
                <w:i/>
                <w:iCs/>
                <w:color w:val="000000"/>
                <w:sz w:val="27"/>
              </w:rPr>
            </w:rPrChange>
          </w:rPr>
          <w:t>Питер</w:t>
        </w:r>
      </w:ins>
      <w:ins w:id="1402" w:author="Валентин" w:date="2019-01-14T21:37:00Z">
        <w:r w:rsidR="0084088D" w:rsidRPr="005C430D">
          <w:rPr>
            <w:rFonts w:eastAsia="Times New Roman"/>
            <w:iCs/>
            <w:color w:val="000000"/>
            <w:sz w:val="28"/>
            <w:szCs w:val="28"/>
            <w:rPrChange w:id="1403" w:author="Валентин" w:date="2019-01-15T18:50:00Z">
              <w:rPr>
                <w:rFonts w:eastAsia="Times New Roman"/>
                <w:i/>
                <w:iCs/>
                <w:color w:val="000000"/>
                <w:sz w:val="27"/>
              </w:rPr>
            </w:rPrChange>
          </w:rPr>
          <w:t>, 201</w:t>
        </w:r>
      </w:ins>
      <w:ins w:id="1404" w:author="Валентин" w:date="2019-01-14T21:38:00Z">
        <w:r w:rsidR="0084088D" w:rsidRPr="005C430D">
          <w:rPr>
            <w:rFonts w:eastAsia="Times New Roman"/>
            <w:iCs/>
            <w:color w:val="000000"/>
            <w:sz w:val="28"/>
            <w:szCs w:val="28"/>
            <w:rPrChange w:id="1405" w:author="Валентин" w:date="2019-01-15T18:50:00Z">
              <w:rPr>
                <w:rFonts w:eastAsia="Times New Roman"/>
                <w:i/>
                <w:iCs/>
                <w:color w:val="000000"/>
                <w:sz w:val="27"/>
              </w:rPr>
            </w:rPrChange>
          </w:rPr>
          <w:t>8</w:t>
        </w:r>
      </w:ins>
      <w:ins w:id="1406" w:author="Валентин" w:date="2019-01-14T21:37:00Z">
        <w:r w:rsidR="0084088D" w:rsidRPr="005C430D">
          <w:rPr>
            <w:rFonts w:eastAsia="Times New Roman"/>
            <w:iCs/>
            <w:color w:val="000000"/>
            <w:sz w:val="28"/>
            <w:szCs w:val="28"/>
            <w:rPrChange w:id="1407" w:author="Валентин" w:date="2019-01-15T18:50:00Z">
              <w:rPr>
                <w:rFonts w:eastAsia="Times New Roman"/>
                <w:i/>
                <w:iCs/>
                <w:color w:val="000000"/>
                <w:sz w:val="27"/>
              </w:rPr>
            </w:rPrChange>
          </w:rPr>
          <w:t xml:space="preserve">. </w:t>
        </w:r>
      </w:ins>
      <w:ins w:id="1408" w:author="Валентин" w:date="2019-01-14T21:38:00Z">
        <w:r w:rsidR="0084088D" w:rsidRPr="005C430D">
          <w:rPr>
            <w:rFonts w:eastAsia="Times New Roman"/>
            <w:iCs/>
            <w:color w:val="000000"/>
            <w:sz w:val="28"/>
            <w:szCs w:val="28"/>
            <w:rPrChange w:id="1409" w:author="Валентин" w:date="2019-01-15T18:50:00Z">
              <w:rPr>
                <w:rFonts w:eastAsia="Times New Roman"/>
                <w:i/>
                <w:iCs/>
                <w:color w:val="000000"/>
                <w:sz w:val="27"/>
              </w:rPr>
            </w:rPrChange>
          </w:rPr>
          <w:t>352</w:t>
        </w:r>
      </w:ins>
      <w:ins w:id="1410" w:author="Валентин" w:date="2019-01-14T21:37:00Z">
        <w:r w:rsidR="0084088D" w:rsidRPr="005C430D">
          <w:rPr>
            <w:rFonts w:eastAsia="Times New Roman"/>
            <w:iCs/>
            <w:color w:val="000000"/>
            <w:sz w:val="28"/>
            <w:szCs w:val="28"/>
            <w:rPrChange w:id="1411" w:author="Валентин" w:date="2019-01-15T18:50:00Z">
              <w:rPr>
                <w:rFonts w:eastAsia="Times New Roman"/>
                <w:i/>
                <w:iCs/>
                <w:color w:val="000000"/>
                <w:sz w:val="27"/>
              </w:rPr>
            </w:rPrChange>
          </w:rPr>
          <w:t xml:space="preserve"> с.</w:t>
        </w:r>
      </w:ins>
    </w:p>
    <w:p w14:paraId="6B1899AF" w14:textId="2CF09B8C" w:rsidR="00607718" w:rsidRPr="009A2F02" w:rsidDel="0084088D" w:rsidRDefault="00607718">
      <w:pPr>
        <w:spacing w:after="0" w:line="360" w:lineRule="auto"/>
        <w:jc w:val="both"/>
        <w:rPr>
          <w:del w:id="1412" w:author="Валентин" w:date="2019-01-14T21:37:00Z"/>
          <w:rFonts w:ascii="Times New Roman" w:hAnsi="Times New Roman" w:cs="Times New Roman"/>
          <w:sz w:val="28"/>
          <w:szCs w:val="28"/>
          <w:rPrChange w:id="1413" w:author="Валентин" w:date="2019-01-14T21:47:00Z">
            <w:rPr>
              <w:del w:id="1414" w:author="Валентин" w:date="2019-01-14T21:37:00Z"/>
              <w:sz w:val="28"/>
              <w:szCs w:val="28"/>
            </w:rPr>
          </w:rPrChange>
        </w:rPr>
      </w:pPr>
      <w:del w:id="1415" w:author="Валентин" w:date="2019-01-14T21:37:00Z">
        <w:r w:rsidRPr="009A2F02" w:rsidDel="0084088D">
          <w:rPr>
            <w:rFonts w:ascii="Times New Roman" w:hAnsi="Times New Roman" w:cs="Times New Roman"/>
            <w:sz w:val="28"/>
            <w:szCs w:val="28"/>
            <w:rPrChange w:id="1416" w:author="Валентин" w:date="2019-01-14T21:47:00Z">
              <w:rPr>
                <w:sz w:val="28"/>
                <w:szCs w:val="28"/>
              </w:rPr>
            </w:rPrChange>
          </w:rPr>
          <w:delText>В. В. HTML, скрипты и стили. Спб.: БХВ – Петербург, 2011. 603 с.</w:delText>
        </w:r>
      </w:del>
    </w:p>
    <w:p w14:paraId="29CCAFFC" w14:textId="25023183" w:rsidR="00607718" w:rsidRPr="009A2F02" w:rsidDel="004C7E36" w:rsidRDefault="00DD1256">
      <w:pPr>
        <w:spacing w:after="0" w:line="360" w:lineRule="auto"/>
        <w:jc w:val="both"/>
        <w:rPr>
          <w:del w:id="1417" w:author="Валентин" w:date="2019-01-14T21:39:00Z"/>
          <w:rFonts w:ascii="Times New Roman" w:eastAsia="Times New Roman" w:hAnsi="Times New Roman" w:cs="Times New Roman"/>
          <w:color w:val="000000"/>
          <w:sz w:val="28"/>
          <w:szCs w:val="28"/>
        </w:rPr>
      </w:pPr>
      <w:del w:id="1418" w:author="Валентин" w:date="2019-01-15T18:40:00Z">
        <w:r w:rsidRPr="009A2F02" w:rsidDel="00DF6E19">
          <w:rPr>
            <w:rFonts w:ascii="Times New Roman" w:eastAsia="Times New Roman" w:hAnsi="Times New Roman" w:cs="Times New Roman"/>
            <w:color w:val="000000"/>
            <w:sz w:val="28"/>
            <w:szCs w:val="28"/>
          </w:rPr>
          <w:delText>7</w:delText>
        </w:r>
      </w:del>
      <w:del w:id="1419" w:author="Валентин" w:date="2019-01-14T21:39:00Z">
        <w:r w:rsidR="00607718" w:rsidRPr="009A2F02" w:rsidDel="004C7E36">
          <w:rPr>
            <w:rFonts w:ascii="Times New Roman" w:eastAsia="Times New Roman" w:hAnsi="Times New Roman" w:cs="Times New Roman"/>
            <w:color w:val="000000"/>
            <w:sz w:val="28"/>
            <w:szCs w:val="28"/>
          </w:rPr>
          <w:delText>) Дронов В.HTML 5 CSS 3 и Web 2.0 Разработка современных Web-сайтов, Издательство: БХВ-Петербург, 2011, 416 с.</w:delText>
        </w:r>
      </w:del>
    </w:p>
    <w:p w14:paraId="0D47DE43" w14:textId="7D71206A" w:rsidR="00DD07E6" w:rsidRPr="005C430D" w:rsidRDefault="00DD1256">
      <w:pPr>
        <w:pStyle w:val="ad"/>
        <w:numPr>
          <w:ilvl w:val="0"/>
          <w:numId w:val="24"/>
        </w:numPr>
        <w:spacing w:before="100" w:beforeAutospacing="1" w:after="100" w:afterAutospacing="1" w:line="360" w:lineRule="auto"/>
        <w:rPr>
          <w:ins w:id="1420" w:author="Валентин" w:date="2019-01-15T18:41:00Z"/>
          <w:rFonts w:eastAsia="Times New Roman"/>
          <w:iCs/>
          <w:color w:val="000000"/>
          <w:sz w:val="28"/>
          <w:szCs w:val="28"/>
          <w:rPrChange w:id="1421" w:author="Валентин" w:date="2019-01-15T18:50:00Z">
            <w:rPr>
              <w:ins w:id="1422" w:author="Валентин" w:date="2019-01-15T18:41:00Z"/>
              <w:rFonts w:eastAsia="Times New Roman"/>
            </w:rPr>
          </w:rPrChange>
        </w:rPr>
        <w:pPrChange w:id="1423" w:author="Валентин" w:date="2019-01-15T18:50:00Z">
          <w:pPr>
            <w:spacing w:before="100" w:beforeAutospacing="1" w:after="100" w:afterAutospacing="1" w:line="240" w:lineRule="auto"/>
          </w:pPr>
        </w:pPrChange>
      </w:pPr>
      <w:del w:id="1424" w:author="Валентин" w:date="2019-01-15T18:49:00Z">
        <w:r w:rsidRPr="005C430D" w:rsidDel="005C430D">
          <w:rPr>
            <w:rFonts w:eastAsia="Times New Roman"/>
            <w:color w:val="000000"/>
            <w:sz w:val="28"/>
            <w:szCs w:val="28"/>
            <w:rPrChange w:id="1425" w:author="Валентин" w:date="2019-01-15T18:50:00Z">
              <w:rPr>
                <w:rFonts w:eastAsia="Times New Roman"/>
              </w:rPr>
            </w:rPrChange>
          </w:rPr>
          <w:delText>8</w:delText>
        </w:r>
        <w:r w:rsidR="00607718" w:rsidRPr="005C430D" w:rsidDel="005C430D">
          <w:rPr>
            <w:rFonts w:eastAsia="Times New Roman"/>
            <w:color w:val="000000"/>
            <w:sz w:val="28"/>
            <w:szCs w:val="28"/>
            <w:rPrChange w:id="1426" w:author="Валентин" w:date="2019-01-15T18:50:00Z">
              <w:rPr>
                <w:rFonts w:eastAsia="Times New Roman"/>
              </w:rPr>
            </w:rPrChange>
          </w:rPr>
          <w:delText>)</w:delText>
        </w:r>
      </w:del>
      <w:del w:id="1427" w:author="Валентин" w:date="2019-01-15T18:50:00Z">
        <w:r w:rsidR="00607718" w:rsidRPr="005C430D" w:rsidDel="005C430D">
          <w:rPr>
            <w:rFonts w:eastAsia="Times New Roman"/>
            <w:color w:val="000000"/>
            <w:sz w:val="28"/>
            <w:szCs w:val="28"/>
            <w:rPrChange w:id="1428" w:author="Валентин" w:date="2019-01-15T18:50:00Z">
              <w:rPr>
                <w:rFonts w:eastAsia="Times New Roman"/>
              </w:rPr>
            </w:rPrChange>
          </w:rPr>
          <w:delText xml:space="preserve"> </w:delText>
        </w:r>
      </w:del>
      <w:ins w:id="1429" w:author="Валентин" w:date="2019-01-14T21:46:00Z">
        <w:r w:rsidR="00DD07E6" w:rsidRPr="005C430D">
          <w:rPr>
            <w:rFonts w:eastAsia="Times New Roman"/>
            <w:iCs/>
            <w:color w:val="000000"/>
            <w:sz w:val="28"/>
            <w:szCs w:val="28"/>
            <w:rPrChange w:id="1430" w:author="Валентин" w:date="2019-01-15T18:50:00Z">
              <w:rPr>
                <w:rFonts w:eastAsia="Times New Roman"/>
                <w:i/>
                <w:iCs/>
                <w:color w:val="000000"/>
                <w:sz w:val="27"/>
              </w:rPr>
            </w:rPrChange>
          </w:rPr>
          <w:t>Назаров</w:t>
        </w:r>
      </w:ins>
      <w:ins w:id="1431" w:author="Валентин" w:date="2019-01-14T21:45:00Z">
        <w:r w:rsidR="00DD07E6" w:rsidRPr="005C430D">
          <w:rPr>
            <w:rFonts w:eastAsia="Times New Roman"/>
            <w:iCs/>
            <w:color w:val="000000"/>
            <w:sz w:val="28"/>
            <w:szCs w:val="28"/>
            <w:rPrChange w:id="1432" w:author="Валентин" w:date="2019-01-15T18:50:00Z">
              <w:rPr>
                <w:rFonts w:eastAsia="Times New Roman"/>
                <w:i/>
                <w:iCs/>
                <w:color w:val="000000"/>
                <w:sz w:val="27"/>
              </w:rPr>
            </w:rPrChange>
          </w:rPr>
          <w:t xml:space="preserve">, </w:t>
        </w:r>
      </w:ins>
      <w:ins w:id="1433" w:author="Валентин" w:date="2019-01-14T21:46:00Z">
        <w:r w:rsidR="00DD07E6" w:rsidRPr="005C430D">
          <w:rPr>
            <w:rFonts w:eastAsia="Times New Roman"/>
            <w:iCs/>
            <w:color w:val="000000"/>
            <w:sz w:val="28"/>
            <w:szCs w:val="28"/>
            <w:rPrChange w:id="1434" w:author="Валентин" w:date="2019-01-15T18:50:00Z">
              <w:rPr>
                <w:rFonts w:eastAsia="Times New Roman"/>
                <w:i/>
                <w:iCs/>
                <w:color w:val="000000"/>
                <w:sz w:val="27"/>
              </w:rPr>
            </w:rPrChange>
          </w:rPr>
          <w:t>С</w:t>
        </w:r>
      </w:ins>
      <w:ins w:id="1435" w:author="Валентин" w:date="2019-01-14T21:45:00Z">
        <w:r w:rsidR="00DD07E6" w:rsidRPr="005C430D">
          <w:rPr>
            <w:rFonts w:eastAsia="Times New Roman"/>
            <w:iCs/>
            <w:color w:val="000000"/>
            <w:sz w:val="28"/>
            <w:szCs w:val="28"/>
            <w:rPrChange w:id="1436" w:author="Валентин" w:date="2019-01-15T18:50:00Z">
              <w:rPr>
                <w:rFonts w:eastAsia="Times New Roman"/>
                <w:i/>
                <w:iCs/>
                <w:color w:val="000000"/>
                <w:sz w:val="27"/>
              </w:rPr>
            </w:rPrChange>
          </w:rPr>
          <w:t>.</w:t>
        </w:r>
      </w:ins>
      <w:ins w:id="1437" w:author="Валентин" w:date="2019-01-14T21:46:00Z">
        <w:r w:rsidR="00DD07E6" w:rsidRPr="005C430D">
          <w:rPr>
            <w:rFonts w:eastAsia="Times New Roman"/>
            <w:iCs/>
            <w:color w:val="000000"/>
            <w:sz w:val="28"/>
            <w:szCs w:val="28"/>
            <w:rPrChange w:id="1438" w:author="Валентин" w:date="2019-01-15T18:50:00Z">
              <w:rPr>
                <w:rFonts w:eastAsia="Times New Roman"/>
                <w:i/>
                <w:iCs/>
                <w:color w:val="000000"/>
                <w:sz w:val="27"/>
              </w:rPr>
            </w:rPrChange>
          </w:rPr>
          <w:t>В.</w:t>
        </w:r>
      </w:ins>
      <w:ins w:id="1439" w:author="Валентин" w:date="2019-01-14T21:45:00Z">
        <w:r w:rsidR="00DD07E6" w:rsidRPr="005C430D">
          <w:rPr>
            <w:sz w:val="28"/>
            <w:szCs w:val="28"/>
            <w:rPrChange w:id="1440" w:author="Валентин" w:date="2019-01-15T18:50:00Z">
              <w:rPr/>
            </w:rPrChange>
          </w:rPr>
          <w:t xml:space="preserve"> </w:t>
        </w:r>
      </w:ins>
      <w:ins w:id="1441" w:author="Валентин" w:date="2019-01-14T21:46:00Z">
        <w:r w:rsidR="00DD07E6" w:rsidRPr="005C430D">
          <w:rPr>
            <w:rFonts w:eastAsia="Times New Roman"/>
            <w:iCs/>
            <w:color w:val="000000"/>
            <w:sz w:val="28"/>
            <w:szCs w:val="28"/>
            <w:rPrChange w:id="1442" w:author="Валентин" w:date="2019-01-15T18:50:00Z">
              <w:rPr>
                <w:rFonts w:eastAsia="Times New Roman"/>
                <w:i/>
                <w:iCs/>
                <w:color w:val="000000"/>
                <w:sz w:val="27"/>
              </w:rPr>
            </w:rPrChange>
          </w:rPr>
          <w:t>Архитектура и проектирование программных систем</w:t>
        </w:r>
      </w:ins>
      <w:ins w:id="1443" w:author="Валентин" w:date="2019-01-14T21:45:00Z">
        <w:r w:rsidR="00DD07E6" w:rsidRPr="005C430D">
          <w:rPr>
            <w:rFonts w:eastAsia="Times New Roman"/>
            <w:iCs/>
            <w:color w:val="000000"/>
            <w:sz w:val="28"/>
            <w:szCs w:val="28"/>
            <w:rPrChange w:id="1444" w:author="Валентин" w:date="2019-01-15T18:50:00Z">
              <w:rPr>
                <w:rFonts w:eastAsia="Times New Roman"/>
                <w:i/>
                <w:iCs/>
                <w:color w:val="000000"/>
                <w:sz w:val="27"/>
              </w:rPr>
            </w:rPrChange>
          </w:rPr>
          <w:t xml:space="preserve">/ </w:t>
        </w:r>
      </w:ins>
      <w:ins w:id="1445" w:author="Валентин" w:date="2019-01-14T21:46:00Z">
        <w:r w:rsidR="00DD07E6" w:rsidRPr="005C430D">
          <w:rPr>
            <w:rFonts w:eastAsia="Times New Roman"/>
            <w:iCs/>
            <w:color w:val="000000"/>
            <w:sz w:val="28"/>
            <w:szCs w:val="28"/>
            <w:rPrChange w:id="1446" w:author="Валентин" w:date="2019-01-15T18:50:00Z">
              <w:rPr>
                <w:rFonts w:eastAsia="Times New Roman"/>
                <w:i/>
                <w:iCs/>
                <w:color w:val="000000"/>
                <w:sz w:val="27"/>
              </w:rPr>
            </w:rPrChange>
          </w:rPr>
          <w:t>С.В. Назаров,</w:t>
        </w:r>
      </w:ins>
      <w:ins w:id="1447" w:author="Валентин" w:date="2019-01-14T21:45:00Z">
        <w:r w:rsidR="00DD07E6" w:rsidRPr="005C430D">
          <w:rPr>
            <w:rFonts w:eastAsia="Times New Roman"/>
            <w:iCs/>
            <w:color w:val="000000"/>
            <w:sz w:val="28"/>
            <w:szCs w:val="28"/>
            <w:rPrChange w:id="1448" w:author="Валентин" w:date="2019-01-15T18:50:00Z">
              <w:rPr>
                <w:rFonts w:eastAsia="Times New Roman"/>
                <w:i/>
                <w:iCs/>
                <w:color w:val="000000"/>
                <w:sz w:val="27"/>
              </w:rPr>
            </w:rPrChange>
          </w:rPr>
          <w:t xml:space="preserve"> </w:t>
        </w:r>
      </w:ins>
      <w:ins w:id="1449" w:author="Валентин" w:date="2019-01-14T21:47:00Z">
        <w:r w:rsidR="00DD07E6" w:rsidRPr="005C430D">
          <w:rPr>
            <w:rFonts w:eastAsia="Times New Roman"/>
            <w:iCs/>
            <w:color w:val="000000"/>
            <w:sz w:val="28"/>
            <w:szCs w:val="28"/>
            <w:rPrChange w:id="1450" w:author="Валентин" w:date="2019-01-15T18:50:00Z">
              <w:rPr>
                <w:rFonts w:eastAsia="Times New Roman"/>
                <w:i/>
                <w:iCs/>
                <w:color w:val="000000"/>
                <w:sz w:val="27"/>
              </w:rPr>
            </w:rPrChange>
          </w:rPr>
          <w:t>Инфра</w:t>
        </w:r>
      </w:ins>
      <w:ins w:id="1451" w:author="Валентин" w:date="2019-01-15T17:27:00Z">
        <w:r w:rsidR="0033719E" w:rsidRPr="005C430D">
          <w:rPr>
            <w:rFonts w:eastAsia="Times New Roman"/>
            <w:iCs/>
            <w:color w:val="000000"/>
            <w:sz w:val="28"/>
            <w:szCs w:val="28"/>
            <w:rPrChange w:id="1452" w:author="Валентин" w:date="2019-01-15T18:50:00Z">
              <w:rPr>
                <w:rFonts w:eastAsia="Times New Roman"/>
              </w:rPr>
            </w:rPrChange>
          </w:rPr>
          <w:t>–</w:t>
        </w:r>
      </w:ins>
      <w:ins w:id="1453" w:author="Валентин" w:date="2019-01-14T21:47:00Z">
        <w:r w:rsidR="00DD07E6" w:rsidRPr="005C430D">
          <w:rPr>
            <w:rFonts w:eastAsia="Times New Roman"/>
            <w:iCs/>
            <w:color w:val="000000"/>
            <w:sz w:val="28"/>
            <w:szCs w:val="28"/>
            <w:rPrChange w:id="1454" w:author="Валентин" w:date="2019-01-15T18:50:00Z">
              <w:rPr>
                <w:rFonts w:eastAsia="Times New Roman"/>
                <w:i/>
                <w:iCs/>
                <w:color w:val="000000"/>
                <w:sz w:val="27"/>
              </w:rPr>
            </w:rPrChange>
          </w:rPr>
          <w:t>М</w:t>
        </w:r>
      </w:ins>
      <w:ins w:id="1455" w:author="Валентин" w:date="2019-01-14T21:45:00Z">
        <w:r w:rsidR="00DD07E6" w:rsidRPr="005C430D">
          <w:rPr>
            <w:rFonts w:eastAsia="Times New Roman"/>
            <w:iCs/>
            <w:color w:val="000000"/>
            <w:sz w:val="28"/>
            <w:szCs w:val="28"/>
            <w:rPrChange w:id="1456" w:author="Валентин" w:date="2019-01-15T18:50:00Z">
              <w:rPr>
                <w:rFonts w:eastAsia="Times New Roman"/>
                <w:i/>
                <w:iCs/>
                <w:color w:val="000000"/>
                <w:sz w:val="27"/>
              </w:rPr>
            </w:rPrChange>
          </w:rPr>
          <w:t>, 201</w:t>
        </w:r>
      </w:ins>
      <w:ins w:id="1457" w:author="Валентин" w:date="2019-01-14T21:47:00Z">
        <w:r w:rsidR="00DD07E6" w:rsidRPr="005C430D">
          <w:rPr>
            <w:rFonts w:eastAsia="Times New Roman"/>
            <w:iCs/>
            <w:color w:val="000000"/>
            <w:sz w:val="28"/>
            <w:szCs w:val="28"/>
            <w:rPrChange w:id="1458" w:author="Валентин" w:date="2019-01-15T18:50:00Z">
              <w:rPr>
                <w:rFonts w:eastAsia="Times New Roman"/>
                <w:i/>
                <w:iCs/>
                <w:color w:val="000000"/>
                <w:sz w:val="27"/>
              </w:rPr>
            </w:rPrChange>
          </w:rPr>
          <w:t>6</w:t>
        </w:r>
      </w:ins>
      <w:ins w:id="1459" w:author="Валентин" w:date="2019-01-14T21:45:00Z">
        <w:r w:rsidR="00DD07E6" w:rsidRPr="005C430D">
          <w:rPr>
            <w:rFonts w:eastAsia="Times New Roman"/>
            <w:iCs/>
            <w:color w:val="000000"/>
            <w:sz w:val="28"/>
            <w:szCs w:val="28"/>
            <w:rPrChange w:id="1460" w:author="Валентин" w:date="2019-01-15T18:50:00Z">
              <w:rPr>
                <w:rFonts w:eastAsia="Times New Roman"/>
                <w:i/>
                <w:iCs/>
                <w:color w:val="000000"/>
                <w:sz w:val="27"/>
              </w:rPr>
            </w:rPrChange>
          </w:rPr>
          <w:t xml:space="preserve">. </w:t>
        </w:r>
      </w:ins>
      <w:ins w:id="1461" w:author="Валентин" w:date="2019-01-14T21:47:00Z">
        <w:r w:rsidR="00DD07E6" w:rsidRPr="005C430D">
          <w:rPr>
            <w:rFonts w:eastAsia="Times New Roman"/>
            <w:iCs/>
            <w:color w:val="000000"/>
            <w:sz w:val="28"/>
            <w:szCs w:val="28"/>
            <w:rPrChange w:id="1462" w:author="Валентин" w:date="2019-01-15T18:50:00Z">
              <w:rPr>
                <w:rFonts w:eastAsia="Times New Roman"/>
                <w:i/>
                <w:iCs/>
                <w:color w:val="000000"/>
                <w:sz w:val="27"/>
              </w:rPr>
            </w:rPrChange>
          </w:rPr>
          <w:t>376</w:t>
        </w:r>
      </w:ins>
      <w:ins w:id="1463" w:author="Валентин" w:date="2019-01-14T21:45:00Z">
        <w:r w:rsidR="00DD07E6" w:rsidRPr="005C430D">
          <w:rPr>
            <w:rFonts w:eastAsia="Times New Roman"/>
            <w:iCs/>
            <w:color w:val="000000"/>
            <w:sz w:val="28"/>
            <w:szCs w:val="28"/>
            <w:rPrChange w:id="1464" w:author="Валентин" w:date="2019-01-15T18:50:00Z">
              <w:rPr>
                <w:rFonts w:eastAsia="Times New Roman"/>
                <w:i/>
                <w:iCs/>
                <w:color w:val="000000"/>
                <w:sz w:val="27"/>
              </w:rPr>
            </w:rPrChange>
          </w:rPr>
          <w:t xml:space="preserve"> с.</w:t>
        </w:r>
      </w:ins>
    </w:p>
    <w:p w14:paraId="10C894F6" w14:textId="6FCE5474" w:rsidR="00DF6E19" w:rsidRPr="005C430D" w:rsidRDefault="00DF6E19">
      <w:pPr>
        <w:pStyle w:val="ad"/>
        <w:numPr>
          <w:ilvl w:val="0"/>
          <w:numId w:val="24"/>
        </w:numPr>
        <w:spacing w:before="100" w:beforeAutospacing="1" w:after="100" w:afterAutospacing="1" w:line="360" w:lineRule="auto"/>
        <w:rPr>
          <w:ins w:id="1465" w:author="Валентин" w:date="2019-01-15T18:41:00Z"/>
          <w:rFonts w:eastAsia="Times New Roman"/>
          <w:color w:val="000000"/>
          <w:sz w:val="28"/>
          <w:szCs w:val="28"/>
          <w:rPrChange w:id="1466" w:author="Валентин" w:date="2019-01-15T18:50:00Z">
            <w:rPr>
              <w:ins w:id="1467" w:author="Валентин" w:date="2019-01-15T18:41:00Z"/>
              <w:rFonts w:eastAsia="Times New Roman"/>
            </w:rPr>
          </w:rPrChange>
        </w:rPr>
        <w:pPrChange w:id="1468" w:author="Валентин" w:date="2019-01-15T18:50:00Z">
          <w:pPr>
            <w:spacing w:before="100" w:beforeAutospacing="1" w:after="100" w:afterAutospacing="1" w:line="360" w:lineRule="auto"/>
            <w:jc w:val="both"/>
          </w:pPr>
        </w:pPrChange>
      </w:pPr>
      <w:ins w:id="1469" w:author="Валентин" w:date="2019-01-15T18:41:00Z">
        <w:r w:rsidRPr="005C430D">
          <w:rPr>
            <w:rFonts w:eastAsia="Times New Roman"/>
            <w:iCs/>
            <w:color w:val="000000"/>
            <w:sz w:val="28"/>
            <w:szCs w:val="28"/>
            <w:rPrChange w:id="1470" w:author="Валентин" w:date="2019-01-15T18:50:00Z">
              <w:rPr>
                <w:rFonts w:eastAsia="Times New Roman"/>
              </w:rPr>
            </w:rPrChange>
          </w:rPr>
          <w:t>Поляков Е. В</w:t>
        </w:r>
        <w:r w:rsidRPr="005C430D">
          <w:rPr>
            <w:sz w:val="28"/>
            <w:szCs w:val="28"/>
            <w:rPrChange w:id="1471" w:author="Валентин" w:date="2019-01-15T18:50:00Z">
              <w:rPr/>
            </w:rPrChange>
          </w:rPr>
          <w:t xml:space="preserve"> </w:t>
        </w:r>
        <w:r w:rsidRPr="005C430D">
          <w:rPr>
            <w:rFonts w:eastAsia="Times New Roman"/>
            <w:iCs/>
            <w:color w:val="000000"/>
            <w:sz w:val="28"/>
            <w:szCs w:val="28"/>
            <w:rPrChange w:id="1472" w:author="Валентин" w:date="2019-01-15T18:50:00Z">
              <w:rPr>
                <w:rFonts w:eastAsia="Times New Roman"/>
              </w:rPr>
            </w:rPrChange>
          </w:rPr>
          <w:t>PHP на примерах/ Е. В</w:t>
        </w:r>
        <w:r w:rsidRPr="005C430D">
          <w:rPr>
            <w:sz w:val="28"/>
            <w:szCs w:val="28"/>
            <w:rPrChange w:id="1473" w:author="Валентин" w:date="2019-01-15T18:50:00Z">
              <w:rPr/>
            </w:rPrChange>
          </w:rPr>
          <w:t xml:space="preserve">. </w:t>
        </w:r>
        <w:r w:rsidRPr="005C430D">
          <w:rPr>
            <w:rFonts w:eastAsia="Times New Roman"/>
            <w:iCs/>
            <w:color w:val="000000"/>
            <w:sz w:val="28"/>
            <w:szCs w:val="28"/>
            <w:rPrChange w:id="1474" w:author="Валентин" w:date="2019-01-15T18:50:00Z">
              <w:rPr>
                <w:rFonts w:eastAsia="Times New Roman"/>
              </w:rPr>
            </w:rPrChange>
          </w:rPr>
          <w:t>Поляков</w:t>
        </w:r>
        <w:r w:rsidR="005C430D" w:rsidRPr="005C430D">
          <w:rPr>
            <w:rFonts w:eastAsia="Times New Roman"/>
            <w:iCs/>
            <w:color w:val="000000"/>
            <w:sz w:val="28"/>
            <w:szCs w:val="28"/>
            <w:rPrChange w:id="1475" w:author="Валентин" w:date="2019-01-15T18:50:00Z">
              <w:rPr>
                <w:rFonts w:eastAsia="Times New Roman"/>
              </w:rPr>
            </w:rPrChange>
          </w:rPr>
          <w:t xml:space="preserve">, </w:t>
        </w:r>
        <w:r w:rsidRPr="005C430D">
          <w:rPr>
            <w:rFonts w:eastAsia="Times New Roman"/>
            <w:iCs/>
            <w:color w:val="000000"/>
            <w:sz w:val="28"/>
            <w:szCs w:val="28"/>
            <w:rPrChange w:id="1476" w:author="Валентин" w:date="2019-01-15T18:50:00Z">
              <w:rPr>
                <w:rFonts w:eastAsia="Times New Roman"/>
              </w:rPr>
            </w:rPrChange>
          </w:rPr>
          <w:t>Наука и техника, 2017. 256 с.</w:t>
        </w:r>
      </w:ins>
    </w:p>
    <w:p w14:paraId="2C880F1F" w14:textId="1E7BC52C" w:rsidR="00607718" w:rsidRPr="005941D5" w:rsidDel="00DD07E6" w:rsidRDefault="00607718" w:rsidP="00607718">
      <w:pPr>
        <w:spacing w:after="0" w:line="360" w:lineRule="auto"/>
        <w:jc w:val="both"/>
        <w:rPr>
          <w:del w:id="1477" w:author="Валентин" w:date="2019-01-14T21:45:00Z"/>
          <w:rFonts w:ascii="Times New Roman" w:eastAsia="Times New Roman" w:hAnsi="Times New Roman" w:cs="Times New Roman"/>
          <w:color w:val="000000"/>
          <w:sz w:val="28"/>
          <w:szCs w:val="28"/>
        </w:rPr>
      </w:pPr>
      <w:del w:id="1478" w:author="Валентин" w:date="2019-01-14T21:45:00Z">
        <w:r w:rsidRPr="005941D5" w:rsidDel="00DD07E6">
          <w:rPr>
            <w:rFonts w:ascii="Times New Roman" w:eastAsia="Times New Roman" w:hAnsi="Times New Roman" w:cs="Times New Roman"/>
            <w:color w:val="000000"/>
            <w:sz w:val="28"/>
            <w:szCs w:val="28"/>
          </w:rPr>
          <w:delText>Евдокимов П. C# на примерах , Издательство: Наука и Техника СПб,2018, 320 с.</w:delText>
        </w:r>
      </w:del>
    </w:p>
    <w:p w14:paraId="7AB8D10E" w14:textId="18E7F1D8" w:rsidR="00DD1256" w:rsidRPr="005941D5" w:rsidDel="002E6153" w:rsidRDefault="00DD1256" w:rsidP="00DD07E6">
      <w:pPr>
        <w:spacing w:after="0" w:line="360" w:lineRule="auto"/>
        <w:jc w:val="both"/>
        <w:rPr>
          <w:del w:id="1479" w:author="Валентин" w:date="2019-01-14T21:48:00Z"/>
          <w:rFonts w:ascii="Times New Roman" w:eastAsia="Times New Roman" w:hAnsi="Times New Roman" w:cs="Times New Roman"/>
          <w:color w:val="000000"/>
          <w:sz w:val="28"/>
          <w:szCs w:val="28"/>
        </w:rPr>
      </w:pPr>
      <w:del w:id="1480" w:author="Валентин" w:date="2019-01-14T21:48:00Z">
        <w:r w:rsidDel="002E6153">
          <w:rPr>
            <w:rFonts w:ascii="Times New Roman" w:eastAsia="Times New Roman" w:hAnsi="Times New Roman" w:cs="Times New Roman"/>
            <w:color w:val="000000"/>
            <w:sz w:val="28"/>
            <w:szCs w:val="28"/>
          </w:rPr>
          <w:delText>9</w:delText>
        </w:r>
        <w:r w:rsidRPr="005941D5" w:rsidDel="002E6153">
          <w:rPr>
            <w:rFonts w:ascii="Times New Roman" w:eastAsia="Times New Roman" w:hAnsi="Times New Roman" w:cs="Times New Roman"/>
            <w:color w:val="000000"/>
            <w:sz w:val="28"/>
            <w:szCs w:val="28"/>
          </w:rPr>
          <w:delText xml:space="preserve">) Кириллов В.В. Введение в реляционные базы данных. Санкт-Петербург, Издательство «БХВ-Петербург», 2012, 464 с. </w:delText>
        </w:r>
      </w:del>
    </w:p>
    <w:p w14:paraId="1F38FA27" w14:textId="44024746" w:rsidR="00607718" w:rsidRPr="005941D5" w:rsidDel="002E6153" w:rsidRDefault="00DD1256" w:rsidP="00607718">
      <w:pPr>
        <w:spacing w:after="0" w:line="360" w:lineRule="auto"/>
        <w:jc w:val="both"/>
        <w:rPr>
          <w:del w:id="1481" w:author="Валентин" w:date="2019-01-14T21:48:00Z"/>
          <w:rFonts w:ascii="Times New Roman" w:eastAsia="Times New Roman" w:hAnsi="Times New Roman" w:cs="Times New Roman"/>
          <w:color w:val="000000"/>
          <w:sz w:val="28"/>
          <w:szCs w:val="28"/>
        </w:rPr>
      </w:pPr>
      <w:del w:id="1482" w:author="Валентин" w:date="2019-01-14T21:48:00Z">
        <w:r w:rsidRPr="00AC20B5" w:rsidDel="002E6153">
          <w:rPr>
            <w:rFonts w:ascii="Times New Roman" w:eastAsia="Times New Roman" w:hAnsi="Times New Roman" w:cs="Times New Roman"/>
            <w:color w:val="000000"/>
            <w:sz w:val="28"/>
            <w:szCs w:val="28"/>
            <w:rPrChange w:id="1483" w:author="Валентин" w:date="2019-01-14T21:49:00Z">
              <w:rPr>
                <w:rFonts w:ascii="Times New Roman" w:eastAsia="Times New Roman" w:hAnsi="Times New Roman" w:cs="Times New Roman"/>
                <w:color w:val="000000"/>
                <w:sz w:val="28"/>
                <w:szCs w:val="28"/>
                <w:lang w:val="en-US"/>
              </w:rPr>
            </w:rPrChange>
          </w:rPr>
          <w:delText>10</w:delText>
        </w:r>
        <w:r w:rsidR="00607718" w:rsidRPr="00AC20B5" w:rsidDel="002E6153">
          <w:rPr>
            <w:rFonts w:ascii="Times New Roman" w:eastAsia="Times New Roman" w:hAnsi="Times New Roman" w:cs="Times New Roman"/>
            <w:color w:val="000000"/>
            <w:sz w:val="28"/>
            <w:szCs w:val="28"/>
            <w:rPrChange w:id="1484"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Прайс</w:delText>
        </w:r>
        <w:r w:rsidR="00607718" w:rsidRPr="00AC20B5" w:rsidDel="002E6153">
          <w:rPr>
            <w:rFonts w:ascii="Times New Roman" w:eastAsia="Times New Roman" w:hAnsi="Times New Roman" w:cs="Times New Roman"/>
            <w:color w:val="000000"/>
            <w:sz w:val="28"/>
            <w:szCs w:val="28"/>
            <w:rPrChange w:id="1485"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М</w:delText>
        </w:r>
        <w:r w:rsidR="00607718" w:rsidRPr="00AC20B5" w:rsidDel="002E6153">
          <w:rPr>
            <w:rFonts w:ascii="Times New Roman" w:eastAsia="Times New Roman" w:hAnsi="Times New Roman" w:cs="Times New Roman"/>
            <w:color w:val="000000"/>
            <w:sz w:val="28"/>
            <w:szCs w:val="28"/>
            <w:rPrChange w:id="1486"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w:delText>
        </w:r>
        <w:r w:rsidR="00607718" w:rsidRPr="00AC20B5" w:rsidDel="002E6153">
          <w:rPr>
            <w:rFonts w:ascii="Times New Roman" w:eastAsia="Times New Roman" w:hAnsi="Times New Roman" w:cs="Times New Roman"/>
            <w:color w:val="000000"/>
            <w:sz w:val="28"/>
            <w:szCs w:val="28"/>
            <w:rPrChange w:id="1487" w:author="Валентин" w:date="2019-01-14T21:49:00Z">
              <w:rPr>
                <w:rFonts w:ascii="Times New Roman" w:eastAsia="Times New Roman" w:hAnsi="Times New Roman" w:cs="Times New Roman"/>
                <w:color w:val="000000"/>
                <w:sz w:val="28"/>
                <w:szCs w:val="28"/>
                <w:lang w:val="en-US"/>
              </w:rPr>
            </w:rPrChange>
          </w:rPr>
          <w:delText xml:space="preserve"># 7 </w:delText>
        </w:r>
        <w:r w:rsidR="00607718" w:rsidRPr="005941D5" w:rsidDel="002E6153">
          <w:rPr>
            <w:rFonts w:ascii="Times New Roman" w:eastAsia="Times New Roman" w:hAnsi="Times New Roman" w:cs="Times New Roman"/>
            <w:color w:val="000000"/>
            <w:sz w:val="28"/>
            <w:szCs w:val="28"/>
          </w:rPr>
          <w:delText>и</w:delText>
        </w:r>
        <w:r w:rsidR="00607718" w:rsidRPr="00AC20B5" w:rsidDel="002E6153">
          <w:rPr>
            <w:rFonts w:ascii="Times New Roman" w:eastAsia="Times New Roman" w:hAnsi="Times New Roman" w:cs="Times New Roman"/>
            <w:color w:val="000000"/>
            <w:sz w:val="28"/>
            <w:szCs w:val="28"/>
            <w:rPrChange w:id="1488"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NET</w:delText>
        </w:r>
        <w:r w:rsidR="00607718" w:rsidRPr="00AC20B5" w:rsidDel="002E6153">
          <w:rPr>
            <w:rFonts w:ascii="Times New Roman" w:eastAsia="Times New Roman" w:hAnsi="Times New Roman" w:cs="Times New Roman"/>
            <w:color w:val="000000"/>
            <w:sz w:val="28"/>
            <w:szCs w:val="28"/>
            <w:rPrChange w:id="1489"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lang w:val="en-US"/>
          </w:rPr>
          <w:delText>Core</w:delText>
        </w:r>
        <w:r w:rsidR="00607718" w:rsidRPr="00AC20B5" w:rsidDel="002E6153">
          <w:rPr>
            <w:rFonts w:ascii="Times New Roman" w:eastAsia="Times New Roman" w:hAnsi="Times New Roman" w:cs="Times New Roman"/>
            <w:color w:val="000000"/>
            <w:sz w:val="28"/>
            <w:szCs w:val="28"/>
            <w:rPrChange w:id="1490" w:author="Валентин" w:date="2019-01-14T21:49:00Z">
              <w:rPr>
                <w:rFonts w:ascii="Times New Roman" w:eastAsia="Times New Roman" w:hAnsi="Times New Roman" w:cs="Times New Roman"/>
                <w:color w:val="000000"/>
                <w:sz w:val="28"/>
                <w:szCs w:val="28"/>
                <w:lang w:val="en-US"/>
              </w:rPr>
            </w:rPrChange>
          </w:rPr>
          <w:delText xml:space="preserve">. </w:delText>
        </w:r>
        <w:r w:rsidR="00607718" w:rsidRPr="005941D5" w:rsidDel="002E6153">
          <w:rPr>
            <w:rFonts w:ascii="Times New Roman" w:eastAsia="Times New Roman" w:hAnsi="Times New Roman" w:cs="Times New Roman"/>
            <w:color w:val="000000"/>
            <w:sz w:val="28"/>
            <w:szCs w:val="28"/>
          </w:rPr>
          <w:delText>Кросс-платформенная разработка для профессионалов, Питер СПб, 2018, 640 с.</w:delText>
        </w:r>
      </w:del>
    </w:p>
    <w:p w14:paraId="67E16B94" w14:textId="675B14A9" w:rsidR="00607718" w:rsidRPr="005941D5" w:rsidDel="002E6153" w:rsidRDefault="00DD1256" w:rsidP="00607718">
      <w:pPr>
        <w:spacing w:after="0" w:line="360" w:lineRule="auto"/>
        <w:jc w:val="both"/>
        <w:rPr>
          <w:del w:id="1491" w:author="Валентин" w:date="2019-01-14T21:48:00Z"/>
          <w:rFonts w:ascii="Times New Roman" w:eastAsia="Times New Roman" w:hAnsi="Times New Roman" w:cs="Times New Roman"/>
          <w:color w:val="000000"/>
          <w:sz w:val="28"/>
          <w:szCs w:val="28"/>
        </w:rPr>
      </w:pPr>
      <w:del w:id="1492" w:author="Валентин" w:date="2019-01-14T21:48:00Z">
        <w:r w:rsidDel="002E6153">
          <w:rPr>
            <w:rFonts w:ascii="Times New Roman" w:eastAsia="Times New Roman" w:hAnsi="Times New Roman" w:cs="Times New Roman"/>
            <w:color w:val="000000"/>
            <w:sz w:val="28"/>
            <w:szCs w:val="28"/>
          </w:rPr>
          <w:delText>11</w:delText>
        </w:r>
        <w:r w:rsidR="00607718" w:rsidRPr="005941D5" w:rsidDel="002E6153">
          <w:rPr>
            <w:rFonts w:ascii="Times New Roman" w:eastAsia="Times New Roman" w:hAnsi="Times New Roman" w:cs="Times New Roman"/>
            <w:color w:val="000000"/>
            <w:sz w:val="28"/>
            <w:szCs w:val="28"/>
          </w:rPr>
          <w:delText xml:space="preserve">) </w:delText>
        </w:r>
        <w:r w:rsidR="00607718" w:rsidRPr="006445C8" w:rsidDel="002E6153">
          <w:rPr>
            <w:rFonts w:ascii="Times New Roman" w:eastAsia="Times New Roman" w:hAnsi="Times New Roman" w:cs="Times New Roman"/>
            <w:color w:val="000000"/>
            <w:sz w:val="28"/>
            <w:szCs w:val="28"/>
          </w:rPr>
          <w:delText>Сурядный А.Microsoft Access 2010. Лучший самоучитель, Издательство: Астрель, 2012, 448 с.</w:delText>
        </w:r>
      </w:del>
    </w:p>
    <w:p w14:paraId="4DE8FC8F" w14:textId="2779D240" w:rsidR="00DD1256" w:rsidRPr="005941D5" w:rsidDel="002E6153" w:rsidRDefault="00DD1256" w:rsidP="00DD1256">
      <w:pPr>
        <w:pStyle w:val="TNR"/>
        <w:ind w:left="-567" w:firstLine="567"/>
        <w:contextualSpacing/>
        <w:rPr>
          <w:del w:id="1493" w:author="Валентин" w:date="2019-01-14T21:48:00Z"/>
        </w:rPr>
      </w:pPr>
      <w:del w:id="1494" w:author="Валентин" w:date="2019-01-14T21:48:00Z">
        <w:r w:rsidDel="002E6153">
          <w:delText>12</w:delText>
        </w:r>
        <w:r w:rsidRPr="005941D5" w:rsidDel="002E6153">
          <w:delText>) Фримен</w:delText>
        </w:r>
        <w:r w:rsidDel="002E6153">
          <w:delText>.</w:delText>
        </w:r>
        <w:r w:rsidRPr="005941D5" w:rsidDel="002E6153">
          <w:delText xml:space="preserve"> Э. Изучаем HTML, XHTML и CSS. СПб.: Питер, 2013. 608 c. </w:delText>
        </w:r>
      </w:del>
    </w:p>
    <w:p w14:paraId="7E2DD416" w14:textId="702B906E" w:rsidR="000621FA" w:rsidRPr="005941D5" w:rsidDel="002E6153" w:rsidRDefault="00DD1256" w:rsidP="000621FA">
      <w:pPr>
        <w:pStyle w:val="TNR"/>
        <w:ind w:firstLine="0"/>
        <w:contextualSpacing/>
        <w:rPr>
          <w:del w:id="1495" w:author="Валентин" w:date="2019-01-14T21:48:00Z"/>
        </w:rPr>
      </w:pPr>
      <w:del w:id="1496" w:author="Валентин" w:date="2019-01-14T21:48:00Z">
        <w:r w:rsidDel="002E6153">
          <w:rPr>
            <w:rFonts w:eastAsia="Times New Roman"/>
            <w:color w:val="000000"/>
          </w:rPr>
          <w:delText>13</w:delText>
        </w:r>
        <w:r w:rsidR="0092797A" w:rsidRPr="005941D5" w:rsidDel="002E6153">
          <w:rPr>
            <w:rFonts w:eastAsia="Times New Roman"/>
            <w:color w:val="000000"/>
          </w:rPr>
          <w:delText>)</w:delText>
        </w:r>
        <w:r w:rsidR="000621FA" w:rsidRPr="005941D5" w:rsidDel="002E6153">
          <w:delText xml:space="preserve"> Чебыкин Р. Самоучитель HTML и CSS. Современные технологии. М: Огни, 2012. 624 c. </w:delText>
        </w:r>
      </w:del>
    </w:p>
    <w:p w14:paraId="3F2E3D8A" w14:textId="7A066CA1" w:rsidR="00DD1256" w:rsidRPr="005941D5" w:rsidDel="002E6153" w:rsidRDefault="00DD1256" w:rsidP="00DD1256">
      <w:pPr>
        <w:spacing w:after="0" w:line="360" w:lineRule="auto"/>
        <w:jc w:val="both"/>
        <w:rPr>
          <w:del w:id="1497" w:author="Валентин" w:date="2019-01-14T21:48:00Z"/>
          <w:rFonts w:ascii="Times New Roman" w:eastAsia="Times New Roman" w:hAnsi="Times New Roman" w:cs="Times New Roman"/>
          <w:color w:val="000000"/>
          <w:sz w:val="28"/>
          <w:szCs w:val="28"/>
        </w:rPr>
      </w:pPr>
      <w:del w:id="1498" w:author="Валентин" w:date="2019-01-14T21:48:00Z">
        <w:r w:rsidRPr="00AC20B5" w:rsidDel="002E6153">
          <w:rPr>
            <w:rFonts w:ascii="Times New Roman" w:eastAsia="Times New Roman" w:hAnsi="Times New Roman" w:cs="Times New Roman"/>
            <w:color w:val="000000"/>
            <w:sz w:val="28"/>
            <w:szCs w:val="28"/>
            <w:rPrChange w:id="1499" w:author="Валентин" w:date="2019-01-14T21:49:00Z">
              <w:rPr>
                <w:rFonts w:ascii="Times New Roman" w:eastAsia="Times New Roman" w:hAnsi="Times New Roman" w:cs="Times New Roman"/>
                <w:color w:val="000000"/>
                <w:sz w:val="28"/>
                <w:szCs w:val="28"/>
                <w:lang w:val="en-US"/>
              </w:rPr>
            </w:rPrChange>
          </w:rPr>
          <w:delText xml:space="preserve">14) </w:delText>
        </w:r>
        <w:r w:rsidRPr="005941D5" w:rsidDel="002E6153">
          <w:rPr>
            <w:rFonts w:ascii="Times New Roman" w:eastAsia="Times New Roman" w:hAnsi="Times New Roman" w:cs="Times New Roman"/>
            <w:color w:val="000000"/>
            <w:sz w:val="28"/>
            <w:szCs w:val="28"/>
            <w:lang w:val="en-US"/>
          </w:rPr>
          <w:delText>Microsoft</w:delText>
        </w:r>
        <w:r w:rsidRPr="00AC20B5" w:rsidDel="002E6153">
          <w:rPr>
            <w:rFonts w:ascii="Times New Roman" w:eastAsia="Times New Roman" w:hAnsi="Times New Roman" w:cs="Times New Roman"/>
            <w:color w:val="000000"/>
            <w:sz w:val="28"/>
            <w:szCs w:val="28"/>
            <w:rPrChange w:id="1500"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Office</w:delText>
        </w:r>
        <w:r w:rsidRPr="00AC20B5" w:rsidDel="002E6153">
          <w:rPr>
            <w:rFonts w:ascii="Times New Roman" w:eastAsia="Times New Roman" w:hAnsi="Times New Roman" w:cs="Times New Roman"/>
            <w:color w:val="000000"/>
            <w:sz w:val="28"/>
            <w:szCs w:val="28"/>
            <w:rPrChange w:id="1501"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lang w:val="en-US"/>
          </w:rPr>
          <w:delText>Access</w:delText>
        </w:r>
        <w:r w:rsidRPr="00AC20B5" w:rsidDel="002E6153">
          <w:rPr>
            <w:rFonts w:ascii="Times New Roman" w:eastAsia="Times New Roman" w:hAnsi="Times New Roman" w:cs="Times New Roman"/>
            <w:color w:val="000000"/>
            <w:sz w:val="28"/>
            <w:szCs w:val="28"/>
            <w:rPrChange w:id="1502" w:author="Валентин" w:date="2019-01-14T21:49:00Z">
              <w:rPr>
                <w:rFonts w:ascii="Times New Roman" w:eastAsia="Times New Roman" w:hAnsi="Times New Roman" w:cs="Times New Roman"/>
                <w:color w:val="000000"/>
                <w:sz w:val="28"/>
                <w:szCs w:val="28"/>
                <w:lang w:val="en-US"/>
              </w:rPr>
            </w:rPrChange>
          </w:rPr>
          <w:delText xml:space="preserve"> 2003. </w:delText>
        </w:r>
        <w:r w:rsidRPr="005941D5" w:rsidDel="002E6153">
          <w:rPr>
            <w:rFonts w:ascii="Times New Roman" w:eastAsia="Times New Roman" w:hAnsi="Times New Roman" w:cs="Times New Roman"/>
            <w:color w:val="000000"/>
            <w:sz w:val="28"/>
            <w:szCs w:val="28"/>
          </w:rPr>
          <w:delText>Шаг</w:delText>
        </w:r>
        <w:r w:rsidRPr="00AC20B5" w:rsidDel="002E6153">
          <w:rPr>
            <w:rFonts w:ascii="Times New Roman" w:eastAsia="Times New Roman" w:hAnsi="Times New Roman" w:cs="Times New Roman"/>
            <w:color w:val="000000"/>
            <w:sz w:val="28"/>
            <w:szCs w:val="28"/>
            <w:rPrChange w:id="1503"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за</w:delText>
        </w:r>
        <w:r w:rsidRPr="00AC20B5" w:rsidDel="002E6153">
          <w:rPr>
            <w:rFonts w:ascii="Times New Roman" w:eastAsia="Times New Roman" w:hAnsi="Times New Roman" w:cs="Times New Roman"/>
            <w:color w:val="000000"/>
            <w:sz w:val="28"/>
            <w:szCs w:val="28"/>
            <w:rPrChange w:id="1504"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шагом</w:delText>
        </w:r>
        <w:r w:rsidRPr="00AC20B5" w:rsidDel="002E6153">
          <w:rPr>
            <w:rFonts w:ascii="Times New Roman" w:eastAsia="Times New Roman" w:hAnsi="Times New Roman" w:cs="Times New Roman"/>
            <w:color w:val="000000"/>
            <w:sz w:val="28"/>
            <w:szCs w:val="28"/>
            <w:rPrChange w:id="1505" w:author="Валентин" w:date="2019-01-14T21:49:00Z">
              <w:rPr>
                <w:rFonts w:ascii="Times New Roman" w:eastAsia="Times New Roman" w:hAnsi="Times New Roman" w:cs="Times New Roman"/>
                <w:color w:val="000000"/>
                <w:sz w:val="28"/>
                <w:szCs w:val="28"/>
                <w:lang w:val="en-US"/>
              </w:rPr>
            </w:rPrChange>
          </w:rPr>
          <w:delText xml:space="preserve">. </w:delText>
        </w:r>
        <w:r w:rsidRPr="005941D5" w:rsidDel="002E6153">
          <w:rPr>
            <w:rFonts w:ascii="Times New Roman" w:eastAsia="Times New Roman" w:hAnsi="Times New Roman" w:cs="Times New Roman"/>
            <w:color w:val="000000"/>
            <w:sz w:val="28"/>
            <w:szCs w:val="28"/>
          </w:rPr>
          <w:delText xml:space="preserve">Москва,  Издательство «Эком», 2010, 368 с. </w:delText>
        </w:r>
      </w:del>
    </w:p>
    <w:p w14:paraId="6BFBA02F" w14:textId="475494EE" w:rsidR="009D39F4" w:rsidRPr="003F0F68" w:rsidDel="000C4152" w:rsidRDefault="009D39F4">
      <w:pPr>
        <w:rPr>
          <w:del w:id="1506" w:author="Валентин" w:date="2019-01-14T21:55:00Z"/>
          <w:rFonts w:ascii="Times New Roman" w:hAnsi="Times New Roman" w:cs="Times New Roman"/>
        </w:rPr>
      </w:pPr>
    </w:p>
    <w:p w14:paraId="3383BE1B" w14:textId="77777777" w:rsidR="00511AAE" w:rsidRDefault="0092797A" w:rsidP="00511AAE">
      <w:pPr>
        <w:pStyle w:val="1"/>
        <w:spacing w:before="0" w:line="360" w:lineRule="auto"/>
        <w:jc w:val="center"/>
        <w:rPr>
          <w:ins w:id="1507" w:author="Валентин" w:date="2019-01-15T19:03:00Z"/>
          <w:rFonts w:ascii="Times New Roman" w:hAnsi="Times New Roman" w:cs="Times New Roman"/>
        </w:rPr>
        <w:pPrChange w:id="1508" w:author="Валентин" w:date="2019-01-15T19:03:00Z">
          <w:pPr>
            <w:pStyle w:val="1"/>
            <w:spacing w:before="0" w:line="360" w:lineRule="auto"/>
            <w:jc w:val="right"/>
          </w:pPr>
        </w:pPrChange>
      </w:pPr>
      <w:r w:rsidRPr="003F0F68">
        <w:br w:type="page"/>
      </w:r>
      <w:bookmarkStart w:id="1509" w:name="_Toc535342663"/>
      <w:ins w:id="1510" w:author="Валентин" w:date="2019-01-15T18:32:00Z">
        <w:r w:rsidR="00210DB2" w:rsidRPr="005019E2">
          <w:rPr>
            <w:rFonts w:ascii="Times New Roman" w:hAnsi="Times New Roman" w:cs="Times New Roman"/>
            <w:color w:val="auto"/>
          </w:rPr>
          <w:lastRenderedPageBreak/>
          <w:t>Приложения</w:t>
        </w:r>
      </w:ins>
      <w:bookmarkEnd w:id="1509"/>
    </w:p>
    <w:p w14:paraId="066F870A" w14:textId="428CED98" w:rsidR="00210DB2" w:rsidRPr="005019E2" w:rsidRDefault="00210DB2" w:rsidP="00511AAE">
      <w:pPr>
        <w:pStyle w:val="1"/>
        <w:spacing w:before="0" w:line="360" w:lineRule="auto"/>
        <w:jc w:val="right"/>
        <w:rPr>
          <w:ins w:id="1511" w:author="Валентин" w:date="2019-01-15T18:32:00Z"/>
          <w:rFonts w:ascii="Times New Roman" w:hAnsi="Times New Roman" w:cs="Times New Roman"/>
        </w:rPr>
        <w:pPrChange w:id="1512" w:author="Валентин" w:date="2019-01-15T19:03:00Z">
          <w:pPr>
            <w:pStyle w:val="1"/>
            <w:spacing w:before="0" w:line="360" w:lineRule="auto"/>
            <w:jc w:val="right"/>
          </w:pPr>
        </w:pPrChange>
      </w:pPr>
      <w:bookmarkStart w:id="1513" w:name="_Toc535342664"/>
      <w:ins w:id="1514" w:author="Валентин" w:date="2019-01-15T18:32:00Z">
        <w:r>
          <w:rPr>
            <w:rFonts w:ascii="Times New Roman" w:hAnsi="Times New Roman" w:cs="Times New Roman"/>
            <w:color w:val="auto"/>
          </w:rPr>
          <w:t xml:space="preserve">Приложение 1. </w:t>
        </w:r>
        <w:r w:rsidRPr="005019E2">
          <w:rPr>
            <w:rFonts w:ascii="Times New Roman" w:hAnsi="Times New Roman" w:cs="Times New Roman"/>
            <w:color w:val="auto"/>
          </w:rPr>
          <w:t xml:space="preserve">Код файла </w:t>
        </w:r>
        <w:r w:rsidRPr="005019E2">
          <w:rPr>
            <w:rFonts w:ascii="Times New Roman" w:hAnsi="Times New Roman" w:cs="Times New Roman"/>
            <w:color w:val="auto"/>
            <w:lang w:val="en-US"/>
          </w:rPr>
          <w:t>Resizer</w:t>
        </w:r>
        <w:bookmarkEnd w:id="1513"/>
      </w:ins>
    </w:p>
    <w:p w14:paraId="7F9C4EE4" w14:textId="77777777" w:rsidR="00210DB2" w:rsidRPr="004807C5" w:rsidRDefault="00210DB2" w:rsidP="00210DB2">
      <w:pPr>
        <w:spacing w:after="0" w:line="360" w:lineRule="auto"/>
        <w:rPr>
          <w:ins w:id="1515" w:author="Валентин" w:date="2019-01-15T18:32:00Z"/>
          <w:rFonts w:ascii="Times New Roman" w:hAnsi="Times New Roman" w:cs="Times New Roman"/>
          <w:sz w:val="28"/>
          <w:szCs w:val="28"/>
          <w:lang w:val="en-US"/>
          <w:rPrChange w:id="1516" w:author="Валентин" w:date="2019-01-15T18:55:00Z">
            <w:rPr>
              <w:ins w:id="1517" w:author="Валентин" w:date="2019-01-15T18:32:00Z"/>
              <w:rFonts w:ascii="Times New Roman" w:hAnsi="Times New Roman" w:cs="Times New Roman"/>
              <w:sz w:val="28"/>
              <w:szCs w:val="28"/>
            </w:rPr>
          </w:rPrChange>
        </w:rPr>
      </w:pPr>
      <w:ins w:id="1518" w:author="Валентин" w:date="2019-01-15T18:32:00Z">
        <w:r w:rsidRPr="004807C5">
          <w:rPr>
            <w:rFonts w:ascii="Times New Roman" w:hAnsi="Times New Roman" w:cs="Times New Roman"/>
            <w:sz w:val="28"/>
            <w:szCs w:val="28"/>
            <w:lang w:val="en-US"/>
            <w:rPrChange w:id="1519" w:author="Валентин" w:date="2019-01-15T18:55:00Z">
              <w:rPr>
                <w:rFonts w:ascii="Times New Roman" w:hAnsi="Times New Roman" w:cs="Times New Roman"/>
                <w:sz w:val="28"/>
                <w:szCs w:val="28"/>
              </w:rPr>
            </w:rPrChange>
          </w:rPr>
          <w:t>&lt;?</w:t>
        </w:r>
      </w:ins>
    </w:p>
    <w:p w14:paraId="2A8B6CE0" w14:textId="77777777" w:rsidR="00210DB2" w:rsidRPr="00BD4B55" w:rsidRDefault="00210DB2" w:rsidP="00210DB2">
      <w:pPr>
        <w:spacing w:after="0" w:line="360" w:lineRule="auto"/>
        <w:rPr>
          <w:ins w:id="1520" w:author="Валентин" w:date="2019-01-15T18:32:00Z"/>
          <w:rFonts w:ascii="Times New Roman" w:hAnsi="Times New Roman" w:cs="Times New Roman"/>
          <w:sz w:val="28"/>
          <w:szCs w:val="28"/>
          <w:lang w:val="en-US"/>
        </w:rPr>
      </w:pPr>
      <w:ins w:id="1521" w:author="Валентин" w:date="2019-01-15T18:32:00Z">
        <w:r w:rsidRPr="005019E2">
          <w:rPr>
            <w:rFonts w:ascii="Times New Roman" w:hAnsi="Times New Roman" w:cs="Times New Roman"/>
            <w:sz w:val="28"/>
            <w:szCs w:val="28"/>
            <w:lang w:val="en-US"/>
          </w:rPr>
          <w:t>class</w:t>
        </w:r>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resize</w:t>
        </w:r>
        <w:r w:rsidRPr="00BD4B55">
          <w:rPr>
            <w:rFonts w:ascii="Times New Roman" w:hAnsi="Times New Roman" w:cs="Times New Roman"/>
            <w:sz w:val="28"/>
            <w:szCs w:val="28"/>
            <w:lang w:val="en-US"/>
          </w:rPr>
          <w:t xml:space="preserve">{ </w:t>
        </w:r>
      </w:ins>
    </w:p>
    <w:p w14:paraId="41DCA484" w14:textId="77777777" w:rsidR="00210DB2" w:rsidRPr="005019E2" w:rsidRDefault="00210DB2" w:rsidP="00210DB2">
      <w:pPr>
        <w:spacing w:after="0" w:line="360" w:lineRule="auto"/>
        <w:rPr>
          <w:ins w:id="1522" w:author="Валентин" w:date="2019-01-15T18:32:00Z"/>
          <w:rFonts w:ascii="Times New Roman" w:hAnsi="Times New Roman" w:cs="Times New Roman"/>
          <w:sz w:val="28"/>
          <w:szCs w:val="28"/>
          <w:lang w:val="en-US"/>
        </w:rPr>
      </w:pPr>
      <w:ins w:id="1523" w:author="Валентин" w:date="2019-01-15T18:32:00Z">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 xml:space="preserve">static $objects = array(); </w:t>
        </w:r>
      </w:ins>
    </w:p>
    <w:p w14:paraId="48A03F4F" w14:textId="77777777" w:rsidR="00210DB2" w:rsidRPr="005019E2" w:rsidRDefault="00210DB2" w:rsidP="00210DB2">
      <w:pPr>
        <w:spacing w:after="0" w:line="360" w:lineRule="auto"/>
        <w:rPr>
          <w:ins w:id="1524" w:author="Валентин" w:date="2019-01-15T18:32:00Z"/>
          <w:rFonts w:ascii="Times New Roman" w:hAnsi="Times New Roman" w:cs="Times New Roman"/>
          <w:sz w:val="28"/>
          <w:szCs w:val="28"/>
          <w:lang w:val="en-US"/>
        </w:rPr>
      </w:pPr>
      <w:ins w:id="1525" w:author="Валентин" w:date="2019-01-15T18:32:00Z">
        <w:r w:rsidRPr="005019E2">
          <w:rPr>
            <w:rFonts w:ascii="Times New Roman" w:hAnsi="Times New Roman" w:cs="Times New Roman"/>
            <w:sz w:val="28"/>
            <w:szCs w:val="28"/>
            <w:lang w:val="en-US"/>
          </w:rPr>
          <w:t xml:space="preserve">    static $speed = 15; </w:t>
        </w:r>
      </w:ins>
    </w:p>
    <w:p w14:paraId="46A98DFE" w14:textId="77777777" w:rsidR="00210DB2" w:rsidRPr="005019E2" w:rsidRDefault="00210DB2" w:rsidP="00210DB2">
      <w:pPr>
        <w:spacing w:after="0" w:line="360" w:lineRule="auto"/>
        <w:rPr>
          <w:ins w:id="1526" w:author="Валентин" w:date="2019-01-15T18:32:00Z"/>
          <w:rFonts w:ascii="Times New Roman" w:hAnsi="Times New Roman" w:cs="Times New Roman"/>
          <w:sz w:val="28"/>
          <w:szCs w:val="28"/>
          <w:lang w:val="en-US"/>
        </w:rPr>
      </w:pPr>
      <w:ins w:id="1527" w:author="Валентин" w:date="2019-01-15T18:32:00Z">
        <w:r w:rsidRPr="005019E2">
          <w:rPr>
            <w:rFonts w:ascii="Times New Roman" w:hAnsi="Times New Roman" w:cs="Times New Roman"/>
            <w:sz w:val="28"/>
            <w:szCs w:val="28"/>
            <w:lang w:val="en-US"/>
          </w:rPr>
          <w:t xml:space="preserve">    static function resize_object($obj, $params=false) </w:t>
        </w:r>
      </w:ins>
    </w:p>
    <w:p w14:paraId="71B9305F" w14:textId="77777777" w:rsidR="00210DB2" w:rsidRPr="005019E2" w:rsidRDefault="00210DB2" w:rsidP="00210DB2">
      <w:pPr>
        <w:spacing w:after="0" w:line="360" w:lineRule="auto"/>
        <w:rPr>
          <w:ins w:id="1528" w:author="Валентин" w:date="2019-01-15T18:32:00Z"/>
          <w:rFonts w:ascii="Times New Roman" w:hAnsi="Times New Roman" w:cs="Times New Roman"/>
          <w:sz w:val="28"/>
          <w:szCs w:val="28"/>
          <w:lang w:val="en-US"/>
        </w:rPr>
      </w:pPr>
      <w:ins w:id="1529" w:author="Валентин" w:date="2019-01-15T18:32:00Z">
        <w:r w:rsidRPr="005019E2">
          <w:rPr>
            <w:rFonts w:ascii="Times New Roman" w:hAnsi="Times New Roman" w:cs="Times New Roman"/>
            <w:sz w:val="28"/>
            <w:szCs w:val="28"/>
            <w:lang w:val="en-US"/>
          </w:rPr>
          <w:t xml:space="preserve">    {</w:t>
        </w:r>
      </w:ins>
    </w:p>
    <w:p w14:paraId="6881AA50" w14:textId="77777777" w:rsidR="00210DB2" w:rsidRPr="005019E2" w:rsidRDefault="00210DB2" w:rsidP="00210DB2">
      <w:pPr>
        <w:spacing w:after="0" w:line="360" w:lineRule="auto"/>
        <w:rPr>
          <w:ins w:id="1530" w:author="Валентин" w:date="2019-01-15T18:32:00Z"/>
          <w:rFonts w:ascii="Times New Roman" w:hAnsi="Times New Roman" w:cs="Times New Roman"/>
          <w:sz w:val="28"/>
          <w:szCs w:val="28"/>
          <w:lang w:val="en-US"/>
        </w:rPr>
      </w:pPr>
      <w:ins w:id="153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 $params = array();</w:t>
        </w:r>
      </w:ins>
    </w:p>
    <w:p w14:paraId="516FBE5D" w14:textId="77777777" w:rsidR="00210DB2" w:rsidRPr="005019E2" w:rsidRDefault="00210DB2" w:rsidP="00210DB2">
      <w:pPr>
        <w:spacing w:after="0" w:line="360" w:lineRule="auto"/>
        <w:rPr>
          <w:ins w:id="1532" w:author="Валентин" w:date="2019-01-15T18:32:00Z"/>
          <w:rFonts w:ascii="Times New Roman" w:hAnsi="Times New Roman" w:cs="Times New Roman"/>
          <w:sz w:val="28"/>
          <w:szCs w:val="28"/>
          <w:lang w:val="en-US"/>
        </w:rPr>
      </w:pPr>
      <w:ins w:id="153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$pars = array('x', 'y', 'w', 'h', 'func', 'speed', 'time');</w:t>
        </w:r>
      </w:ins>
    </w:p>
    <w:p w14:paraId="46E6E6ED" w14:textId="77777777" w:rsidR="00210DB2" w:rsidRPr="005019E2" w:rsidRDefault="00210DB2" w:rsidP="00210DB2">
      <w:pPr>
        <w:spacing w:after="0" w:line="360" w:lineRule="auto"/>
        <w:rPr>
          <w:ins w:id="1534" w:author="Валентин" w:date="2019-01-15T18:32:00Z"/>
          <w:rFonts w:ascii="Times New Roman" w:hAnsi="Times New Roman" w:cs="Times New Roman"/>
          <w:sz w:val="28"/>
          <w:szCs w:val="28"/>
          <w:lang w:val="en-US"/>
        </w:rPr>
      </w:pPr>
      <w:ins w:id="153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7;</w:t>
        </w:r>
      </w:ins>
    </w:p>
    <w:p w14:paraId="2335F694" w14:textId="77777777" w:rsidR="00210DB2" w:rsidRPr="005019E2" w:rsidRDefault="00210DB2" w:rsidP="00210DB2">
      <w:pPr>
        <w:spacing w:after="0" w:line="360" w:lineRule="auto"/>
        <w:rPr>
          <w:ins w:id="1536" w:author="Валентин" w:date="2019-01-15T18:32:00Z"/>
          <w:rFonts w:ascii="Times New Roman" w:hAnsi="Times New Roman" w:cs="Times New Roman"/>
          <w:sz w:val="28"/>
          <w:szCs w:val="28"/>
          <w:lang w:val="en-US"/>
        </w:rPr>
      </w:pPr>
      <w:ins w:id="1537"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6841557E" w14:textId="77777777" w:rsidR="00210DB2" w:rsidRPr="005019E2" w:rsidRDefault="00210DB2" w:rsidP="00210DB2">
      <w:pPr>
        <w:spacing w:after="0" w:line="360" w:lineRule="auto"/>
        <w:rPr>
          <w:ins w:id="1538" w:author="Валентин" w:date="2019-01-15T18:32:00Z"/>
          <w:rFonts w:ascii="Times New Roman" w:hAnsi="Times New Roman" w:cs="Times New Roman"/>
          <w:sz w:val="28"/>
          <w:szCs w:val="28"/>
          <w:lang w:val="en-US"/>
        </w:rPr>
      </w:pPr>
      <w:ins w:id="1539"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2D79B8C9" w14:textId="77777777" w:rsidR="00210DB2" w:rsidRPr="005019E2" w:rsidRDefault="00210DB2" w:rsidP="00210DB2">
      <w:pPr>
        <w:spacing w:after="0" w:line="360" w:lineRule="auto"/>
        <w:rPr>
          <w:ins w:id="1540" w:author="Валентин" w:date="2019-01-15T18:32:00Z"/>
          <w:rFonts w:ascii="Times New Roman" w:hAnsi="Times New Roman" w:cs="Times New Roman"/>
          <w:sz w:val="28"/>
          <w:szCs w:val="28"/>
          <w:lang w:val="en-US"/>
        </w:rPr>
      </w:pPr>
      <w:ins w:id="154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if(!isset($params[$pars[$i]])) $params[$pars[$i]] = false;</w:t>
        </w:r>
      </w:ins>
    </w:p>
    <w:p w14:paraId="31B2D415" w14:textId="77777777" w:rsidR="00210DB2" w:rsidRPr="005019E2" w:rsidRDefault="00210DB2" w:rsidP="00210DB2">
      <w:pPr>
        <w:spacing w:after="0" w:line="360" w:lineRule="auto"/>
        <w:rPr>
          <w:ins w:id="1542" w:author="Валентин" w:date="2019-01-15T18:32:00Z"/>
          <w:rFonts w:ascii="Times New Roman" w:hAnsi="Times New Roman" w:cs="Times New Roman"/>
          <w:sz w:val="28"/>
          <w:szCs w:val="28"/>
          <w:lang w:val="en-US"/>
        </w:rPr>
      </w:pPr>
      <w:ins w:id="154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47EF409" w14:textId="77777777" w:rsidR="00210DB2" w:rsidRPr="005019E2" w:rsidRDefault="00210DB2" w:rsidP="00210DB2">
      <w:pPr>
        <w:spacing w:after="0" w:line="360" w:lineRule="auto"/>
        <w:rPr>
          <w:ins w:id="1544" w:author="Валентин" w:date="2019-01-15T18:32:00Z"/>
          <w:rFonts w:ascii="Times New Roman" w:hAnsi="Times New Roman" w:cs="Times New Roman"/>
          <w:sz w:val="28"/>
          <w:szCs w:val="28"/>
          <w:lang w:val="en-US"/>
        </w:rPr>
      </w:pPr>
      <w:ins w:id="154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if($params['time']!==false) $params['time'] += microtime(1);</w:t>
        </w:r>
      </w:ins>
    </w:p>
    <w:p w14:paraId="0564BEE9" w14:textId="77777777" w:rsidR="00210DB2" w:rsidRPr="005019E2" w:rsidRDefault="00210DB2" w:rsidP="00210DB2">
      <w:pPr>
        <w:spacing w:after="0" w:line="360" w:lineRule="auto"/>
        <w:rPr>
          <w:ins w:id="1546" w:author="Валентин" w:date="2019-01-15T18:32:00Z"/>
          <w:rFonts w:ascii="Times New Roman" w:hAnsi="Times New Roman" w:cs="Times New Roman"/>
          <w:sz w:val="28"/>
          <w:szCs w:val="28"/>
          <w:lang w:val="en-US"/>
        </w:rPr>
      </w:pPr>
      <w:ins w:id="1547"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$sides = array($params['x'], $params['y'], $params['w'], $params['h']);</w:t>
        </w:r>
      </w:ins>
    </w:p>
    <w:p w14:paraId="04FCA89F" w14:textId="77777777" w:rsidR="00210DB2" w:rsidRPr="005019E2" w:rsidRDefault="00210DB2" w:rsidP="00210DB2">
      <w:pPr>
        <w:spacing w:after="0" w:line="360" w:lineRule="auto"/>
        <w:rPr>
          <w:ins w:id="1548" w:author="Валентин" w:date="2019-01-15T18:32:00Z"/>
          <w:rFonts w:ascii="Times New Roman" w:hAnsi="Times New Roman" w:cs="Times New Roman"/>
          <w:sz w:val="28"/>
          <w:szCs w:val="28"/>
          <w:lang w:val="en-US"/>
        </w:rPr>
      </w:pPr>
      <w:ins w:id="1549" w:author="Валентин" w:date="2019-01-15T18:32:00Z">
        <w:r w:rsidRPr="005019E2">
          <w:rPr>
            <w:rFonts w:ascii="Times New Roman" w:hAnsi="Times New Roman" w:cs="Times New Roman"/>
            <w:sz w:val="28"/>
            <w:szCs w:val="28"/>
            <w:lang w:val="en-US"/>
          </w:rPr>
          <w:t xml:space="preserve">        resize::$objects[$obj-&gt;self] = array($sides, $params['func'], $params['speed'], $params['time']); </w:t>
        </w:r>
      </w:ins>
    </w:p>
    <w:p w14:paraId="6BDD832C" w14:textId="77777777" w:rsidR="00210DB2" w:rsidRPr="005019E2" w:rsidRDefault="00210DB2" w:rsidP="00210DB2">
      <w:pPr>
        <w:spacing w:after="0" w:line="360" w:lineRule="auto"/>
        <w:rPr>
          <w:ins w:id="1550" w:author="Валентин" w:date="2019-01-15T18:32:00Z"/>
          <w:rFonts w:ascii="Times New Roman" w:hAnsi="Times New Roman" w:cs="Times New Roman"/>
          <w:sz w:val="28"/>
          <w:szCs w:val="28"/>
          <w:lang w:val="en-US"/>
        </w:rPr>
      </w:pPr>
      <w:ins w:id="1551" w:author="Валентин" w:date="2019-01-15T18:32:00Z">
        <w:r w:rsidRPr="005019E2">
          <w:rPr>
            <w:rFonts w:ascii="Times New Roman" w:hAnsi="Times New Roman" w:cs="Times New Roman"/>
            <w:sz w:val="28"/>
            <w:szCs w:val="28"/>
            <w:lang w:val="en-US"/>
          </w:rPr>
          <w:t xml:space="preserve">    } </w:t>
        </w:r>
      </w:ins>
    </w:p>
    <w:p w14:paraId="2BFE1DA8" w14:textId="77777777" w:rsidR="00210DB2" w:rsidRPr="005019E2" w:rsidRDefault="00210DB2" w:rsidP="00210DB2">
      <w:pPr>
        <w:spacing w:after="0" w:line="360" w:lineRule="auto"/>
        <w:rPr>
          <w:ins w:id="1552" w:author="Валентин" w:date="2019-01-15T18:32:00Z"/>
          <w:rFonts w:ascii="Times New Roman" w:hAnsi="Times New Roman" w:cs="Times New Roman"/>
          <w:sz w:val="28"/>
          <w:szCs w:val="28"/>
          <w:lang w:val="en-US"/>
        </w:rPr>
      </w:pPr>
      <w:ins w:id="1553" w:author="Валентин" w:date="2019-01-15T18:32:00Z">
        <w:r w:rsidRPr="005019E2">
          <w:rPr>
            <w:rFonts w:ascii="Times New Roman" w:hAnsi="Times New Roman" w:cs="Times New Roman"/>
            <w:sz w:val="28"/>
            <w:szCs w:val="28"/>
            <w:lang w:val="en-US"/>
          </w:rPr>
          <w:t xml:space="preserve">    static function set_speed($i)</w:t>
        </w:r>
      </w:ins>
    </w:p>
    <w:p w14:paraId="4EC47472" w14:textId="77777777" w:rsidR="00210DB2" w:rsidRPr="005019E2" w:rsidRDefault="00210DB2" w:rsidP="00210DB2">
      <w:pPr>
        <w:spacing w:after="0" w:line="360" w:lineRule="auto"/>
        <w:rPr>
          <w:ins w:id="1554" w:author="Валентин" w:date="2019-01-15T18:32:00Z"/>
          <w:rFonts w:ascii="Times New Roman" w:hAnsi="Times New Roman" w:cs="Times New Roman"/>
          <w:sz w:val="28"/>
          <w:szCs w:val="28"/>
          <w:lang w:val="en-US"/>
        </w:rPr>
      </w:pPr>
      <w:ins w:id="1555" w:author="Валентин" w:date="2019-01-15T18:32:00Z">
        <w:r w:rsidRPr="005019E2">
          <w:rPr>
            <w:rFonts w:ascii="Times New Roman" w:hAnsi="Times New Roman" w:cs="Times New Roman"/>
            <w:sz w:val="28"/>
            <w:szCs w:val="28"/>
            <w:lang w:val="en-US"/>
          </w:rPr>
          <w:t xml:space="preserve">    { </w:t>
        </w:r>
      </w:ins>
    </w:p>
    <w:p w14:paraId="61B41F04" w14:textId="77777777" w:rsidR="00210DB2" w:rsidRPr="005019E2" w:rsidRDefault="00210DB2" w:rsidP="00210DB2">
      <w:pPr>
        <w:spacing w:after="0" w:line="360" w:lineRule="auto"/>
        <w:rPr>
          <w:ins w:id="1556" w:author="Валентин" w:date="2019-01-15T18:32:00Z"/>
          <w:rFonts w:ascii="Times New Roman" w:hAnsi="Times New Roman" w:cs="Times New Roman"/>
          <w:sz w:val="28"/>
          <w:szCs w:val="28"/>
          <w:lang w:val="en-US"/>
        </w:rPr>
      </w:pPr>
      <w:ins w:id="1557" w:author="Валентин" w:date="2019-01-15T18:32:00Z">
        <w:r w:rsidRPr="005019E2">
          <w:rPr>
            <w:rFonts w:ascii="Times New Roman" w:hAnsi="Times New Roman" w:cs="Times New Roman"/>
            <w:sz w:val="28"/>
            <w:szCs w:val="28"/>
            <w:lang w:val="en-US"/>
          </w:rPr>
          <w:t xml:space="preserve">        resize::$speed = $i; </w:t>
        </w:r>
      </w:ins>
    </w:p>
    <w:p w14:paraId="5616C1FB" w14:textId="77777777" w:rsidR="00210DB2" w:rsidRPr="005019E2" w:rsidRDefault="00210DB2" w:rsidP="00210DB2">
      <w:pPr>
        <w:spacing w:after="0" w:line="360" w:lineRule="auto"/>
        <w:rPr>
          <w:ins w:id="1558" w:author="Валентин" w:date="2019-01-15T18:32:00Z"/>
          <w:rFonts w:ascii="Times New Roman" w:hAnsi="Times New Roman" w:cs="Times New Roman"/>
          <w:sz w:val="28"/>
          <w:szCs w:val="28"/>
          <w:lang w:val="en-US"/>
        </w:rPr>
      </w:pPr>
      <w:ins w:id="1559" w:author="Валентин" w:date="2019-01-15T18:32:00Z">
        <w:r w:rsidRPr="005019E2">
          <w:rPr>
            <w:rFonts w:ascii="Times New Roman" w:hAnsi="Times New Roman" w:cs="Times New Roman"/>
            <w:sz w:val="28"/>
            <w:szCs w:val="28"/>
            <w:lang w:val="en-US"/>
          </w:rPr>
          <w:t xml:space="preserve">    } </w:t>
        </w:r>
      </w:ins>
    </w:p>
    <w:p w14:paraId="421C98BE" w14:textId="77777777" w:rsidR="00210DB2" w:rsidRPr="005019E2" w:rsidRDefault="00210DB2" w:rsidP="00210DB2">
      <w:pPr>
        <w:spacing w:after="0" w:line="360" w:lineRule="auto"/>
        <w:rPr>
          <w:ins w:id="1560" w:author="Валентин" w:date="2019-01-15T18:32:00Z"/>
          <w:rFonts w:ascii="Times New Roman" w:hAnsi="Times New Roman" w:cs="Times New Roman"/>
          <w:sz w:val="28"/>
          <w:szCs w:val="28"/>
          <w:lang w:val="en-US"/>
        </w:rPr>
      </w:pPr>
      <w:ins w:id="1561" w:author="Валентин" w:date="2019-01-15T18:32:00Z">
        <w:r w:rsidRPr="005019E2">
          <w:rPr>
            <w:rFonts w:ascii="Times New Roman" w:hAnsi="Times New Roman" w:cs="Times New Roman"/>
            <w:sz w:val="28"/>
            <w:szCs w:val="28"/>
            <w:lang w:val="en-US"/>
          </w:rPr>
          <w:t xml:space="preserve">    static function get_speed() </w:t>
        </w:r>
      </w:ins>
    </w:p>
    <w:p w14:paraId="5E1C93B4" w14:textId="77777777" w:rsidR="00210DB2" w:rsidRPr="005019E2" w:rsidRDefault="00210DB2" w:rsidP="00210DB2">
      <w:pPr>
        <w:spacing w:after="0" w:line="360" w:lineRule="auto"/>
        <w:rPr>
          <w:ins w:id="1562" w:author="Валентин" w:date="2019-01-15T18:32:00Z"/>
          <w:rFonts w:ascii="Times New Roman" w:hAnsi="Times New Roman" w:cs="Times New Roman"/>
          <w:sz w:val="28"/>
          <w:szCs w:val="28"/>
          <w:lang w:val="en-US"/>
        </w:rPr>
      </w:pPr>
      <w:ins w:id="1563" w:author="Валентин" w:date="2019-01-15T18:32:00Z">
        <w:r w:rsidRPr="005019E2">
          <w:rPr>
            <w:rFonts w:ascii="Times New Roman" w:hAnsi="Times New Roman" w:cs="Times New Roman"/>
            <w:sz w:val="28"/>
            <w:szCs w:val="28"/>
            <w:lang w:val="en-US"/>
          </w:rPr>
          <w:t xml:space="preserve">    { </w:t>
        </w:r>
      </w:ins>
    </w:p>
    <w:p w14:paraId="095B42B3" w14:textId="77777777" w:rsidR="00210DB2" w:rsidRPr="005019E2" w:rsidRDefault="00210DB2" w:rsidP="00210DB2">
      <w:pPr>
        <w:spacing w:after="0" w:line="360" w:lineRule="auto"/>
        <w:rPr>
          <w:ins w:id="1564" w:author="Валентин" w:date="2019-01-15T18:32:00Z"/>
          <w:rFonts w:ascii="Times New Roman" w:hAnsi="Times New Roman" w:cs="Times New Roman"/>
          <w:sz w:val="28"/>
          <w:szCs w:val="28"/>
          <w:lang w:val="en-US"/>
        </w:rPr>
      </w:pPr>
      <w:ins w:id="1565" w:author="Валентин" w:date="2019-01-15T18:32:00Z">
        <w:r w:rsidRPr="005019E2">
          <w:rPr>
            <w:rFonts w:ascii="Times New Roman" w:hAnsi="Times New Roman" w:cs="Times New Roman"/>
            <w:sz w:val="28"/>
            <w:szCs w:val="28"/>
            <w:lang w:val="en-US"/>
          </w:rPr>
          <w:t xml:space="preserve">        return resize::$speed; </w:t>
        </w:r>
      </w:ins>
    </w:p>
    <w:p w14:paraId="0D1A8C7F" w14:textId="77777777" w:rsidR="00210DB2" w:rsidRPr="005019E2" w:rsidRDefault="00210DB2" w:rsidP="00210DB2">
      <w:pPr>
        <w:spacing w:after="0" w:line="360" w:lineRule="auto"/>
        <w:rPr>
          <w:ins w:id="1566" w:author="Валентин" w:date="2019-01-15T18:32:00Z"/>
          <w:rFonts w:ascii="Times New Roman" w:hAnsi="Times New Roman" w:cs="Times New Roman"/>
          <w:sz w:val="28"/>
          <w:szCs w:val="28"/>
          <w:lang w:val="en-US"/>
        </w:rPr>
      </w:pPr>
      <w:ins w:id="1567" w:author="Валентин" w:date="2019-01-15T18:32:00Z">
        <w:r w:rsidRPr="005019E2">
          <w:rPr>
            <w:rFonts w:ascii="Times New Roman" w:hAnsi="Times New Roman" w:cs="Times New Roman"/>
            <w:sz w:val="28"/>
            <w:szCs w:val="28"/>
            <w:lang w:val="en-US"/>
          </w:rPr>
          <w:t xml:space="preserve">    } </w:t>
        </w:r>
      </w:ins>
    </w:p>
    <w:p w14:paraId="4E8C91D8" w14:textId="77777777" w:rsidR="00210DB2" w:rsidRPr="005019E2" w:rsidRDefault="00210DB2" w:rsidP="00210DB2">
      <w:pPr>
        <w:spacing w:after="0" w:line="360" w:lineRule="auto"/>
        <w:rPr>
          <w:ins w:id="1568" w:author="Валентин" w:date="2019-01-15T18:32:00Z"/>
          <w:rFonts w:ascii="Times New Roman" w:hAnsi="Times New Roman" w:cs="Times New Roman"/>
          <w:sz w:val="28"/>
          <w:szCs w:val="28"/>
          <w:lang w:val="en-US"/>
        </w:rPr>
      </w:pPr>
      <w:ins w:id="1569" w:author="Валентин" w:date="2019-01-15T18:32:00Z">
        <w:r w:rsidRPr="005019E2">
          <w:rPr>
            <w:rFonts w:ascii="Times New Roman" w:hAnsi="Times New Roman" w:cs="Times New Roman"/>
            <w:sz w:val="28"/>
            <w:szCs w:val="28"/>
            <w:lang w:val="en-US"/>
          </w:rPr>
          <w:t xml:space="preserve">    static function tick() </w:t>
        </w:r>
      </w:ins>
    </w:p>
    <w:p w14:paraId="01C3DDAB" w14:textId="77777777" w:rsidR="00210DB2" w:rsidRPr="005019E2" w:rsidRDefault="00210DB2" w:rsidP="00210DB2">
      <w:pPr>
        <w:spacing w:after="0" w:line="360" w:lineRule="auto"/>
        <w:rPr>
          <w:ins w:id="1570" w:author="Валентин" w:date="2019-01-15T18:32:00Z"/>
          <w:rFonts w:ascii="Times New Roman" w:hAnsi="Times New Roman" w:cs="Times New Roman"/>
          <w:sz w:val="28"/>
          <w:szCs w:val="28"/>
          <w:lang w:val="en-US"/>
        </w:rPr>
      </w:pPr>
      <w:ins w:id="1571" w:author="Валентин" w:date="2019-01-15T18:32:00Z">
        <w:r w:rsidRPr="005019E2">
          <w:rPr>
            <w:rFonts w:ascii="Times New Roman" w:hAnsi="Times New Roman" w:cs="Times New Roman"/>
            <w:sz w:val="28"/>
            <w:szCs w:val="28"/>
            <w:lang w:val="en-US"/>
          </w:rPr>
          <w:t xml:space="preserve">    { </w:t>
        </w:r>
      </w:ins>
    </w:p>
    <w:p w14:paraId="521BA690" w14:textId="77777777" w:rsidR="00210DB2" w:rsidRPr="005019E2" w:rsidRDefault="00210DB2" w:rsidP="00210DB2">
      <w:pPr>
        <w:spacing w:after="0" w:line="360" w:lineRule="auto"/>
        <w:rPr>
          <w:ins w:id="1572" w:author="Валентин" w:date="2019-01-15T18:32:00Z"/>
          <w:rFonts w:ascii="Times New Roman" w:hAnsi="Times New Roman" w:cs="Times New Roman"/>
          <w:sz w:val="28"/>
          <w:szCs w:val="28"/>
          <w:lang w:val="en-US"/>
        </w:rPr>
      </w:pPr>
      <w:ins w:id="1573" w:author="Валентин" w:date="2019-01-15T18:32:00Z">
        <w:r w:rsidRPr="005019E2">
          <w:rPr>
            <w:rFonts w:ascii="Times New Roman" w:hAnsi="Times New Roman" w:cs="Times New Roman"/>
            <w:sz w:val="28"/>
            <w:szCs w:val="28"/>
            <w:lang w:val="en-US"/>
          </w:rPr>
          <w:lastRenderedPageBreak/>
          <w:t xml:space="preserve">        $objs = &amp;resize::$objects; </w:t>
        </w:r>
      </w:ins>
    </w:p>
    <w:p w14:paraId="09D1BA0F" w14:textId="77777777" w:rsidR="00210DB2" w:rsidRPr="005019E2" w:rsidRDefault="00210DB2" w:rsidP="00210DB2">
      <w:pPr>
        <w:spacing w:after="0" w:line="360" w:lineRule="auto"/>
        <w:rPr>
          <w:ins w:id="1574" w:author="Валентин" w:date="2019-01-15T18:32:00Z"/>
          <w:rFonts w:ascii="Times New Roman" w:hAnsi="Times New Roman" w:cs="Times New Roman"/>
          <w:sz w:val="28"/>
          <w:szCs w:val="28"/>
          <w:lang w:val="en-US"/>
        </w:rPr>
      </w:pPr>
      <w:ins w:id="1575" w:author="Валентин" w:date="2019-01-15T18:32:00Z">
        <w:r w:rsidRPr="005019E2">
          <w:rPr>
            <w:rFonts w:ascii="Times New Roman" w:hAnsi="Times New Roman" w:cs="Times New Roman"/>
            <w:sz w:val="28"/>
            <w:szCs w:val="28"/>
            <w:lang w:val="en-US"/>
          </w:rPr>
          <w:t xml:space="preserve">        $size = count($objs); </w:t>
        </w:r>
      </w:ins>
    </w:p>
    <w:p w14:paraId="4DDB9077" w14:textId="77777777" w:rsidR="00210DB2" w:rsidRPr="005019E2" w:rsidRDefault="00210DB2" w:rsidP="00210DB2">
      <w:pPr>
        <w:spacing w:after="0" w:line="360" w:lineRule="auto"/>
        <w:rPr>
          <w:ins w:id="1576" w:author="Валентин" w:date="2019-01-15T18:32:00Z"/>
          <w:rFonts w:ascii="Times New Roman" w:hAnsi="Times New Roman" w:cs="Times New Roman"/>
          <w:sz w:val="28"/>
          <w:szCs w:val="28"/>
          <w:lang w:val="en-US"/>
        </w:rPr>
      </w:pPr>
      <w:ins w:id="1577" w:author="Валентин" w:date="2019-01-15T18:32:00Z">
        <w:r w:rsidRPr="005019E2">
          <w:rPr>
            <w:rFonts w:ascii="Times New Roman" w:hAnsi="Times New Roman" w:cs="Times New Roman"/>
            <w:sz w:val="28"/>
            <w:szCs w:val="28"/>
            <w:lang w:val="en-US"/>
          </w:rPr>
          <w:t xml:space="preserve">        if($size&gt;0)</w:t>
        </w:r>
      </w:ins>
    </w:p>
    <w:p w14:paraId="7B41F5DA" w14:textId="77777777" w:rsidR="00210DB2" w:rsidRPr="005019E2" w:rsidRDefault="00210DB2" w:rsidP="00210DB2">
      <w:pPr>
        <w:spacing w:after="0" w:line="360" w:lineRule="auto"/>
        <w:rPr>
          <w:ins w:id="1578" w:author="Валентин" w:date="2019-01-15T18:32:00Z"/>
          <w:rFonts w:ascii="Times New Roman" w:hAnsi="Times New Roman" w:cs="Times New Roman"/>
          <w:sz w:val="28"/>
          <w:szCs w:val="28"/>
          <w:lang w:val="en-US"/>
        </w:rPr>
      </w:pPr>
      <w:ins w:id="1579" w:author="Валентин" w:date="2019-01-15T18:32:00Z">
        <w:r w:rsidRPr="005019E2">
          <w:rPr>
            <w:rFonts w:ascii="Times New Roman" w:hAnsi="Times New Roman" w:cs="Times New Roman"/>
            <w:sz w:val="28"/>
            <w:szCs w:val="28"/>
            <w:lang w:val="en-US"/>
          </w:rPr>
          <w:t xml:space="preserve">        { </w:t>
        </w:r>
      </w:ins>
    </w:p>
    <w:p w14:paraId="2C81971F" w14:textId="77777777" w:rsidR="00210DB2" w:rsidRPr="005019E2" w:rsidRDefault="00210DB2" w:rsidP="00210DB2">
      <w:pPr>
        <w:spacing w:after="0" w:line="360" w:lineRule="auto"/>
        <w:rPr>
          <w:ins w:id="1580" w:author="Валентин" w:date="2019-01-15T18:32:00Z"/>
          <w:rFonts w:ascii="Times New Roman" w:hAnsi="Times New Roman" w:cs="Times New Roman"/>
          <w:sz w:val="28"/>
          <w:szCs w:val="28"/>
          <w:lang w:val="en-US"/>
        </w:rPr>
      </w:pPr>
      <w:ins w:id="158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$m = microtime(1);</w:t>
        </w:r>
      </w:ins>
    </w:p>
    <w:p w14:paraId="028F3B89" w14:textId="77777777" w:rsidR="00210DB2" w:rsidRPr="005019E2" w:rsidRDefault="00210DB2" w:rsidP="00210DB2">
      <w:pPr>
        <w:spacing w:after="0" w:line="360" w:lineRule="auto"/>
        <w:rPr>
          <w:ins w:id="1582" w:author="Валентин" w:date="2019-01-15T18:32:00Z"/>
          <w:rFonts w:ascii="Times New Roman" w:hAnsi="Times New Roman" w:cs="Times New Roman"/>
          <w:sz w:val="28"/>
          <w:szCs w:val="28"/>
          <w:lang w:val="en-US"/>
        </w:rPr>
      </w:pPr>
      <w:ins w:id="1583" w:author="Валентин" w:date="2019-01-15T18:32:00Z">
        <w:r w:rsidRPr="005019E2">
          <w:rPr>
            <w:rFonts w:ascii="Times New Roman" w:hAnsi="Times New Roman" w:cs="Times New Roman"/>
            <w:sz w:val="28"/>
            <w:szCs w:val="28"/>
            <w:lang w:val="en-US"/>
          </w:rPr>
          <w:t xml:space="preserve">            foreach($objs as $self=&gt;$data) </w:t>
        </w:r>
      </w:ins>
    </w:p>
    <w:p w14:paraId="4BEB9DE2" w14:textId="77777777" w:rsidR="00210DB2" w:rsidRPr="005019E2" w:rsidRDefault="00210DB2" w:rsidP="00210DB2">
      <w:pPr>
        <w:spacing w:after="0" w:line="360" w:lineRule="auto"/>
        <w:rPr>
          <w:ins w:id="1584" w:author="Валентин" w:date="2019-01-15T18:32:00Z"/>
          <w:rFonts w:ascii="Times New Roman" w:hAnsi="Times New Roman" w:cs="Times New Roman"/>
          <w:sz w:val="28"/>
          <w:szCs w:val="28"/>
          <w:lang w:val="en-US"/>
        </w:rPr>
      </w:pPr>
      <w:ins w:id="1585" w:author="Валентин" w:date="2019-01-15T18:32:00Z">
        <w:r w:rsidRPr="005019E2">
          <w:rPr>
            <w:rFonts w:ascii="Times New Roman" w:hAnsi="Times New Roman" w:cs="Times New Roman"/>
            <w:sz w:val="28"/>
            <w:szCs w:val="28"/>
            <w:lang w:val="en-US"/>
          </w:rPr>
          <w:t xml:space="preserve">            { </w:t>
        </w:r>
      </w:ins>
    </w:p>
    <w:p w14:paraId="2914B9E7" w14:textId="77777777" w:rsidR="00210DB2" w:rsidRPr="005019E2" w:rsidRDefault="00210DB2" w:rsidP="00210DB2">
      <w:pPr>
        <w:spacing w:after="0" w:line="360" w:lineRule="auto"/>
        <w:rPr>
          <w:ins w:id="1586" w:author="Валентин" w:date="2019-01-15T18:32:00Z"/>
          <w:rFonts w:ascii="Times New Roman" w:hAnsi="Times New Roman" w:cs="Times New Roman"/>
          <w:sz w:val="28"/>
          <w:szCs w:val="28"/>
          <w:lang w:val="en-US"/>
        </w:rPr>
      </w:pPr>
      <w:ins w:id="1587" w:author="Валентин" w:date="2019-01-15T18:32:00Z">
        <w:r w:rsidRPr="005019E2">
          <w:rPr>
            <w:rFonts w:ascii="Times New Roman" w:hAnsi="Times New Roman" w:cs="Times New Roman"/>
            <w:sz w:val="28"/>
            <w:szCs w:val="28"/>
            <w:lang w:val="en-US"/>
          </w:rPr>
          <w:t xml:space="preserve">                list($sides, $func, $speed, $time) = $data; </w:t>
        </w:r>
      </w:ins>
    </w:p>
    <w:p w14:paraId="1B2C9263" w14:textId="77777777" w:rsidR="00210DB2" w:rsidRPr="005019E2" w:rsidRDefault="00210DB2" w:rsidP="00210DB2">
      <w:pPr>
        <w:spacing w:after="0" w:line="360" w:lineRule="auto"/>
        <w:rPr>
          <w:ins w:id="1588" w:author="Валентин" w:date="2019-01-15T18:32:00Z"/>
          <w:rFonts w:ascii="Times New Roman" w:hAnsi="Times New Roman" w:cs="Times New Roman"/>
          <w:sz w:val="28"/>
          <w:szCs w:val="28"/>
          <w:lang w:val="en-US"/>
        </w:rPr>
      </w:pPr>
      <w:ins w:id="1589"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$sname = array('Left', 'Top', 'Width', 'Height');</w:t>
        </w:r>
      </w:ins>
    </w:p>
    <w:p w14:paraId="17F88DAD" w14:textId="77777777" w:rsidR="00210DB2" w:rsidRPr="005019E2" w:rsidRDefault="00210DB2" w:rsidP="00210DB2">
      <w:pPr>
        <w:spacing w:after="0" w:line="360" w:lineRule="auto"/>
        <w:rPr>
          <w:ins w:id="1590" w:author="Валентин" w:date="2019-01-15T18:32:00Z"/>
          <w:rFonts w:ascii="Times New Roman" w:hAnsi="Times New Roman" w:cs="Times New Roman"/>
          <w:sz w:val="28"/>
          <w:szCs w:val="28"/>
          <w:lang w:val="en-US"/>
        </w:rPr>
      </w:pPr>
      <w:ins w:id="159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4;</w:t>
        </w:r>
      </w:ins>
    </w:p>
    <w:p w14:paraId="355FD1AF" w14:textId="77777777" w:rsidR="00210DB2" w:rsidRPr="005019E2" w:rsidRDefault="00210DB2" w:rsidP="00210DB2">
      <w:pPr>
        <w:spacing w:after="0" w:line="360" w:lineRule="auto"/>
        <w:rPr>
          <w:ins w:id="1592" w:author="Валентин" w:date="2019-01-15T18:32:00Z"/>
          <w:rFonts w:ascii="Times New Roman" w:hAnsi="Times New Roman" w:cs="Times New Roman"/>
          <w:sz w:val="28"/>
          <w:szCs w:val="28"/>
          <w:lang w:val="en-US"/>
        </w:rPr>
      </w:pPr>
      <w:ins w:id="159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 $time !== false )if( $time &gt; $m ) continue;</w:t>
        </w:r>
      </w:ins>
    </w:p>
    <w:p w14:paraId="37FBE404" w14:textId="77777777" w:rsidR="00210DB2" w:rsidRPr="005019E2" w:rsidRDefault="00210DB2" w:rsidP="00210DB2">
      <w:pPr>
        <w:spacing w:after="0" w:line="360" w:lineRule="auto"/>
        <w:rPr>
          <w:ins w:id="1594" w:author="Валентин" w:date="2019-01-15T18:32:00Z"/>
          <w:rFonts w:ascii="Times New Roman" w:hAnsi="Times New Roman" w:cs="Times New Roman"/>
          <w:sz w:val="28"/>
          <w:szCs w:val="28"/>
          <w:lang w:val="en-US"/>
        </w:rPr>
      </w:pPr>
      <w:ins w:id="159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55674531" w14:textId="77777777" w:rsidR="00210DB2" w:rsidRPr="005019E2" w:rsidRDefault="00210DB2" w:rsidP="00210DB2">
      <w:pPr>
        <w:spacing w:after="0" w:line="360" w:lineRule="auto"/>
        <w:rPr>
          <w:ins w:id="1596" w:author="Валентин" w:date="2019-01-15T18:32:00Z"/>
          <w:rFonts w:ascii="Times New Roman" w:hAnsi="Times New Roman" w:cs="Times New Roman"/>
          <w:sz w:val="28"/>
          <w:szCs w:val="28"/>
          <w:lang w:val="en-US"/>
        </w:rPr>
      </w:pPr>
      <w:ins w:id="1597"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75D65D89" w14:textId="77777777" w:rsidR="00210DB2" w:rsidRPr="005019E2" w:rsidRDefault="00210DB2" w:rsidP="00210DB2">
      <w:pPr>
        <w:spacing w:after="0" w:line="360" w:lineRule="auto"/>
        <w:rPr>
          <w:ins w:id="1598" w:author="Валентин" w:date="2019-01-15T18:32:00Z"/>
          <w:rFonts w:ascii="Times New Roman" w:hAnsi="Times New Roman" w:cs="Times New Roman"/>
          <w:sz w:val="28"/>
          <w:szCs w:val="28"/>
          <w:lang w:val="en-US"/>
        </w:rPr>
      </w:pPr>
      <w:ins w:id="1599"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BCF50D3" w14:textId="77777777" w:rsidR="00210DB2" w:rsidRPr="005019E2" w:rsidRDefault="00210DB2" w:rsidP="00210DB2">
      <w:pPr>
        <w:spacing w:after="0" w:line="360" w:lineRule="auto"/>
        <w:rPr>
          <w:ins w:id="1600" w:author="Валентин" w:date="2019-01-15T18:32:00Z"/>
          <w:rFonts w:ascii="Times New Roman" w:hAnsi="Times New Roman" w:cs="Times New Roman"/>
          <w:sz w:val="28"/>
          <w:szCs w:val="28"/>
          <w:lang w:val="en-US"/>
        </w:rPr>
      </w:pPr>
      <w:ins w:id="160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$sidetmp[$i] = gui_propGet($self, $sname[$i]);</w:t>
        </w:r>
      </w:ins>
    </w:p>
    <w:p w14:paraId="1B5C7277" w14:textId="77777777" w:rsidR="00210DB2" w:rsidRPr="005019E2" w:rsidRDefault="00210DB2" w:rsidP="00210DB2">
      <w:pPr>
        <w:spacing w:after="0" w:line="360" w:lineRule="auto"/>
        <w:rPr>
          <w:ins w:id="1602" w:author="Валентин" w:date="2019-01-15T18:32:00Z"/>
          <w:rFonts w:ascii="Times New Roman" w:hAnsi="Times New Roman" w:cs="Times New Roman"/>
          <w:sz w:val="28"/>
          <w:szCs w:val="28"/>
          <w:lang w:val="en-US"/>
        </w:rPr>
      </w:pPr>
      <w:ins w:id="160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$remp[$i] = resize::eval_formule($sidetmp[$i], $sides[$i], $speed);</w:t>
        </w:r>
      </w:ins>
    </w:p>
    <w:p w14:paraId="44A00178" w14:textId="77777777" w:rsidR="00210DB2" w:rsidRPr="005019E2" w:rsidRDefault="00210DB2" w:rsidP="00210DB2">
      <w:pPr>
        <w:spacing w:after="0" w:line="360" w:lineRule="auto"/>
        <w:rPr>
          <w:ins w:id="1604" w:author="Валентин" w:date="2019-01-15T18:32:00Z"/>
          <w:rFonts w:ascii="Times New Roman" w:hAnsi="Times New Roman" w:cs="Times New Roman"/>
          <w:sz w:val="28"/>
          <w:szCs w:val="28"/>
          <w:lang w:val="en-US"/>
        </w:rPr>
      </w:pPr>
      <w:ins w:id="160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496521F3" w14:textId="77777777" w:rsidR="00210DB2" w:rsidRPr="005019E2" w:rsidRDefault="00210DB2" w:rsidP="00210DB2">
      <w:pPr>
        <w:spacing w:after="0" w:line="360" w:lineRule="auto"/>
        <w:rPr>
          <w:ins w:id="1606" w:author="Валентин" w:date="2019-01-15T18:32:00Z"/>
          <w:rFonts w:ascii="Times New Roman" w:hAnsi="Times New Roman" w:cs="Times New Roman"/>
          <w:sz w:val="28"/>
          <w:szCs w:val="28"/>
          <w:lang w:val="en-US"/>
        </w:rPr>
      </w:pPr>
      <w:ins w:id="1607" w:author="Валентин" w:date="2019-01-15T18:32:00Z">
        <w:r w:rsidRPr="005019E2">
          <w:rPr>
            <w:rFonts w:ascii="Times New Roman" w:hAnsi="Times New Roman" w:cs="Times New Roman"/>
            <w:sz w:val="28"/>
            <w:szCs w:val="28"/>
            <w:lang w:val="en-US"/>
          </w:rPr>
          <w:t xml:space="preserve">                 if($remp[0]===false &amp;&amp; $remp[1]===false &amp;&amp; $remp[2]===false &amp;&amp; $remp[3]===false) </w:t>
        </w:r>
      </w:ins>
    </w:p>
    <w:p w14:paraId="47D43A73" w14:textId="77777777" w:rsidR="00210DB2" w:rsidRPr="005019E2" w:rsidRDefault="00210DB2" w:rsidP="00210DB2">
      <w:pPr>
        <w:spacing w:after="0" w:line="360" w:lineRule="auto"/>
        <w:rPr>
          <w:ins w:id="1608" w:author="Валентин" w:date="2019-01-15T18:32:00Z"/>
          <w:rFonts w:ascii="Times New Roman" w:hAnsi="Times New Roman" w:cs="Times New Roman"/>
          <w:sz w:val="28"/>
          <w:szCs w:val="28"/>
          <w:lang w:val="en-US"/>
        </w:rPr>
      </w:pPr>
      <w:ins w:id="1609" w:author="Валентин" w:date="2019-01-15T18:32:00Z">
        <w:r w:rsidRPr="005019E2">
          <w:rPr>
            <w:rFonts w:ascii="Times New Roman" w:hAnsi="Times New Roman" w:cs="Times New Roman"/>
            <w:sz w:val="28"/>
            <w:szCs w:val="28"/>
            <w:lang w:val="en-US"/>
          </w:rPr>
          <w:t xml:space="preserve">                { </w:t>
        </w:r>
      </w:ins>
    </w:p>
    <w:p w14:paraId="33D31915" w14:textId="77777777" w:rsidR="00210DB2" w:rsidRPr="005019E2" w:rsidRDefault="00210DB2" w:rsidP="00210DB2">
      <w:pPr>
        <w:spacing w:after="0" w:line="360" w:lineRule="auto"/>
        <w:rPr>
          <w:ins w:id="1610" w:author="Валентин" w:date="2019-01-15T18:32:00Z"/>
          <w:rFonts w:ascii="Times New Roman" w:hAnsi="Times New Roman" w:cs="Times New Roman"/>
          <w:sz w:val="28"/>
          <w:szCs w:val="28"/>
          <w:lang w:val="en-US"/>
        </w:rPr>
      </w:pPr>
      <w:ins w:id="1611" w:author="Валентин" w:date="2019-01-15T18:32:00Z">
        <w:r w:rsidRPr="005019E2">
          <w:rPr>
            <w:rFonts w:ascii="Times New Roman" w:hAnsi="Times New Roman" w:cs="Times New Roman"/>
            <w:sz w:val="28"/>
            <w:szCs w:val="28"/>
            <w:lang w:val="en-US"/>
          </w:rPr>
          <w:t xml:space="preserve">                    unset($objs[$self]);</w:t>
        </w:r>
      </w:ins>
    </w:p>
    <w:p w14:paraId="44760329" w14:textId="77777777" w:rsidR="00210DB2" w:rsidRPr="005019E2" w:rsidRDefault="00210DB2" w:rsidP="00210DB2">
      <w:pPr>
        <w:spacing w:after="0" w:line="360" w:lineRule="auto"/>
        <w:rPr>
          <w:ins w:id="1612" w:author="Валентин" w:date="2019-01-15T18:32:00Z"/>
          <w:rFonts w:ascii="Times New Roman" w:hAnsi="Times New Roman" w:cs="Times New Roman"/>
          <w:sz w:val="28"/>
          <w:szCs w:val="28"/>
          <w:lang w:val="en-US"/>
        </w:rPr>
      </w:pPr>
      <w:ins w:id="161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7E640F23" w14:textId="77777777" w:rsidR="00210DB2" w:rsidRPr="005019E2" w:rsidRDefault="00210DB2" w:rsidP="00210DB2">
      <w:pPr>
        <w:spacing w:after="0" w:line="360" w:lineRule="auto"/>
        <w:rPr>
          <w:ins w:id="1614" w:author="Валентин" w:date="2019-01-15T18:32:00Z"/>
          <w:rFonts w:ascii="Times New Roman" w:hAnsi="Times New Roman" w:cs="Times New Roman"/>
          <w:sz w:val="28"/>
          <w:szCs w:val="28"/>
          <w:lang w:val="en-US"/>
        </w:rPr>
      </w:pPr>
      <w:ins w:id="161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5FA5AA59" w14:textId="77777777" w:rsidR="00210DB2" w:rsidRPr="005019E2" w:rsidRDefault="00210DB2" w:rsidP="00210DB2">
      <w:pPr>
        <w:spacing w:after="0" w:line="360" w:lineRule="auto"/>
        <w:rPr>
          <w:ins w:id="1616" w:author="Валентин" w:date="2019-01-15T18:32:00Z"/>
          <w:rFonts w:ascii="Times New Roman" w:hAnsi="Times New Roman" w:cs="Times New Roman"/>
          <w:sz w:val="28"/>
          <w:szCs w:val="28"/>
          <w:lang w:val="en-US"/>
        </w:rPr>
      </w:pPr>
      <w:ins w:id="1617"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if($sides[$i]!==false) gui_propSet($self, $sides[$i], $sides[$i]);</w:t>
        </w:r>
      </w:ins>
    </w:p>
    <w:p w14:paraId="71850341" w14:textId="77777777" w:rsidR="00210DB2" w:rsidRPr="005019E2" w:rsidRDefault="00210DB2" w:rsidP="00210DB2">
      <w:pPr>
        <w:spacing w:after="0" w:line="360" w:lineRule="auto"/>
        <w:rPr>
          <w:ins w:id="1618" w:author="Валентин" w:date="2019-01-15T18:32:00Z"/>
          <w:rFonts w:ascii="Times New Roman" w:hAnsi="Times New Roman" w:cs="Times New Roman"/>
          <w:sz w:val="28"/>
          <w:szCs w:val="28"/>
          <w:lang w:val="en-US"/>
        </w:rPr>
      </w:pPr>
      <w:ins w:id="1619"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16DAB62C" w14:textId="77777777" w:rsidR="00210DB2" w:rsidRPr="005019E2" w:rsidRDefault="00210DB2" w:rsidP="00210DB2">
      <w:pPr>
        <w:spacing w:after="0" w:line="360" w:lineRule="auto"/>
        <w:rPr>
          <w:ins w:id="1620" w:author="Валентин" w:date="2019-01-15T18:32:00Z"/>
          <w:rFonts w:ascii="Times New Roman" w:hAnsi="Times New Roman" w:cs="Times New Roman"/>
          <w:sz w:val="28"/>
          <w:szCs w:val="28"/>
          <w:lang w:val="en-US"/>
        </w:rPr>
      </w:pPr>
      <w:ins w:id="1621" w:author="Валентин" w:date="2019-01-15T18:32:00Z">
        <w:r w:rsidRPr="005019E2">
          <w:rPr>
            <w:rFonts w:ascii="Times New Roman" w:hAnsi="Times New Roman" w:cs="Times New Roman"/>
            <w:sz w:val="28"/>
            <w:szCs w:val="28"/>
            <w:lang w:val="en-US"/>
          </w:rPr>
          <w:t xml:space="preserve">                    if($func!==false &amp;&amp; is_callable($func) ) $func($self); </w:t>
        </w:r>
      </w:ins>
    </w:p>
    <w:p w14:paraId="5F8B7CA4" w14:textId="77777777" w:rsidR="00210DB2" w:rsidRPr="005019E2" w:rsidRDefault="00210DB2" w:rsidP="00210DB2">
      <w:pPr>
        <w:spacing w:after="0" w:line="360" w:lineRule="auto"/>
        <w:rPr>
          <w:ins w:id="1622" w:author="Валентин" w:date="2019-01-15T18:32:00Z"/>
          <w:rFonts w:ascii="Times New Roman" w:hAnsi="Times New Roman" w:cs="Times New Roman"/>
          <w:sz w:val="28"/>
          <w:szCs w:val="28"/>
          <w:lang w:val="en-US"/>
        </w:rPr>
      </w:pPr>
      <w:ins w:id="1623" w:author="Валентин" w:date="2019-01-15T18:32:00Z">
        <w:r w:rsidRPr="005019E2">
          <w:rPr>
            <w:rFonts w:ascii="Times New Roman" w:hAnsi="Times New Roman" w:cs="Times New Roman"/>
            <w:sz w:val="28"/>
            <w:szCs w:val="28"/>
            <w:lang w:val="en-US"/>
          </w:rPr>
          <w:t xml:space="preserve">                } </w:t>
        </w:r>
      </w:ins>
    </w:p>
    <w:p w14:paraId="0539846F" w14:textId="77777777" w:rsidR="00210DB2" w:rsidRPr="005019E2" w:rsidRDefault="00210DB2" w:rsidP="00210DB2">
      <w:pPr>
        <w:spacing w:after="0" w:line="360" w:lineRule="auto"/>
        <w:rPr>
          <w:ins w:id="1624" w:author="Валентин" w:date="2019-01-15T18:32:00Z"/>
          <w:rFonts w:ascii="Times New Roman" w:hAnsi="Times New Roman" w:cs="Times New Roman"/>
          <w:sz w:val="28"/>
          <w:szCs w:val="28"/>
          <w:lang w:val="en-US"/>
        </w:rPr>
      </w:pPr>
      <w:ins w:id="1625" w:author="Валентин" w:date="2019-01-15T18:32:00Z">
        <w:r w:rsidRPr="005019E2">
          <w:rPr>
            <w:rFonts w:ascii="Times New Roman" w:hAnsi="Times New Roman" w:cs="Times New Roman"/>
            <w:sz w:val="28"/>
            <w:szCs w:val="28"/>
            <w:lang w:val="en-US"/>
          </w:rPr>
          <w:t xml:space="preserve">                else </w:t>
        </w:r>
      </w:ins>
    </w:p>
    <w:p w14:paraId="0A9A5C89" w14:textId="77777777" w:rsidR="00210DB2" w:rsidRPr="005019E2" w:rsidRDefault="00210DB2" w:rsidP="00210DB2">
      <w:pPr>
        <w:spacing w:after="0" w:line="360" w:lineRule="auto"/>
        <w:rPr>
          <w:ins w:id="1626" w:author="Валентин" w:date="2019-01-15T18:32:00Z"/>
          <w:rFonts w:ascii="Times New Roman" w:hAnsi="Times New Roman" w:cs="Times New Roman"/>
          <w:sz w:val="28"/>
          <w:szCs w:val="28"/>
          <w:lang w:val="en-US"/>
        </w:rPr>
      </w:pPr>
      <w:ins w:id="1627" w:author="Валентин" w:date="2019-01-15T18:32:00Z">
        <w:r w:rsidRPr="005019E2">
          <w:rPr>
            <w:rFonts w:ascii="Times New Roman" w:hAnsi="Times New Roman" w:cs="Times New Roman"/>
            <w:sz w:val="28"/>
            <w:szCs w:val="28"/>
            <w:lang w:val="en-US"/>
          </w:rPr>
          <w:lastRenderedPageBreak/>
          <w:t xml:space="preserve">                {</w:t>
        </w:r>
      </w:ins>
    </w:p>
    <w:p w14:paraId="5EDCAED0" w14:textId="77777777" w:rsidR="00210DB2" w:rsidRPr="005019E2" w:rsidRDefault="00210DB2" w:rsidP="00210DB2">
      <w:pPr>
        <w:spacing w:after="0" w:line="360" w:lineRule="auto"/>
        <w:rPr>
          <w:ins w:id="1628" w:author="Валентин" w:date="2019-01-15T18:32:00Z"/>
          <w:rFonts w:ascii="Times New Roman" w:hAnsi="Times New Roman" w:cs="Times New Roman"/>
          <w:sz w:val="28"/>
          <w:szCs w:val="28"/>
          <w:lang w:val="en-US"/>
        </w:rPr>
      </w:pPr>
      <w:ins w:id="1629"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ins>
    </w:p>
    <w:p w14:paraId="532B407F" w14:textId="77777777" w:rsidR="00210DB2" w:rsidRPr="005019E2" w:rsidRDefault="00210DB2" w:rsidP="00210DB2">
      <w:pPr>
        <w:spacing w:after="0" w:line="360" w:lineRule="auto"/>
        <w:rPr>
          <w:ins w:id="1630" w:author="Валентин" w:date="2019-01-15T18:32:00Z"/>
          <w:rFonts w:ascii="Times New Roman" w:hAnsi="Times New Roman" w:cs="Times New Roman"/>
          <w:sz w:val="28"/>
          <w:szCs w:val="28"/>
          <w:lang w:val="en-US"/>
        </w:rPr>
      </w:pPr>
      <w:ins w:id="1631"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3D56274C" w14:textId="77777777" w:rsidR="00210DB2" w:rsidRPr="005019E2" w:rsidRDefault="00210DB2" w:rsidP="00210DB2">
      <w:pPr>
        <w:spacing w:after="0" w:line="360" w:lineRule="auto"/>
        <w:rPr>
          <w:ins w:id="1632" w:author="Валентин" w:date="2019-01-15T18:32:00Z"/>
          <w:rFonts w:ascii="Times New Roman" w:hAnsi="Times New Roman" w:cs="Times New Roman"/>
          <w:sz w:val="28"/>
          <w:szCs w:val="28"/>
          <w:lang w:val="en-US"/>
        </w:rPr>
      </w:pPr>
      <w:ins w:id="1633"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if($remp[$i]!==false) gui_propSet($self,$sname[$i],$sidetmp[$i]+$remp[$i]);</w:t>
        </w:r>
      </w:ins>
    </w:p>
    <w:p w14:paraId="2D2E5C50" w14:textId="77777777" w:rsidR="00210DB2" w:rsidRPr="005019E2" w:rsidRDefault="00210DB2" w:rsidP="00210DB2">
      <w:pPr>
        <w:spacing w:after="0" w:line="360" w:lineRule="auto"/>
        <w:rPr>
          <w:ins w:id="1634" w:author="Валентин" w:date="2019-01-15T18:32:00Z"/>
          <w:rFonts w:ascii="Times New Roman" w:hAnsi="Times New Roman" w:cs="Times New Roman"/>
          <w:sz w:val="28"/>
          <w:szCs w:val="28"/>
          <w:lang w:val="en-US"/>
        </w:rPr>
      </w:pPr>
      <w:ins w:id="1635"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66982A66" w14:textId="77777777" w:rsidR="00210DB2" w:rsidRPr="005019E2" w:rsidRDefault="00210DB2" w:rsidP="00210DB2">
      <w:pPr>
        <w:spacing w:after="0" w:line="360" w:lineRule="auto"/>
        <w:rPr>
          <w:ins w:id="1636" w:author="Валентин" w:date="2019-01-15T18:32:00Z"/>
          <w:rFonts w:ascii="Times New Roman" w:hAnsi="Times New Roman" w:cs="Times New Roman"/>
          <w:sz w:val="28"/>
          <w:szCs w:val="28"/>
          <w:lang w:val="en-US"/>
        </w:rPr>
      </w:pPr>
      <w:ins w:id="1637" w:author="Валентин" w:date="2019-01-15T18:32:00Z">
        <w:r w:rsidRPr="005019E2">
          <w:rPr>
            <w:rFonts w:ascii="Times New Roman" w:hAnsi="Times New Roman" w:cs="Times New Roman"/>
            <w:sz w:val="28"/>
            <w:szCs w:val="28"/>
            <w:lang w:val="en-US"/>
          </w:rPr>
          <w:t xml:space="preserve">                } </w:t>
        </w:r>
      </w:ins>
    </w:p>
    <w:p w14:paraId="769F73E0" w14:textId="77777777" w:rsidR="00210DB2" w:rsidRPr="005019E2" w:rsidRDefault="00210DB2" w:rsidP="00210DB2">
      <w:pPr>
        <w:spacing w:after="0" w:line="360" w:lineRule="auto"/>
        <w:rPr>
          <w:ins w:id="1638" w:author="Валентин" w:date="2019-01-15T18:32:00Z"/>
          <w:rFonts w:ascii="Times New Roman" w:hAnsi="Times New Roman" w:cs="Times New Roman"/>
          <w:sz w:val="28"/>
          <w:szCs w:val="28"/>
          <w:lang w:val="en-US"/>
        </w:rPr>
      </w:pPr>
      <w:ins w:id="1639" w:author="Валентин" w:date="2019-01-15T18:32:00Z">
        <w:r w:rsidRPr="005019E2">
          <w:rPr>
            <w:rFonts w:ascii="Times New Roman" w:hAnsi="Times New Roman" w:cs="Times New Roman"/>
            <w:sz w:val="28"/>
            <w:szCs w:val="28"/>
            <w:lang w:val="en-US"/>
          </w:rPr>
          <w:t xml:space="preserve">            } </w:t>
        </w:r>
      </w:ins>
    </w:p>
    <w:p w14:paraId="5E2D5CFF" w14:textId="77777777" w:rsidR="00210DB2" w:rsidRPr="005019E2" w:rsidRDefault="00210DB2" w:rsidP="00210DB2">
      <w:pPr>
        <w:spacing w:after="0" w:line="360" w:lineRule="auto"/>
        <w:rPr>
          <w:ins w:id="1640" w:author="Валентин" w:date="2019-01-15T18:32:00Z"/>
          <w:rFonts w:ascii="Times New Roman" w:hAnsi="Times New Roman" w:cs="Times New Roman"/>
          <w:sz w:val="28"/>
          <w:szCs w:val="28"/>
          <w:lang w:val="en-US"/>
        </w:rPr>
      </w:pPr>
      <w:ins w:id="1641" w:author="Валентин" w:date="2019-01-15T18:32:00Z">
        <w:r w:rsidRPr="005019E2">
          <w:rPr>
            <w:rFonts w:ascii="Times New Roman" w:hAnsi="Times New Roman" w:cs="Times New Roman"/>
            <w:sz w:val="28"/>
            <w:szCs w:val="28"/>
            <w:lang w:val="en-US"/>
          </w:rPr>
          <w:t xml:space="preserve">        } </w:t>
        </w:r>
      </w:ins>
    </w:p>
    <w:p w14:paraId="0D558FF6" w14:textId="77777777" w:rsidR="00210DB2" w:rsidRPr="005019E2" w:rsidRDefault="00210DB2" w:rsidP="00210DB2">
      <w:pPr>
        <w:spacing w:after="0" w:line="360" w:lineRule="auto"/>
        <w:rPr>
          <w:ins w:id="1642" w:author="Валентин" w:date="2019-01-15T18:32:00Z"/>
          <w:rFonts w:ascii="Times New Roman" w:hAnsi="Times New Roman" w:cs="Times New Roman"/>
          <w:sz w:val="28"/>
          <w:szCs w:val="28"/>
          <w:lang w:val="en-US"/>
        </w:rPr>
      </w:pPr>
      <w:ins w:id="1643" w:author="Валентин" w:date="2019-01-15T18:32:00Z">
        <w:r w:rsidRPr="005019E2">
          <w:rPr>
            <w:rFonts w:ascii="Times New Roman" w:hAnsi="Times New Roman" w:cs="Times New Roman"/>
            <w:sz w:val="28"/>
            <w:szCs w:val="28"/>
            <w:lang w:val="en-US"/>
          </w:rPr>
          <w:t xml:space="preserve">    }</w:t>
        </w:r>
      </w:ins>
    </w:p>
    <w:p w14:paraId="2680845F" w14:textId="77777777" w:rsidR="00210DB2" w:rsidRPr="005019E2" w:rsidRDefault="00210DB2" w:rsidP="00210DB2">
      <w:pPr>
        <w:spacing w:after="0" w:line="360" w:lineRule="auto"/>
        <w:rPr>
          <w:ins w:id="1644" w:author="Валентин" w:date="2019-01-15T18:32:00Z"/>
          <w:rFonts w:ascii="Times New Roman" w:hAnsi="Times New Roman" w:cs="Times New Roman"/>
          <w:sz w:val="28"/>
          <w:szCs w:val="28"/>
          <w:lang w:val="en-US"/>
        </w:rPr>
      </w:pPr>
      <w:ins w:id="1645" w:author="Валентин" w:date="2019-01-15T18:32:00Z">
        <w:r w:rsidRPr="005019E2">
          <w:rPr>
            <w:rFonts w:ascii="Times New Roman" w:hAnsi="Times New Roman" w:cs="Times New Roman"/>
            <w:sz w:val="28"/>
            <w:szCs w:val="28"/>
            <w:lang w:val="en-US"/>
          </w:rPr>
          <w:tab/>
          <w:t>static function syncfunc()</w:t>
        </w:r>
      </w:ins>
    </w:p>
    <w:p w14:paraId="2B62E63D" w14:textId="77777777" w:rsidR="00210DB2" w:rsidRPr="005019E2" w:rsidRDefault="00210DB2" w:rsidP="00210DB2">
      <w:pPr>
        <w:spacing w:after="0" w:line="360" w:lineRule="auto"/>
        <w:rPr>
          <w:ins w:id="1646" w:author="Валентин" w:date="2019-01-15T18:32:00Z"/>
          <w:rFonts w:ascii="Times New Roman" w:hAnsi="Times New Roman" w:cs="Times New Roman"/>
          <w:sz w:val="28"/>
          <w:szCs w:val="28"/>
          <w:lang w:val="en-US"/>
        </w:rPr>
      </w:pPr>
      <w:ins w:id="1647" w:author="Валентин" w:date="2019-01-15T18:32:00Z">
        <w:r w:rsidRPr="005019E2">
          <w:rPr>
            <w:rFonts w:ascii="Times New Roman" w:hAnsi="Times New Roman" w:cs="Times New Roman"/>
            <w:sz w:val="28"/>
            <w:szCs w:val="28"/>
            <w:lang w:val="en-US"/>
          </w:rPr>
          <w:tab/>
          <w:t>{</w:t>
        </w:r>
      </w:ins>
    </w:p>
    <w:p w14:paraId="0C276EB5" w14:textId="77777777" w:rsidR="00210DB2" w:rsidRPr="005019E2" w:rsidRDefault="00210DB2" w:rsidP="00210DB2">
      <w:pPr>
        <w:spacing w:after="0" w:line="360" w:lineRule="auto"/>
        <w:rPr>
          <w:ins w:id="1648" w:author="Валентин" w:date="2019-01-15T18:32:00Z"/>
          <w:rFonts w:ascii="Times New Roman" w:hAnsi="Times New Roman" w:cs="Times New Roman"/>
          <w:sz w:val="28"/>
          <w:szCs w:val="28"/>
          <w:lang w:val="en-US"/>
        </w:rPr>
      </w:pPr>
      <w:ins w:id="1649" w:author="Валентин" w:date="2019-01-15T18:32:00Z">
        <w:r w:rsidRPr="005019E2">
          <w:rPr>
            <w:rFonts w:ascii="Times New Roman" w:hAnsi="Times New Roman" w:cs="Times New Roman"/>
            <w:sz w:val="28"/>
            <w:szCs w:val="28"/>
            <w:lang w:val="en-US"/>
          </w:rPr>
          <w:tab/>
        </w:r>
      </w:ins>
    </w:p>
    <w:p w14:paraId="5FCEC03D" w14:textId="77777777" w:rsidR="00210DB2" w:rsidRPr="005019E2" w:rsidRDefault="00210DB2" w:rsidP="00210DB2">
      <w:pPr>
        <w:spacing w:after="0" w:line="360" w:lineRule="auto"/>
        <w:rPr>
          <w:ins w:id="1650" w:author="Валентин" w:date="2019-01-15T18:32:00Z"/>
          <w:rFonts w:ascii="Times New Roman" w:hAnsi="Times New Roman" w:cs="Times New Roman"/>
          <w:sz w:val="28"/>
          <w:szCs w:val="28"/>
          <w:lang w:val="en-US"/>
        </w:rPr>
      </w:pPr>
      <w:ins w:id="1651" w:author="Валентин" w:date="2019-01-15T18:32:00Z">
        <w:r w:rsidRPr="005019E2">
          <w:rPr>
            <w:rFonts w:ascii="Times New Roman" w:hAnsi="Times New Roman" w:cs="Times New Roman"/>
            <w:sz w:val="28"/>
            <w:szCs w:val="28"/>
            <w:lang w:val="en-US"/>
          </w:rPr>
          <w:tab/>
          <w:t>}</w:t>
        </w:r>
      </w:ins>
    </w:p>
    <w:p w14:paraId="19B1BDA1" w14:textId="77777777" w:rsidR="00210DB2" w:rsidRPr="005019E2" w:rsidRDefault="00210DB2" w:rsidP="00210DB2">
      <w:pPr>
        <w:spacing w:after="0" w:line="360" w:lineRule="auto"/>
        <w:rPr>
          <w:ins w:id="1652" w:author="Валентин" w:date="2019-01-15T18:32:00Z"/>
          <w:rFonts w:ascii="Times New Roman" w:hAnsi="Times New Roman" w:cs="Times New Roman"/>
          <w:sz w:val="28"/>
          <w:szCs w:val="28"/>
          <w:lang w:val="en-US"/>
        </w:rPr>
      </w:pPr>
      <w:ins w:id="1653" w:author="Валентин" w:date="2019-01-15T18:32:00Z">
        <w:r w:rsidRPr="005019E2">
          <w:rPr>
            <w:rFonts w:ascii="Times New Roman" w:hAnsi="Times New Roman" w:cs="Times New Roman"/>
            <w:sz w:val="28"/>
            <w:szCs w:val="28"/>
            <w:lang w:val="en-US"/>
          </w:rPr>
          <w:t xml:space="preserve">    private static function eval_formule($x, $y, $speed=false) </w:t>
        </w:r>
      </w:ins>
    </w:p>
    <w:p w14:paraId="52C47851" w14:textId="77777777" w:rsidR="00210DB2" w:rsidRPr="005019E2" w:rsidRDefault="00210DB2" w:rsidP="00210DB2">
      <w:pPr>
        <w:spacing w:after="0" w:line="360" w:lineRule="auto"/>
        <w:rPr>
          <w:ins w:id="1654" w:author="Валентин" w:date="2019-01-15T18:32:00Z"/>
          <w:rFonts w:ascii="Times New Roman" w:hAnsi="Times New Roman" w:cs="Times New Roman"/>
          <w:sz w:val="28"/>
          <w:szCs w:val="28"/>
          <w:lang w:val="en-US"/>
        </w:rPr>
      </w:pPr>
      <w:ins w:id="1655" w:author="Валентин" w:date="2019-01-15T18:32:00Z">
        <w:r w:rsidRPr="005019E2">
          <w:rPr>
            <w:rFonts w:ascii="Times New Roman" w:hAnsi="Times New Roman" w:cs="Times New Roman"/>
            <w:sz w:val="28"/>
            <w:szCs w:val="28"/>
            <w:lang w:val="en-US"/>
          </w:rPr>
          <w:t xml:space="preserve">    { </w:t>
        </w:r>
      </w:ins>
    </w:p>
    <w:p w14:paraId="5648A96B" w14:textId="77777777" w:rsidR="00210DB2" w:rsidRPr="005019E2" w:rsidRDefault="00210DB2" w:rsidP="00210DB2">
      <w:pPr>
        <w:spacing w:after="0" w:line="360" w:lineRule="auto"/>
        <w:rPr>
          <w:ins w:id="1656" w:author="Валентин" w:date="2019-01-15T18:32:00Z"/>
          <w:rFonts w:ascii="Times New Roman" w:hAnsi="Times New Roman" w:cs="Times New Roman"/>
          <w:sz w:val="28"/>
          <w:szCs w:val="28"/>
          <w:lang w:val="en-US"/>
        </w:rPr>
      </w:pPr>
      <w:ins w:id="1657" w:author="Валентин" w:date="2019-01-15T18:32:00Z">
        <w:r w:rsidRPr="005019E2">
          <w:rPr>
            <w:rFonts w:ascii="Times New Roman" w:hAnsi="Times New Roman" w:cs="Times New Roman"/>
            <w:sz w:val="28"/>
            <w:szCs w:val="28"/>
            <w:lang w:val="en-US"/>
          </w:rPr>
          <w:t xml:space="preserve">        if($x===false || $y===false) return false; </w:t>
        </w:r>
      </w:ins>
    </w:p>
    <w:p w14:paraId="3C986096" w14:textId="77777777" w:rsidR="00210DB2" w:rsidRPr="005019E2" w:rsidRDefault="00210DB2" w:rsidP="00210DB2">
      <w:pPr>
        <w:spacing w:after="0" w:line="360" w:lineRule="auto"/>
        <w:rPr>
          <w:ins w:id="1658" w:author="Валентин" w:date="2019-01-15T18:32:00Z"/>
          <w:rFonts w:ascii="Times New Roman" w:hAnsi="Times New Roman" w:cs="Times New Roman"/>
          <w:sz w:val="28"/>
          <w:szCs w:val="28"/>
          <w:lang w:val="en-US"/>
        </w:rPr>
      </w:pPr>
      <w:ins w:id="1659" w:author="Валентин" w:date="2019-01-15T18:32:00Z">
        <w:r w:rsidRPr="005019E2">
          <w:rPr>
            <w:rFonts w:ascii="Times New Roman" w:hAnsi="Times New Roman" w:cs="Times New Roman"/>
            <w:sz w:val="28"/>
            <w:szCs w:val="28"/>
            <w:lang w:val="en-US"/>
          </w:rPr>
          <w:t xml:space="preserve">        if($speed===false) $speed = resize::$speed; </w:t>
        </w:r>
      </w:ins>
    </w:p>
    <w:p w14:paraId="3CBE37DA" w14:textId="77777777" w:rsidR="00210DB2" w:rsidRPr="005019E2" w:rsidRDefault="00210DB2" w:rsidP="00210DB2">
      <w:pPr>
        <w:spacing w:after="0" w:line="360" w:lineRule="auto"/>
        <w:rPr>
          <w:ins w:id="1660" w:author="Валентин" w:date="2019-01-15T18:32:00Z"/>
          <w:rFonts w:ascii="Times New Roman" w:hAnsi="Times New Roman" w:cs="Times New Roman"/>
          <w:sz w:val="28"/>
          <w:szCs w:val="28"/>
          <w:lang w:val="en-US"/>
        </w:rPr>
      </w:pPr>
      <w:ins w:id="1661" w:author="Валентин" w:date="2019-01-15T18:32:00Z">
        <w:r w:rsidRPr="005019E2">
          <w:rPr>
            <w:rFonts w:ascii="Times New Roman" w:hAnsi="Times New Roman" w:cs="Times New Roman"/>
            <w:sz w:val="28"/>
            <w:szCs w:val="28"/>
            <w:lang w:val="en-US"/>
          </w:rPr>
          <w:t xml:space="preserve">        $remp = ($y-$x)/100*resize::$speed; </w:t>
        </w:r>
      </w:ins>
    </w:p>
    <w:p w14:paraId="68718C78" w14:textId="77777777" w:rsidR="00210DB2" w:rsidRPr="005019E2" w:rsidRDefault="00210DB2" w:rsidP="00210DB2">
      <w:pPr>
        <w:spacing w:after="0" w:line="360" w:lineRule="auto"/>
        <w:rPr>
          <w:ins w:id="1662" w:author="Валентин" w:date="2019-01-15T18:32:00Z"/>
          <w:rFonts w:ascii="Times New Roman" w:hAnsi="Times New Roman" w:cs="Times New Roman"/>
          <w:sz w:val="28"/>
          <w:szCs w:val="28"/>
          <w:lang w:val="en-US"/>
        </w:rPr>
      </w:pPr>
      <w:ins w:id="1663" w:author="Валентин" w:date="2019-01-15T18:32:00Z">
        <w:r w:rsidRPr="005019E2">
          <w:rPr>
            <w:rFonts w:ascii="Times New Roman" w:hAnsi="Times New Roman" w:cs="Times New Roman"/>
            <w:sz w:val="28"/>
            <w:szCs w:val="28"/>
            <w:lang w:val="en-US"/>
          </w:rPr>
          <w:t xml:space="preserve">        if($remp==0) return false; </w:t>
        </w:r>
      </w:ins>
    </w:p>
    <w:p w14:paraId="6726D579" w14:textId="77777777" w:rsidR="00210DB2" w:rsidRPr="005019E2" w:rsidRDefault="00210DB2" w:rsidP="00210DB2">
      <w:pPr>
        <w:spacing w:after="0" w:line="360" w:lineRule="auto"/>
        <w:rPr>
          <w:ins w:id="1664" w:author="Валентин" w:date="2019-01-15T18:32:00Z"/>
          <w:rFonts w:ascii="Times New Roman" w:hAnsi="Times New Roman" w:cs="Times New Roman"/>
          <w:sz w:val="28"/>
          <w:szCs w:val="28"/>
          <w:lang w:val="en-US"/>
        </w:rPr>
      </w:pPr>
      <w:ins w:id="1665" w:author="Валентин" w:date="2019-01-15T18:32:00Z">
        <w:r w:rsidRPr="005019E2">
          <w:rPr>
            <w:rFonts w:ascii="Times New Roman" w:hAnsi="Times New Roman" w:cs="Times New Roman"/>
            <w:sz w:val="28"/>
            <w:szCs w:val="28"/>
            <w:lang w:val="en-US"/>
          </w:rPr>
          <w:t xml:space="preserve">        return $remp&gt;0?ceil($remp):floor($remp); </w:t>
        </w:r>
      </w:ins>
    </w:p>
    <w:p w14:paraId="57D862CA" w14:textId="77777777" w:rsidR="00210DB2" w:rsidRPr="005019E2" w:rsidRDefault="00210DB2" w:rsidP="00210DB2">
      <w:pPr>
        <w:spacing w:after="0" w:line="360" w:lineRule="auto"/>
        <w:rPr>
          <w:ins w:id="1666" w:author="Валентин" w:date="2019-01-15T18:32:00Z"/>
          <w:rFonts w:ascii="Times New Roman" w:hAnsi="Times New Roman" w:cs="Times New Roman"/>
          <w:sz w:val="28"/>
          <w:szCs w:val="28"/>
          <w:lang w:val="en-US"/>
        </w:rPr>
      </w:pPr>
      <w:ins w:id="1667" w:author="Валентин" w:date="2019-01-15T18:32:00Z">
        <w:r w:rsidRPr="005019E2">
          <w:rPr>
            <w:rFonts w:ascii="Times New Roman" w:hAnsi="Times New Roman" w:cs="Times New Roman"/>
            <w:sz w:val="28"/>
            <w:szCs w:val="28"/>
            <w:lang w:val="en-US"/>
          </w:rPr>
          <w:t xml:space="preserve">    } </w:t>
        </w:r>
      </w:ins>
    </w:p>
    <w:p w14:paraId="2352C570" w14:textId="77777777" w:rsidR="00210DB2" w:rsidRPr="005019E2" w:rsidRDefault="00210DB2" w:rsidP="00210DB2">
      <w:pPr>
        <w:spacing w:after="0" w:line="360" w:lineRule="auto"/>
        <w:rPr>
          <w:ins w:id="1668" w:author="Валентин" w:date="2019-01-15T18:32:00Z"/>
          <w:rFonts w:ascii="Times New Roman" w:hAnsi="Times New Roman" w:cs="Times New Roman"/>
          <w:sz w:val="28"/>
          <w:szCs w:val="28"/>
          <w:lang w:val="en-US"/>
        </w:rPr>
      </w:pPr>
      <w:ins w:id="1669" w:author="Валентин" w:date="2019-01-15T18:32:00Z">
        <w:r w:rsidRPr="005019E2">
          <w:rPr>
            <w:rFonts w:ascii="Times New Roman" w:hAnsi="Times New Roman" w:cs="Times New Roman"/>
            <w:sz w:val="28"/>
            <w:szCs w:val="28"/>
            <w:lang w:val="en-US"/>
          </w:rPr>
          <w:t xml:space="preserve">} setTimer(5, 'resize::tick();'); </w:t>
        </w:r>
      </w:ins>
    </w:p>
    <w:p w14:paraId="396D1C4D" w14:textId="77777777" w:rsidR="00210DB2" w:rsidRPr="005019E2" w:rsidRDefault="00210DB2" w:rsidP="00210DB2">
      <w:pPr>
        <w:spacing w:after="0" w:line="360" w:lineRule="auto"/>
        <w:rPr>
          <w:ins w:id="1670" w:author="Валентин" w:date="2019-01-15T18:32:00Z"/>
          <w:rFonts w:ascii="Times New Roman" w:hAnsi="Times New Roman" w:cs="Times New Roman"/>
          <w:sz w:val="28"/>
          <w:szCs w:val="28"/>
          <w:lang w:val="en-US"/>
        </w:rPr>
      </w:pPr>
      <w:ins w:id="1671" w:author="Валентин" w:date="2019-01-15T18:32:00Z">
        <w:r w:rsidRPr="005019E2">
          <w:rPr>
            <w:rFonts w:ascii="Times New Roman" w:hAnsi="Times New Roman" w:cs="Times New Roman"/>
            <w:sz w:val="28"/>
            <w:szCs w:val="28"/>
            <w:lang w:val="en-US"/>
          </w:rPr>
          <w:t>?&gt;</w:t>
        </w:r>
      </w:ins>
    </w:p>
    <w:p w14:paraId="29E37BCF" w14:textId="77777777" w:rsidR="00210DB2" w:rsidRPr="00210DB2" w:rsidRDefault="00210DB2" w:rsidP="00210DB2">
      <w:pPr>
        <w:spacing w:after="0" w:line="240" w:lineRule="auto"/>
        <w:rPr>
          <w:ins w:id="1672" w:author="Валентин" w:date="2019-01-15T18:32:00Z"/>
          <w:rFonts w:ascii="Times New Roman" w:eastAsiaTheme="majorEastAsia" w:hAnsi="Times New Roman" w:cs="Times New Roman"/>
          <w:b/>
          <w:bCs/>
          <w:sz w:val="28"/>
          <w:szCs w:val="28"/>
          <w:lang w:val="en-US"/>
          <w:rPrChange w:id="1673" w:author="Валентин" w:date="2019-01-15T18:32:00Z">
            <w:rPr>
              <w:ins w:id="1674" w:author="Валентин" w:date="2019-01-15T18:32:00Z"/>
              <w:rFonts w:ascii="Times New Roman" w:eastAsiaTheme="majorEastAsia" w:hAnsi="Times New Roman" w:cs="Times New Roman"/>
              <w:b/>
              <w:bCs/>
              <w:sz w:val="28"/>
              <w:szCs w:val="28"/>
            </w:rPr>
          </w:rPrChange>
        </w:rPr>
      </w:pPr>
      <w:ins w:id="1675" w:author="Валентин" w:date="2019-01-15T18:32:00Z">
        <w:r w:rsidRPr="00210DB2">
          <w:rPr>
            <w:rFonts w:ascii="Times New Roman" w:hAnsi="Times New Roman" w:cs="Times New Roman"/>
            <w:lang w:val="en-US"/>
            <w:rPrChange w:id="1676" w:author="Валентин" w:date="2019-01-15T18:32:00Z">
              <w:rPr>
                <w:rFonts w:ascii="Times New Roman" w:hAnsi="Times New Roman" w:cs="Times New Roman"/>
              </w:rPr>
            </w:rPrChange>
          </w:rPr>
          <w:br w:type="page"/>
        </w:r>
      </w:ins>
    </w:p>
    <w:p w14:paraId="171172C4" w14:textId="77777777" w:rsidR="00210DB2" w:rsidRPr="005019E2" w:rsidRDefault="00210DB2" w:rsidP="00511AAE">
      <w:pPr>
        <w:pStyle w:val="1"/>
        <w:spacing w:before="0" w:line="360" w:lineRule="auto"/>
        <w:jc w:val="right"/>
        <w:rPr>
          <w:ins w:id="1677" w:author="Валентин" w:date="2019-01-15T18:32:00Z"/>
          <w:rFonts w:ascii="Times New Roman" w:hAnsi="Times New Roman" w:cs="Times New Roman"/>
          <w:color w:val="auto"/>
          <w:lang w:val="en-US"/>
        </w:rPr>
        <w:pPrChange w:id="1678" w:author="Валентин" w:date="2019-01-15T19:04:00Z">
          <w:pPr>
            <w:pStyle w:val="1"/>
            <w:spacing w:before="0" w:line="360" w:lineRule="auto"/>
            <w:jc w:val="right"/>
          </w:pPr>
        </w:pPrChange>
      </w:pPr>
      <w:bookmarkStart w:id="1679" w:name="_Toc535342665"/>
      <w:ins w:id="1680" w:author="Валентин" w:date="2019-01-15T18:32:00Z">
        <w:r>
          <w:rPr>
            <w:rFonts w:ascii="Times New Roman" w:hAnsi="Times New Roman" w:cs="Times New Roman"/>
            <w:color w:val="auto"/>
          </w:rPr>
          <w:lastRenderedPageBreak/>
          <w:t>Приложение</w:t>
        </w:r>
        <w:r w:rsidRPr="00210DB2">
          <w:rPr>
            <w:rFonts w:ascii="Times New Roman" w:hAnsi="Times New Roman" w:cs="Times New Roman"/>
            <w:color w:val="auto"/>
            <w:lang w:val="en-US"/>
            <w:rPrChange w:id="1681" w:author="Валентин" w:date="2019-01-15T18:32:00Z">
              <w:rPr>
                <w:rFonts w:ascii="Times New Roman" w:hAnsi="Times New Roman" w:cs="Times New Roman"/>
                <w:color w:val="auto"/>
              </w:rPr>
            </w:rPrChange>
          </w:rPr>
          <w:t xml:space="preserve"> 2. </w:t>
        </w:r>
        <w:r w:rsidRPr="005019E2">
          <w:rPr>
            <w:rFonts w:ascii="Times New Roman" w:hAnsi="Times New Roman" w:cs="Times New Roman"/>
            <w:color w:val="auto"/>
          </w:rPr>
          <w:t>Код</w:t>
        </w:r>
        <w:r w:rsidRPr="005019E2">
          <w:rPr>
            <w:rFonts w:ascii="Times New Roman" w:hAnsi="Times New Roman" w:cs="Times New Roman"/>
            <w:color w:val="auto"/>
            <w:lang w:val="en-US"/>
          </w:rPr>
          <w:t xml:space="preserve"> </w:t>
        </w:r>
        <w:r w:rsidRPr="005019E2">
          <w:rPr>
            <w:rFonts w:ascii="Times New Roman" w:hAnsi="Times New Roman" w:cs="Times New Roman"/>
            <w:color w:val="auto"/>
          </w:rPr>
          <w:t>файла</w:t>
        </w:r>
        <w:r w:rsidRPr="005019E2">
          <w:rPr>
            <w:rFonts w:ascii="Times New Roman" w:hAnsi="Times New Roman" w:cs="Times New Roman"/>
            <w:color w:val="auto"/>
            <w:lang w:val="en-US"/>
          </w:rPr>
          <w:t xml:space="preserve"> VK API</w:t>
        </w:r>
        <w:bookmarkEnd w:id="1679"/>
      </w:ins>
    </w:p>
    <w:p w14:paraId="136C9662" w14:textId="77777777" w:rsidR="00210DB2" w:rsidRPr="005019E2" w:rsidRDefault="00210DB2" w:rsidP="00511AAE">
      <w:pPr>
        <w:spacing w:after="0" w:line="360" w:lineRule="auto"/>
        <w:rPr>
          <w:ins w:id="1682" w:author="Валентин" w:date="2019-01-15T18:32:00Z"/>
          <w:rFonts w:ascii="Times New Roman" w:hAnsi="Times New Roman" w:cs="Times New Roman"/>
          <w:sz w:val="28"/>
          <w:szCs w:val="28"/>
          <w:lang w:val="en-US"/>
        </w:rPr>
        <w:pPrChange w:id="1683" w:author="Валентин" w:date="2019-01-15T19:03:00Z">
          <w:pPr>
            <w:spacing w:after="0" w:line="360" w:lineRule="auto"/>
          </w:pPr>
        </w:pPrChange>
      </w:pPr>
      <w:ins w:id="1684" w:author="Валентин" w:date="2019-01-15T18:32:00Z">
        <w:r w:rsidRPr="005019E2">
          <w:rPr>
            <w:rFonts w:ascii="Times New Roman" w:hAnsi="Times New Roman" w:cs="Times New Roman"/>
            <w:sz w:val="28"/>
            <w:szCs w:val="28"/>
            <w:lang w:val="en-US"/>
          </w:rPr>
          <w:t>&lt;?php</w:t>
        </w:r>
      </w:ins>
    </w:p>
    <w:p w14:paraId="47D1E486" w14:textId="77777777" w:rsidR="00210DB2" w:rsidRPr="005019E2" w:rsidRDefault="00210DB2" w:rsidP="00210DB2">
      <w:pPr>
        <w:spacing w:after="0" w:line="360" w:lineRule="auto"/>
        <w:rPr>
          <w:ins w:id="1685" w:author="Валентин" w:date="2019-01-15T18:32:00Z"/>
          <w:rFonts w:ascii="Times New Roman" w:hAnsi="Times New Roman" w:cs="Times New Roman"/>
          <w:sz w:val="28"/>
          <w:szCs w:val="28"/>
          <w:lang w:val="en-US"/>
        </w:rPr>
      </w:pPr>
      <w:ins w:id="1686" w:author="Валентин" w:date="2019-01-15T18:32:00Z">
        <w:r w:rsidRPr="005019E2">
          <w:rPr>
            <w:rFonts w:ascii="Times New Roman" w:hAnsi="Times New Roman" w:cs="Times New Roman"/>
            <w:sz w:val="28"/>
            <w:szCs w:val="28"/>
            <w:lang w:val="en-US"/>
          </w:rPr>
          <w:t>class VK{</w:t>
        </w:r>
      </w:ins>
    </w:p>
    <w:p w14:paraId="5A38C7FD" w14:textId="77777777" w:rsidR="00210DB2" w:rsidRPr="005019E2" w:rsidRDefault="00210DB2" w:rsidP="00210DB2">
      <w:pPr>
        <w:spacing w:after="0" w:line="360" w:lineRule="auto"/>
        <w:rPr>
          <w:ins w:id="1687" w:author="Валентин" w:date="2019-01-15T18:32:00Z"/>
          <w:rFonts w:ascii="Times New Roman" w:hAnsi="Times New Roman" w:cs="Times New Roman"/>
          <w:sz w:val="28"/>
          <w:szCs w:val="28"/>
          <w:lang w:val="en-US"/>
        </w:rPr>
      </w:pPr>
      <w:ins w:id="1688" w:author="Валентин" w:date="2019-01-15T18:32:00Z">
        <w:r w:rsidRPr="005019E2">
          <w:rPr>
            <w:rFonts w:ascii="Times New Roman" w:hAnsi="Times New Roman" w:cs="Times New Roman"/>
            <w:sz w:val="28"/>
            <w:szCs w:val="28"/>
            <w:lang w:val="en-US"/>
          </w:rPr>
          <w:tab/>
        </w:r>
      </w:ins>
    </w:p>
    <w:p w14:paraId="4F5D108C" w14:textId="77777777" w:rsidR="00210DB2" w:rsidRPr="005019E2" w:rsidRDefault="00210DB2" w:rsidP="00210DB2">
      <w:pPr>
        <w:spacing w:after="0" w:line="360" w:lineRule="auto"/>
        <w:rPr>
          <w:ins w:id="1689" w:author="Валентин" w:date="2019-01-15T18:32:00Z"/>
          <w:rFonts w:ascii="Times New Roman" w:hAnsi="Times New Roman" w:cs="Times New Roman"/>
          <w:sz w:val="28"/>
          <w:szCs w:val="28"/>
          <w:lang w:val="en-US"/>
        </w:rPr>
      </w:pPr>
      <w:ins w:id="1690" w:author="Валентин" w:date="2019-01-15T18:32:00Z">
        <w:r w:rsidRPr="005019E2">
          <w:rPr>
            <w:rFonts w:ascii="Times New Roman" w:hAnsi="Times New Roman" w:cs="Times New Roman"/>
            <w:sz w:val="28"/>
            <w:szCs w:val="28"/>
            <w:lang w:val="en-US"/>
          </w:rPr>
          <w:tab/>
          <w:t>function auth($login, $pass){</w:t>
        </w:r>
      </w:ins>
    </w:p>
    <w:p w14:paraId="4050AA51" w14:textId="77777777" w:rsidR="00210DB2" w:rsidRPr="005019E2" w:rsidRDefault="00210DB2" w:rsidP="00210DB2">
      <w:pPr>
        <w:spacing w:after="0" w:line="360" w:lineRule="auto"/>
        <w:rPr>
          <w:ins w:id="1691" w:author="Валентин" w:date="2019-01-15T18:32:00Z"/>
          <w:rFonts w:ascii="Times New Roman" w:hAnsi="Times New Roman" w:cs="Times New Roman"/>
          <w:sz w:val="28"/>
          <w:szCs w:val="28"/>
          <w:lang w:val="en-US"/>
        </w:rPr>
      </w:pPr>
      <w:ins w:id="169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71A2CEFF" w14:textId="77777777" w:rsidR="00210DB2" w:rsidRPr="005019E2" w:rsidRDefault="00210DB2" w:rsidP="00210DB2">
      <w:pPr>
        <w:spacing w:after="0" w:line="360" w:lineRule="auto"/>
        <w:rPr>
          <w:ins w:id="1693" w:author="Валентин" w:date="2019-01-15T18:32:00Z"/>
          <w:rFonts w:ascii="Times New Roman" w:hAnsi="Times New Roman" w:cs="Times New Roman"/>
          <w:sz w:val="28"/>
          <w:szCs w:val="28"/>
          <w:lang w:val="en-US"/>
        </w:rPr>
      </w:pPr>
      <w:ins w:id="169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if(empty($login) and empty($pass)) return false;</w:t>
        </w:r>
      </w:ins>
    </w:p>
    <w:p w14:paraId="0DEC0A38" w14:textId="77777777" w:rsidR="00210DB2" w:rsidRPr="005019E2" w:rsidRDefault="00210DB2" w:rsidP="00210DB2">
      <w:pPr>
        <w:spacing w:after="0" w:line="360" w:lineRule="auto"/>
        <w:rPr>
          <w:ins w:id="1695" w:author="Валентин" w:date="2019-01-15T18:32:00Z"/>
          <w:rFonts w:ascii="Times New Roman" w:hAnsi="Times New Roman" w:cs="Times New Roman"/>
          <w:sz w:val="28"/>
          <w:szCs w:val="28"/>
          <w:lang w:val="en-US"/>
        </w:rPr>
      </w:pPr>
      <w:ins w:id="1696" w:author="Валентин" w:date="2019-01-15T18:32:00Z">
        <w:r w:rsidRPr="005019E2">
          <w:rPr>
            <w:rFonts w:ascii="Times New Roman" w:hAnsi="Times New Roman" w:cs="Times New Roman"/>
            <w:sz w:val="28"/>
            <w:szCs w:val="28"/>
            <w:lang w:val="en-US"/>
          </w:rPr>
          <w:t xml:space="preserve">        </w:t>
        </w:r>
      </w:ins>
    </w:p>
    <w:p w14:paraId="3350CA4E" w14:textId="77777777" w:rsidR="00210DB2" w:rsidRPr="005019E2" w:rsidRDefault="00210DB2" w:rsidP="00210DB2">
      <w:pPr>
        <w:spacing w:after="0" w:line="360" w:lineRule="auto"/>
        <w:rPr>
          <w:ins w:id="1697" w:author="Валентин" w:date="2019-01-15T18:32:00Z"/>
          <w:rFonts w:ascii="Times New Roman" w:hAnsi="Times New Roman" w:cs="Times New Roman"/>
          <w:sz w:val="28"/>
          <w:szCs w:val="28"/>
          <w:lang w:val="en-US"/>
        </w:rPr>
      </w:pPr>
      <w:ins w:id="1698" w:author="Валентин" w:date="2019-01-15T18:32:00Z">
        <w:r w:rsidRPr="005019E2">
          <w:rPr>
            <w:rFonts w:ascii="Times New Roman" w:hAnsi="Times New Roman" w:cs="Times New Roman"/>
            <w:sz w:val="28"/>
            <w:szCs w:val="28"/>
            <w:lang w:val="en-US"/>
          </w:rPr>
          <w:t xml:space="preserve">        $vk = curl_init('http://m.vk.com/');</w:t>
        </w:r>
      </w:ins>
    </w:p>
    <w:p w14:paraId="3D6DE282" w14:textId="77777777" w:rsidR="00210DB2" w:rsidRPr="005019E2" w:rsidRDefault="00210DB2" w:rsidP="00210DB2">
      <w:pPr>
        <w:spacing w:after="0" w:line="360" w:lineRule="auto"/>
        <w:rPr>
          <w:ins w:id="1699" w:author="Валентин" w:date="2019-01-15T18:32:00Z"/>
          <w:rFonts w:ascii="Times New Roman" w:hAnsi="Times New Roman" w:cs="Times New Roman"/>
          <w:sz w:val="28"/>
          <w:szCs w:val="28"/>
          <w:lang w:val="en-US"/>
        </w:rPr>
      </w:pPr>
      <w:ins w:id="1700" w:author="Валентин" w:date="2019-01-15T18:32:00Z">
        <w:r w:rsidRPr="005019E2">
          <w:rPr>
            <w:rFonts w:ascii="Times New Roman" w:hAnsi="Times New Roman" w:cs="Times New Roman"/>
            <w:sz w:val="28"/>
            <w:szCs w:val="28"/>
            <w:lang w:val="en-US"/>
          </w:rPr>
          <w:t xml:space="preserve">        curl_setopt_array($vk, array(</w:t>
        </w:r>
      </w:ins>
    </w:p>
    <w:p w14:paraId="3B977CB4" w14:textId="77777777" w:rsidR="00210DB2" w:rsidRPr="005019E2" w:rsidRDefault="00210DB2" w:rsidP="00210DB2">
      <w:pPr>
        <w:spacing w:after="0" w:line="360" w:lineRule="auto"/>
        <w:rPr>
          <w:ins w:id="1701" w:author="Валентин" w:date="2019-01-15T18:32:00Z"/>
          <w:rFonts w:ascii="Times New Roman" w:hAnsi="Times New Roman" w:cs="Times New Roman"/>
          <w:sz w:val="28"/>
          <w:szCs w:val="28"/>
          <w:lang w:val="en-US"/>
        </w:rPr>
      </w:pPr>
      <w:ins w:id="1702" w:author="Валентин" w:date="2019-01-15T18:32:00Z">
        <w:r w:rsidRPr="005019E2">
          <w:rPr>
            <w:rFonts w:ascii="Times New Roman" w:hAnsi="Times New Roman" w:cs="Times New Roman"/>
            <w:sz w:val="28"/>
            <w:szCs w:val="28"/>
            <w:lang w:val="en-US"/>
          </w:rPr>
          <w:t xml:space="preserve">            CURLOPT_USERAGENT =&gt; 'Mozilla/5.0 (Windows NT 6.3; rv:38.0) Gecko/20100101 Firefox/38.0',</w:t>
        </w:r>
      </w:ins>
    </w:p>
    <w:p w14:paraId="3D97D950" w14:textId="77777777" w:rsidR="00210DB2" w:rsidRPr="005019E2" w:rsidRDefault="00210DB2" w:rsidP="00210DB2">
      <w:pPr>
        <w:spacing w:after="0" w:line="360" w:lineRule="auto"/>
        <w:rPr>
          <w:ins w:id="1703" w:author="Валентин" w:date="2019-01-15T18:32:00Z"/>
          <w:rFonts w:ascii="Times New Roman" w:hAnsi="Times New Roman" w:cs="Times New Roman"/>
          <w:sz w:val="28"/>
          <w:szCs w:val="28"/>
          <w:lang w:val="en-US"/>
        </w:rPr>
      </w:pPr>
      <w:ins w:id="1704" w:author="Валентин" w:date="2019-01-15T18:32:00Z">
        <w:r w:rsidRPr="005019E2">
          <w:rPr>
            <w:rFonts w:ascii="Times New Roman" w:hAnsi="Times New Roman" w:cs="Times New Roman"/>
            <w:sz w:val="28"/>
            <w:szCs w:val="28"/>
            <w:lang w:val="en-US"/>
          </w:rPr>
          <w:t xml:space="preserve">            CURLOPT_FOLLOWLOCATION =&gt; true,</w:t>
        </w:r>
      </w:ins>
    </w:p>
    <w:p w14:paraId="05789653" w14:textId="77777777" w:rsidR="00210DB2" w:rsidRPr="005019E2" w:rsidRDefault="00210DB2" w:rsidP="00210DB2">
      <w:pPr>
        <w:spacing w:after="0" w:line="360" w:lineRule="auto"/>
        <w:rPr>
          <w:ins w:id="1705" w:author="Валентин" w:date="2019-01-15T18:32:00Z"/>
          <w:rFonts w:ascii="Times New Roman" w:hAnsi="Times New Roman" w:cs="Times New Roman"/>
          <w:sz w:val="28"/>
          <w:szCs w:val="28"/>
          <w:lang w:val="en-US"/>
        </w:rPr>
      </w:pPr>
      <w:ins w:id="1706" w:author="Валентин" w:date="2019-01-15T18:32:00Z">
        <w:r w:rsidRPr="005019E2">
          <w:rPr>
            <w:rFonts w:ascii="Times New Roman" w:hAnsi="Times New Roman" w:cs="Times New Roman"/>
            <w:sz w:val="28"/>
            <w:szCs w:val="28"/>
            <w:lang w:val="en-US"/>
          </w:rPr>
          <w:t xml:space="preserve">            CURLOPT_RETURNTRANSFER =&gt; true,</w:t>
        </w:r>
      </w:ins>
    </w:p>
    <w:p w14:paraId="7E2BB3D5" w14:textId="77777777" w:rsidR="00210DB2" w:rsidRPr="005019E2" w:rsidRDefault="00210DB2" w:rsidP="00210DB2">
      <w:pPr>
        <w:spacing w:after="0" w:line="360" w:lineRule="auto"/>
        <w:rPr>
          <w:ins w:id="1707" w:author="Валентин" w:date="2019-01-15T18:32:00Z"/>
          <w:rFonts w:ascii="Times New Roman" w:hAnsi="Times New Roman" w:cs="Times New Roman"/>
          <w:sz w:val="28"/>
          <w:szCs w:val="28"/>
          <w:lang w:val="en-US"/>
        </w:rPr>
      </w:pPr>
      <w:ins w:id="1708" w:author="Валентин" w:date="2019-01-15T18:32:00Z">
        <w:r w:rsidRPr="005019E2">
          <w:rPr>
            <w:rFonts w:ascii="Times New Roman" w:hAnsi="Times New Roman" w:cs="Times New Roman"/>
            <w:sz w:val="28"/>
            <w:szCs w:val="28"/>
            <w:lang w:val="en-US"/>
          </w:rPr>
          <w:t xml:space="preserve">            CURLOPT_SSL_VERIFYPEER =&gt; false,</w:t>
        </w:r>
      </w:ins>
    </w:p>
    <w:p w14:paraId="6D9EEFBB" w14:textId="77777777" w:rsidR="00210DB2" w:rsidRPr="005019E2" w:rsidRDefault="00210DB2" w:rsidP="00210DB2">
      <w:pPr>
        <w:spacing w:after="0" w:line="360" w:lineRule="auto"/>
        <w:rPr>
          <w:ins w:id="1709" w:author="Валентин" w:date="2019-01-15T18:32:00Z"/>
          <w:rFonts w:ascii="Times New Roman" w:hAnsi="Times New Roman" w:cs="Times New Roman"/>
          <w:sz w:val="28"/>
          <w:szCs w:val="28"/>
          <w:lang w:val="en-US"/>
        </w:rPr>
      </w:pPr>
      <w:ins w:id="171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CURLOPT_COOKIEFILE =&gt; '')</w:t>
        </w:r>
      </w:ins>
    </w:p>
    <w:p w14:paraId="055FD4CB" w14:textId="77777777" w:rsidR="00210DB2" w:rsidRPr="005019E2" w:rsidRDefault="00210DB2" w:rsidP="00210DB2">
      <w:pPr>
        <w:spacing w:after="0" w:line="360" w:lineRule="auto"/>
        <w:rPr>
          <w:ins w:id="1711" w:author="Валентин" w:date="2019-01-15T18:32:00Z"/>
          <w:rFonts w:ascii="Times New Roman" w:hAnsi="Times New Roman" w:cs="Times New Roman"/>
          <w:sz w:val="28"/>
          <w:szCs w:val="28"/>
          <w:lang w:val="en-US"/>
        </w:rPr>
      </w:pPr>
      <w:ins w:id="1712" w:author="Валентин" w:date="2019-01-15T18:32:00Z">
        <w:r w:rsidRPr="005019E2">
          <w:rPr>
            <w:rFonts w:ascii="Times New Roman" w:hAnsi="Times New Roman" w:cs="Times New Roman"/>
            <w:sz w:val="28"/>
            <w:szCs w:val="28"/>
            <w:lang w:val="en-US"/>
          </w:rPr>
          <w:t xml:space="preserve">        );</w:t>
        </w:r>
      </w:ins>
    </w:p>
    <w:p w14:paraId="48732CF6" w14:textId="77777777" w:rsidR="00210DB2" w:rsidRPr="005019E2" w:rsidRDefault="00210DB2" w:rsidP="00210DB2">
      <w:pPr>
        <w:spacing w:after="0" w:line="360" w:lineRule="auto"/>
        <w:rPr>
          <w:ins w:id="1713" w:author="Валентин" w:date="2019-01-15T18:32:00Z"/>
          <w:rFonts w:ascii="Times New Roman" w:hAnsi="Times New Roman" w:cs="Times New Roman"/>
          <w:sz w:val="28"/>
          <w:szCs w:val="28"/>
          <w:lang w:val="en-US"/>
        </w:rPr>
      </w:pPr>
      <w:ins w:id="1714" w:author="Валентин" w:date="2019-01-15T18:32:00Z">
        <w:r w:rsidRPr="005019E2">
          <w:rPr>
            <w:rFonts w:ascii="Times New Roman" w:hAnsi="Times New Roman" w:cs="Times New Roman"/>
            <w:sz w:val="28"/>
            <w:szCs w:val="28"/>
            <w:lang w:val="en-US"/>
          </w:rPr>
          <w:t xml:space="preserve">        preg_match('/&lt;form method="post" action="([\w\W]+)" novalidate&gt;/U', curl_exec($vk), $url);</w:t>
        </w:r>
      </w:ins>
    </w:p>
    <w:p w14:paraId="0590C292" w14:textId="77777777" w:rsidR="00210DB2" w:rsidRPr="005019E2" w:rsidRDefault="00210DB2" w:rsidP="00210DB2">
      <w:pPr>
        <w:spacing w:after="0" w:line="360" w:lineRule="auto"/>
        <w:rPr>
          <w:ins w:id="1715" w:author="Валентин" w:date="2019-01-15T18:32:00Z"/>
          <w:rFonts w:ascii="Times New Roman" w:hAnsi="Times New Roman" w:cs="Times New Roman"/>
          <w:sz w:val="28"/>
          <w:szCs w:val="28"/>
          <w:lang w:val="en-US"/>
        </w:rPr>
      </w:pPr>
      <w:ins w:id="1716" w:author="Валентин" w:date="2019-01-15T18:32:00Z">
        <w:r w:rsidRPr="005019E2">
          <w:rPr>
            <w:rFonts w:ascii="Times New Roman" w:hAnsi="Times New Roman" w:cs="Times New Roman"/>
            <w:sz w:val="28"/>
            <w:szCs w:val="28"/>
            <w:lang w:val="en-US"/>
          </w:rPr>
          <w:t xml:space="preserve">        if(empty($url[1])) {</w:t>
        </w:r>
      </w:ins>
    </w:p>
    <w:p w14:paraId="1D850F6B" w14:textId="77777777" w:rsidR="00210DB2" w:rsidRPr="005019E2" w:rsidRDefault="00210DB2" w:rsidP="00210DB2">
      <w:pPr>
        <w:spacing w:after="0" w:line="360" w:lineRule="auto"/>
        <w:rPr>
          <w:ins w:id="1717" w:author="Валентин" w:date="2019-01-15T18:32:00Z"/>
          <w:rFonts w:ascii="Times New Roman" w:hAnsi="Times New Roman" w:cs="Times New Roman"/>
          <w:sz w:val="28"/>
          <w:szCs w:val="28"/>
          <w:lang w:val="en-US"/>
        </w:rPr>
      </w:pPr>
      <w:ins w:id="1718" w:author="Валентин" w:date="2019-01-15T18:32:00Z">
        <w:r w:rsidRPr="005019E2">
          <w:rPr>
            <w:rFonts w:ascii="Times New Roman" w:hAnsi="Times New Roman" w:cs="Times New Roman"/>
            <w:sz w:val="28"/>
            <w:szCs w:val="28"/>
            <w:lang w:val="en-US"/>
          </w:rPr>
          <w:t xml:space="preserve">            curl_close($vk);</w:t>
        </w:r>
      </w:ins>
    </w:p>
    <w:p w14:paraId="14AD2E13" w14:textId="77777777" w:rsidR="00210DB2" w:rsidRPr="005019E2" w:rsidRDefault="00210DB2" w:rsidP="00210DB2">
      <w:pPr>
        <w:spacing w:after="0" w:line="360" w:lineRule="auto"/>
        <w:rPr>
          <w:ins w:id="1719" w:author="Валентин" w:date="2019-01-15T18:32:00Z"/>
          <w:rFonts w:ascii="Times New Roman" w:hAnsi="Times New Roman" w:cs="Times New Roman"/>
          <w:sz w:val="28"/>
          <w:szCs w:val="28"/>
          <w:lang w:val="en-US"/>
        </w:rPr>
      </w:pPr>
      <w:ins w:id="1720" w:author="Валентин" w:date="2019-01-15T18:32:00Z">
        <w:r w:rsidRPr="005019E2">
          <w:rPr>
            <w:rFonts w:ascii="Times New Roman" w:hAnsi="Times New Roman" w:cs="Times New Roman"/>
            <w:sz w:val="28"/>
            <w:szCs w:val="28"/>
            <w:lang w:val="en-US"/>
          </w:rPr>
          <w:t xml:space="preserve">            return false;</w:t>
        </w:r>
      </w:ins>
    </w:p>
    <w:p w14:paraId="52CD5D34" w14:textId="77777777" w:rsidR="00210DB2" w:rsidRPr="005019E2" w:rsidRDefault="00210DB2" w:rsidP="00210DB2">
      <w:pPr>
        <w:spacing w:after="0" w:line="360" w:lineRule="auto"/>
        <w:rPr>
          <w:ins w:id="1721" w:author="Валентин" w:date="2019-01-15T18:32:00Z"/>
          <w:rFonts w:ascii="Times New Roman" w:hAnsi="Times New Roman" w:cs="Times New Roman"/>
          <w:sz w:val="28"/>
          <w:szCs w:val="28"/>
          <w:lang w:val="en-US"/>
        </w:rPr>
      </w:pPr>
      <w:ins w:id="1722" w:author="Валентин" w:date="2019-01-15T18:32:00Z">
        <w:r w:rsidRPr="005019E2">
          <w:rPr>
            <w:rFonts w:ascii="Times New Roman" w:hAnsi="Times New Roman" w:cs="Times New Roman"/>
            <w:sz w:val="28"/>
            <w:szCs w:val="28"/>
            <w:lang w:val="en-US"/>
          </w:rPr>
          <w:t xml:space="preserve">        }</w:t>
        </w:r>
      </w:ins>
    </w:p>
    <w:p w14:paraId="2B7D669D" w14:textId="77777777" w:rsidR="00210DB2" w:rsidRPr="005019E2" w:rsidRDefault="00210DB2" w:rsidP="00210DB2">
      <w:pPr>
        <w:spacing w:after="0" w:line="360" w:lineRule="auto"/>
        <w:rPr>
          <w:ins w:id="1723" w:author="Валентин" w:date="2019-01-15T18:32:00Z"/>
          <w:rFonts w:ascii="Times New Roman" w:hAnsi="Times New Roman" w:cs="Times New Roman"/>
          <w:sz w:val="28"/>
          <w:szCs w:val="28"/>
          <w:lang w:val="en-US"/>
        </w:rPr>
      </w:pPr>
      <w:ins w:id="1724" w:author="Валентин" w:date="2019-01-15T18:32:00Z">
        <w:r w:rsidRPr="005019E2">
          <w:rPr>
            <w:rFonts w:ascii="Times New Roman" w:hAnsi="Times New Roman" w:cs="Times New Roman"/>
            <w:sz w:val="28"/>
            <w:szCs w:val="28"/>
            <w:lang w:val="en-US"/>
          </w:rPr>
          <w:t xml:space="preserve">        curl_setopt($vk, CURLOPT_URL,  $url[1]);</w:t>
        </w:r>
      </w:ins>
    </w:p>
    <w:p w14:paraId="04D65CE5" w14:textId="77777777" w:rsidR="00210DB2" w:rsidRPr="005019E2" w:rsidRDefault="00210DB2" w:rsidP="00210DB2">
      <w:pPr>
        <w:spacing w:after="0" w:line="360" w:lineRule="auto"/>
        <w:rPr>
          <w:ins w:id="1725" w:author="Валентин" w:date="2019-01-15T18:32:00Z"/>
          <w:rFonts w:ascii="Times New Roman" w:hAnsi="Times New Roman" w:cs="Times New Roman"/>
          <w:sz w:val="28"/>
          <w:szCs w:val="28"/>
          <w:lang w:val="en-US"/>
        </w:rPr>
      </w:pPr>
      <w:ins w:id="1726" w:author="Валентин" w:date="2019-01-15T18:32:00Z">
        <w:r w:rsidRPr="005019E2">
          <w:rPr>
            <w:rFonts w:ascii="Times New Roman" w:hAnsi="Times New Roman" w:cs="Times New Roman"/>
            <w:sz w:val="28"/>
            <w:szCs w:val="28"/>
            <w:lang w:val="en-US"/>
          </w:rPr>
          <w:t xml:space="preserve">        curl_setopt($vk, CURLOPT_CUSTOMREQUEST, 'POST');</w:t>
        </w:r>
      </w:ins>
    </w:p>
    <w:p w14:paraId="2EB67816" w14:textId="77777777" w:rsidR="00210DB2" w:rsidRPr="005019E2" w:rsidRDefault="00210DB2" w:rsidP="00210DB2">
      <w:pPr>
        <w:spacing w:after="0" w:line="360" w:lineRule="auto"/>
        <w:rPr>
          <w:ins w:id="1727" w:author="Валентин" w:date="2019-01-15T18:32:00Z"/>
          <w:rFonts w:ascii="Times New Roman" w:hAnsi="Times New Roman" w:cs="Times New Roman"/>
          <w:sz w:val="28"/>
          <w:szCs w:val="28"/>
          <w:lang w:val="en-US"/>
        </w:rPr>
      </w:pPr>
      <w:ins w:id="1728" w:author="Валентин" w:date="2019-01-15T18:32:00Z">
        <w:r w:rsidRPr="005019E2">
          <w:rPr>
            <w:rFonts w:ascii="Times New Roman" w:hAnsi="Times New Roman" w:cs="Times New Roman"/>
            <w:sz w:val="28"/>
            <w:szCs w:val="28"/>
            <w:lang w:val="en-US"/>
          </w:rPr>
          <w:t xml:space="preserve">        curl_setopt($vk, CURLOPT_HTTPHEADER, array('Host' =&gt; 'login.vk.com'));</w:t>
        </w:r>
      </w:ins>
    </w:p>
    <w:p w14:paraId="2929B4FE" w14:textId="77777777" w:rsidR="00210DB2" w:rsidRPr="005019E2" w:rsidRDefault="00210DB2" w:rsidP="00210DB2">
      <w:pPr>
        <w:spacing w:after="0" w:line="360" w:lineRule="auto"/>
        <w:rPr>
          <w:ins w:id="1729" w:author="Валентин" w:date="2019-01-15T18:32:00Z"/>
          <w:rFonts w:ascii="Times New Roman" w:hAnsi="Times New Roman" w:cs="Times New Roman"/>
          <w:sz w:val="28"/>
          <w:szCs w:val="28"/>
          <w:lang w:val="en-US"/>
        </w:rPr>
      </w:pPr>
      <w:ins w:id="1730" w:author="Валентин" w:date="2019-01-15T18:32:00Z">
        <w:r w:rsidRPr="005019E2">
          <w:rPr>
            <w:rFonts w:ascii="Times New Roman" w:hAnsi="Times New Roman" w:cs="Times New Roman"/>
            <w:sz w:val="28"/>
            <w:szCs w:val="28"/>
            <w:lang w:val="en-US"/>
          </w:rPr>
          <w:t xml:space="preserve">        curl_setopt($vk, CURLOPT_POST, true);</w:t>
        </w:r>
      </w:ins>
    </w:p>
    <w:p w14:paraId="40113550" w14:textId="77777777" w:rsidR="00210DB2" w:rsidRPr="005019E2" w:rsidRDefault="00210DB2" w:rsidP="00210DB2">
      <w:pPr>
        <w:spacing w:after="0" w:line="360" w:lineRule="auto"/>
        <w:rPr>
          <w:ins w:id="1731" w:author="Валентин" w:date="2019-01-15T18:32:00Z"/>
          <w:rFonts w:ascii="Times New Roman" w:hAnsi="Times New Roman" w:cs="Times New Roman"/>
          <w:sz w:val="28"/>
          <w:szCs w:val="28"/>
          <w:lang w:val="en-US"/>
        </w:rPr>
      </w:pPr>
      <w:ins w:id="1732" w:author="Валентин" w:date="2019-01-15T18:32:00Z">
        <w:r w:rsidRPr="005019E2">
          <w:rPr>
            <w:rFonts w:ascii="Times New Roman" w:hAnsi="Times New Roman" w:cs="Times New Roman"/>
            <w:sz w:val="28"/>
            <w:szCs w:val="28"/>
            <w:lang w:val="en-US"/>
          </w:rPr>
          <w:t xml:space="preserve">        curl_setopt($vk, CURLOPT_POSTFIELDS, http_build_query(array('email' =&gt; (string)$login, 'pass' =&gt; (string)$pass)));</w:t>
        </w:r>
      </w:ins>
    </w:p>
    <w:p w14:paraId="6F370B03" w14:textId="77777777" w:rsidR="00210DB2" w:rsidRPr="005019E2" w:rsidRDefault="00210DB2" w:rsidP="00210DB2">
      <w:pPr>
        <w:spacing w:after="0" w:line="360" w:lineRule="auto"/>
        <w:rPr>
          <w:ins w:id="1733" w:author="Валентин" w:date="2019-01-15T18:32:00Z"/>
          <w:rFonts w:ascii="Times New Roman" w:hAnsi="Times New Roman" w:cs="Times New Roman"/>
          <w:sz w:val="28"/>
          <w:szCs w:val="28"/>
          <w:lang w:val="en-US"/>
        </w:rPr>
      </w:pPr>
      <w:ins w:id="1734" w:author="Валентин" w:date="2019-01-15T18:32:00Z">
        <w:r w:rsidRPr="005019E2">
          <w:rPr>
            <w:rFonts w:ascii="Times New Roman" w:hAnsi="Times New Roman" w:cs="Times New Roman"/>
            <w:sz w:val="28"/>
            <w:szCs w:val="28"/>
            <w:lang w:val="en-US"/>
          </w:rPr>
          <w:lastRenderedPageBreak/>
          <w:t xml:space="preserve">        curl_exec($vk);</w:t>
        </w:r>
      </w:ins>
    </w:p>
    <w:p w14:paraId="2DAE60D6" w14:textId="77777777" w:rsidR="00210DB2" w:rsidRPr="005019E2" w:rsidRDefault="00210DB2" w:rsidP="00210DB2">
      <w:pPr>
        <w:spacing w:after="0" w:line="360" w:lineRule="auto"/>
        <w:rPr>
          <w:ins w:id="1735" w:author="Валентин" w:date="2019-01-15T18:32:00Z"/>
          <w:rFonts w:ascii="Times New Roman" w:hAnsi="Times New Roman" w:cs="Times New Roman"/>
          <w:sz w:val="28"/>
          <w:szCs w:val="28"/>
          <w:lang w:val="en-US"/>
        </w:rPr>
      </w:pPr>
      <w:ins w:id="1736" w:author="Валентин" w:date="2019-01-15T18:32:00Z">
        <w:r w:rsidRPr="005019E2">
          <w:rPr>
            <w:rFonts w:ascii="Times New Roman" w:hAnsi="Times New Roman" w:cs="Times New Roman"/>
            <w:sz w:val="28"/>
            <w:szCs w:val="28"/>
            <w:lang w:val="en-US"/>
          </w:rPr>
          <w:t xml:space="preserve">        curl_setopt($vk, CURLOPT_URL, curl_getinfo($vk, CURLINFO_EFFECTIVE_URL));</w:t>
        </w:r>
      </w:ins>
    </w:p>
    <w:p w14:paraId="15C5B734" w14:textId="77777777" w:rsidR="00210DB2" w:rsidRPr="005019E2" w:rsidRDefault="00210DB2" w:rsidP="00210DB2">
      <w:pPr>
        <w:spacing w:after="0" w:line="360" w:lineRule="auto"/>
        <w:rPr>
          <w:ins w:id="1737" w:author="Валентин" w:date="2019-01-15T18:32:00Z"/>
          <w:rFonts w:ascii="Times New Roman" w:hAnsi="Times New Roman" w:cs="Times New Roman"/>
          <w:sz w:val="28"/>
          <w:szCs w:val="28"/>
          <w:lang w:val="en-US"/>
        </w:rPr>
      </w:pPr>
      <w:ins w:id="1738" w:author="Валентин" w:date="2019-01-15T18:32:00Z">
        <w:r w:rsidRPr="005019E2">
          <w:rPr>
            <w:rFonts w:ascii="Times New Roman" w:hAnsi="Times New Roman" w:cs="Times New Roman"/>
            <w:sz w:val="28"/>
            <w:szCs w:val="28"/>
            <w:lang w:val="en-US"/>
          </w:rPr>
          <w:t xml:space="preserve">        curl_setopt($vk, CURLOPT_CUSTOMREQUEST, 'GET');</w:t>
        </w:r>
      </w:ins>
    </w:p>
    <w:p w14:paraId="5D1207FA" w14:textId="77777777" w:rsidR="00210DB2" w:rsidRPr="005019E2" w:rsidRDefault="00210DB2" w:rsidP="00210DB2">
      <w:pPr>
        <w:spacing w:after="0" w:line="360" w:lineRule="auto"/>
        <w:rPr>
          <w:ins w:id="1739" w:author="Валентин" w:date="2019-01-15T18:32:00Z"/>
          <w:rFonts w:ascii="Times New Roman" w:hAnsi="Times New Roman" w:cs="Times New Roman"/>
          <w:sz w:val="28"/>
          <w:szCs w:val="28"/>
          <w:lang w:val="en-US"/>
        </w:rPr>
      </w:pPr>
      <w:ins w:id="1740" w:author="Валентин" w:date="2019-01-15T18:32:00Z">
        <w:r w:rsidRPr="005019E2">
          <w:rPr>
            <w:rFonts w:ascii="Times New Roman" w:hAnsi="Times New Roman" w:cs="Times New Roman"/>
            <w:sz w:val="28"/>
            <w:szCs w:val="28"/>
            <w:lang w:val="en-US"/>
          </w:rPr>
          <w:t xml:space="preserve">        curl_setopt($vk, CURLOPT_HTTPHEADER, array('Host' =&gt; 'm.vk.com'));</w:t>
        </w:r>
      </w:ins>
    </w:p>
    <w:p w14:paraId="17C8E39B" w14:textId="77777777" w:rsidR="00210DB2" w:rsidRPr="005019E2" w:rsidRDefault="00210DB2" w:rsidP="00210DB2">
      <w:pPr>
        <w:spacing w:after="0" w:line="360" w:lineRule="auto"/>
        <w:rPr>
          <w:ins w:id="1741" w:author="Валентин" w:date="2019-01-15T18:32:00Z"/>
          <w:rFonts w:ascii="Times New Roman" w:hAnsi="Times New Roman" w:cs="Times New Roman"/>
          <w:sz w:val="28"/>
          <w:szCs w:val="28"/>
          <w:lang w:val="en-US"/>
        </w:rPr>
      </w:pPr>
      <w:ins w:id="1742" w:author="Валентин" w:date="2019-01-15T18:32:00Z">
        <w:r w:rsidRPr="005019E2">
          <w:rPr>
            <w:rFonts w:ascii="Times New Roman" w:hAnsi="Times New Roman" w:cs="Times New Roman"/>
            <w:sz w:val="28"/>
            <w:szCs w:val="28"/>
            <w:lang w:val="en-US"/>
          </w:rPr>
          <w:t xml:space="preserve">        curl_setopt($vk, CURLOPT_POST, false);</w:t>
        </w:r>
      </w:ins>
    </w:p>
    <w:p w14:paraId="10D0665C" w14:textId="77777777" w:rsidR="00210DB2" w:rsidRPr="005019E2" w:rsidRDefault="00210DB2" w:rsidP="00210DB2">
      <w:pPr>
        <w:spacing w:after="0" w:line="360" w:lineRule="auto"/>
        <w:rPr>
          <w:ins w:id="1743" w:author="Валентин" w:date="2019-01-15T18:32:00Z"/>
          <w:rFonts w:ascii="Times New Roman" w:hAnsi="Times New Roman" w:cs="Times New Roman"/>
          <w:sz w:val="28"/>
          <w:szCs w:val="28"/>
          <w:lang w:val="en-US"/>
        </w:rPr>
      </w:pPr>
      <w:ins w:id="1744" w:author="Валентин" w:date="2019-01-15T18:32:00Z">
        <w:r w:rsidRPr="005019E2">
          <w:rPr>
            <w:rFonts w:ascii="Times New Roman" w:hAnsi="Times New Roman" w:cs="Times New Roman"/>
            <w:sz w:val="28"/>
            <w:szCs w:val="28"/>
            <w:lang w:val="en-US"/>
          </w:rPr>
          <w:t xml:space="preserve">        curl_exec($vk);</w:t>
        </w:r>
      </w:ins>
    </w:p>
    <w:p w14:paraId="25F3A1FA" w14:textId="77777777" w:rsidR="00210DB2" w:rsidRPr="005019E2" w:rsidRDefault="00210DB2" w:rsidP="00210DB2">
      <w:pPr>
        <w:spacing w:after="0" w:line="360" w:lineRule="auto"/>
        <w:rPr>
          <w:ins w:id="1745" w:author="Валентин" w:date="2019-01-15T18:32:00Z"/>
          <w:rFonts w:ascii="Times New Roman" w:hAnsi="Times New Roman" w:cs="Times New Roman"/>
          <w:sz w:val="28"/>
          <w:szCs w:val="28"/>
          <w:lang w:val="en-US"/>
        </w:rPr>
      </w:pPr>
      <w:ins w:id="1746" w:author="Валентин" w:date="2019-01-15T18:32:00Z">
        <w:r w:rsidRPr="005019E2">
          <w:rPr>
            <w:rFonts w:ascii="Times New Roman" w:hAnsi="Times New Roman" w:cs="Times New Roman"/>
            <w:sz w:val="28"/>
            <w:szCs w:val="28"/>
            <w:lang w:val="en-US"/>
          </w:rPr>
          <w:t xml:space="preserve">        curl_setopt($vk, CURLOPT_URL, 'http://oauth.vk.com/authorize?client_id=5077418&amp;scope=2079999&amp;redirect_uri=https://oauth.vk.com/blank.html&amp;display=wap&amp;response_type=token&amp;v=5.44');</w:t>
        </w:r>
      </w:ins>
    </w:p>
    <w:p w14:paraId="0E99C366" w14:textId="77777777" w:rsidR="00210DB2" w:rsidRPr="005019E2" w:rsidRDefault="00210DB2" w:rsidP="00210DB2">
      <w:pPr>
        <w:spacing w:after="0" w:line="360" w:lineRule="auto"/>
        <w:rPr>
          <w:ins w:id="1747" w:author="Валентин" w:date="2019-01-15T18:32:00Z"/>
          <w:rFonts w:ascii="Times New Roman" w:hAnsi="Times New Roman" w:cs="Times New Roman"/>
          <w:sz w:val="28"/>
          <w:szCs w:val="28"/>
          <w:lang w:val="en-US"/>
        </w:rPr>
      </w:pPr>
      <w:ins w:id="1748" w:author="Валентин" w:date="2019-01-15T18:32:00Z">
        <w:r w:rsidRPr="005019E2">
          <w:rPr>
            <w:rFonts w:ascii="Times New Roman" w:hAnsi="Times New Roman" w:cs="Times New Roman"/>
            <w:sz w:val="28"/>
            <w:szCs w:val="28"/>
            <w:lang w:val="en-US"/>
          </w:rPr>
          <w:t xml:space="preserve">        preg_match('/&lt;form method="post" action="([\w\W]+)"&gt;/U', curl_exec($vk), $url);</w:t>
        </w:r>
      </w:ins>
    </w:p>
    <w:p w14:paraId="3BE9CFC9" w14:textId="77777777" w:rsidR="00210DB2" w:rsidRPr="005019E2" w:rsidRDefault="00210DB2" w:rsidP="00210DB2">
      <w:pPr>
        <w:spacing w:after="0" w:line="360" w:lineRule="auto"/>
        <w:rPr>
          <w:ins w:id="1749" w:author="Валентин" w:date="2019-01-15T18:32:00Z"/>
          <w:rFonts w:ascii="Times New Roman" w:hAnsi="Times New Roman" w:cs="Times New Roman"/>
          <w:sz w:val="28"/>
          <w:szCs w:val="28"/>
          <w:lang w:val="en-US"/>
        </w:rPr>
      </w:pPr>
      <w:ins w:id="1750" w:author="Валентин" w:date="2019-01-15T18:32:00Z">
        <w:r w:rsidRPr="005019E2">
          <w:rPr>
            <w:rFonts w:ascii="Times New Roman" w:hAnsi="Times New Roman" w:cs="Times New Roman"/>
            <w:sz w:val="28"/>
            <w:szCs w:val="28"/>
            <w:lang w:val="en-US"/>
          </w:rPr>
          <w:t xml:space="preserve">        if(empty($url[1])) {</w:t>
        </w:r>
      </w:ins>
    </w:p>
    <w:p w14:paraId="13D5208C" w14:textId="77777777" w:rsidR="00210DB2" w:rsidRPr="005019E2" w:rsidRDefault="00210DB2" w:rsidP="00210DB2">
      <w:pPr>
        <w:spacing w:after="0" w:line="360" w:lineRule="auto"/>
        <w:rPr>
          <w:ins w:id="1751" w:author="Валентин" w:date="2019-01-15T18:32:00Z"/>
          <w:rFonts w:ascii="Times New Roman" w:hAnsi="Times New Roman" w:cs="Times New Roman"/>
          <w:sz w:val="28"/>
          <w:szCs w:val="28"/>
          <w:lang w:val="en-US"/>
        </w:rPr>
      </w:pPr>
      <w:ins w:id="1752" w:author="Валентин" w:date="2019-01-15T18:32:00Z">
        <w:r w:rsidRPr="005019E2">
          <w:rPr>
            <w:rFonts w:ascii="Times New Roman" w:hAnsi="Times New Roman" w:cs="Times New Roman"/>
            <w:sz w:val="28"/>
            <w:szCs w:val="28"/>
            <w:lang w:val="en-US"/>
          </w:rPr>
          <w:t xml:space="preserve">            curl_close($vk);</w:t>
        </w:r>
      </w:ins>
    </w:p>
    <w:p w14:paraId="724E5C1F" w14:textId="77777777" w:rsidR="00210DB2" w:rsidRPr="005019E2" w:rsidRDefault="00210DB2" w:rsidP="00210DB2">
      <w:pPr>
        <w:spacing w:after="0" w:line="360" w:lineRule="auto"/>
        <w:rPr>
          <w:ins w:id="1753" w:author="Валентин" w:date="2019-01-15T18:32:00Z"/>
          <w:rFonts w:ascii="Times New Roman" w:hAnsi="Times New Roman" w:cs="Times New Roman"/>
          <w:sz w:val="28"/>
          <w:szCs w:val="28"/>
          <w:lang w:val="en-US"/>
        </w:rPr>
      </w:pPr>
      <w:ins w:id="1754" w:author="Валентин" w:date="2019-01-15T18:32:00Z">
        <w:r w:rsidRPr="005019E2">
          <w:rPr>
            <w:rFonts w:ascii="Times New Roman" w:hAnsi="Times New Roman" w:cs="Times New Roman"/>
            <w:sz w:val="28"/>
            <w:szCs w:val="28"/>
            <w:lang w:val="en-US"/>
          </w:rPr>
          <w:t xml:space="preserve">            return false;</w:t>
        </w:r>
      </w:ins>
    </w:p>
    <w:p w14:paraId="4330F31E" w14:textId="77777777" w:rsidR="00210DB2" w:rsidRPr="005019E2" w:rsidRDefault="00210DB2" w:rsidP="00210DB2">
      <w:pPr>
        <w:spacing w:after="0" w:line="360" w:lineRule="auto"/>
        <w:rPr>
          <w:ins w:id="1755" w:author="Валентин" w:date="2019-01-15T18:32:00Z"/>
          <w:rFonts w:ascii="Times New Roman" w:hAnsi="Times New Roman" w:cs="Times New Roman"/>
          <w:sz w:val="28"/>
          <w:szCs w:val="28"/>
          <w:lang w:val="en-US"/>
        </w:rPr>
      </w:pPr>
      <w:ins w:id="1756" w:author="Валентин" w:date="2019-01-15T18:32:00Z">
        <w:r w:rsidRPr="005019E2">
          <w:rPr>
            <w:rFonts w:ascii="Times New Roman" w:hAnsi="Times New Roman" w:cs="Times New Roman"/>
            <w:sz w:val="28"/>
            <w:szCs w:val="28"/>
            <w:lang w:val="en-US"/>
          </w:rPr>
          <w:t xml:space="preserve">        }</w:t>
        </w:r>
      </w:ins>
    </w:p>
    <w:p w14:paraId="47EBA86E" w14:textId="77777777" w:rsidR="00210DB2" w:rsidRPr="005019E2" w:rsidRDefault="00210DB2" w:rsidP="00210DB2">
      <w:pPr>
        <w:spacing w:after="0" w:line="360" w:lineRule="auto"/>
        <w:rPr>
          <w:ins w:id="1757" w:author="Валентин" w:date="2019-01-15T18:32:00Z"/>
          <w:rFonts w:ascii="Times New Roman" w:hAnsi="Times New Roman" w:cs="Times New Roman"/>
          <w:sz w:val="28"/>
          <w:szCs w:val="28"/>
          <w:lang w:val="en-US"/>
        </w:rPr>
      </w:pPr>
      <w:ins w:id="1758" w:author="Валентин" w:date="2019-01-15T18:32:00Z">
        <w:r w:rsidRPr="005019E2">
          <w:rPr>
            <w:rFonts w:ascii="Times New Roman" w:hAnsi="Times New Roman" w:cs="Times New Roman"/>
            <w:sz w:val="28"/>
            <w:szCs w:val="28"/>
            <w:lang w:val="en-US"/>
          </w:rPr>
          <w:t xml:space="preserve">        curl_setopt($vk, CURLOPT_URL,  $url[1]);</w:t>
        </w:r>
      </w:ins>
    </w:p>
    <w:p w14:paraId="36A95855" w14:textId="77777777" w:rsidR="00210DB2" w:rsidRPr="005019E2" w:rsidRDefault="00210DB2" w:rsidP="00210DB2">
      <w:pPr>
        <w:spacing w:after="0" w:line="360" w:lineRule="auto"/>
        <w:rPr>
          <w:ins w:id="1759" w:author="Валентин" w:date="2019-01-15T18:32:00Z"/>
          <w:rFonts w:ascii="Times New Roman" w:hAnsi="Times New Roman" w:cs="Times New Roman"/>
          <w:sz w:val="28"/>
          <w:szCs w:val="28"/>
          <w:lang w:val="en-US"/>
        </w:rPr>
      </w:pPr>
      <w:ins w:id="1760" w:author="Валентин" w:date="2019-01-15T18:32:00Z">
        <w:r w:rsidRPr="005019E2">
          <w:rPr>
            <w:rFonts w:ascii="Times New Roman" w:hAnsi="Times New Roman" w:cs="Times New Roman"/>
            <w:sz w:val="28"/>
            <w:szCs w:val="28"/>
            <w:lang w:val="en-US"/>
          </w:rPr>
          <w:t xml:space="preserve">        curl_setopt($vk, CURLOPT_CUSTOMREQUEST, 'POST');</w:t>
        </w:r>
      </w:ins>
    </w:p>
    <w:p w14:paraId="19AE7C97" w14:textId="77777777" w:rsidR="00210DB2" w:rsidRPr="005019E2" w:rsidRDefault="00210DB2" w:rsidP="00210DB2">
      <w:pPr>
        <w:spacing w:after="0" w:line="360" w:lineRule="auto"/>
        <w:rPr>
          <w:ins w:id="1761" w:author="Валентин" w:date="2019-01-15T18:32:00Z"/>
          <w:rFonts w:ascii="Times New Roman" w:hAnsi="Times New Roman" w:cs="Times New Roman"/>
          <w:sz w:val="28"/>
          <w:szCs w:val="28"/>
          <w:lang w:val="en-US"/>
        </w:rPr>
      </w:pPr>
      <w:ins w:id="1762" w:author="Валентин" w:date="2019-01-15T18:32:00Z">
        <w:r w:rsidRPr="005019E2">
          <w:rPr>
            <w:rFonts w:ascii="Times New Roman" w:hAnsi="Times New Roman" w:cs="Times New Roman"/>
            <w:sz w:val="28"/>
            <w:szCs w:val="28"/>
            <w:lang w:val="en-US"/>
          </w:rPr>
          <w:t xml:space="preserve">        curl_setopt($vk, CURLOPT_HTTPHEADER, array('Host' =&gt; 'login.vk.com'));</w:t>
        </w:r>
      </w:ins>
    </w:p>
    <w:p w14:paraId="55EE59D0" w14:textId="77777777" w:rsidR="00210DB2" w:rsidRPr="005019E2" w:rsidRDefault="00210DB2" w:rsidP="00210DB2">
      <w:pPr>
        <w:spacing w:after="0" w:line="360" w:lineRule="auto"/>
        <w:rPr>
          <w:ins w:id="1763" w:author="Валентин" w:date="2019-01-15T18:32:00Z"/>
          <w:rFonts w:ascii="Times New Roman" w:hAnsi="Times New Roman" w:cs="Times New Roman"/>
          <w:sz w:val="28"/>
          <w:szCs w:val="28"/>
          <w:lang w:val="en-US"/>
        </w:rPr>
      </w:pPr>
      <w:ins w:id="1764" w:author="Валентин" w:date="2019-01-15T18:32:00Z">
        <w:r w:rsidRPr="005019E2">
          <w:rPr>
            <w:rFonts w:ascii="Times New Roman" w:hAnsi="Times New Roman" w:cs="Times New Roman"/>
            <w:sz w:val="28"/>
            <w:szCs w:val="28"/>
            <w:lang w:val="en-US"/>
          </w:rPr>
          <w:t xml:space="preserve">        curl_setopt($vk, CURLOPT_POST, true);</w:t>
        </w:r>
      </w:ins>
    </w:p>
    <w:p w14:paraId="33F859CE" w14:textId="77777777" w:rsidR="00210DB2" w:rsidRPr="005019E2" w:rsidRDefault="00210DB2" w:rsidP="00210DB2">
      <w:pPr>
        <w:spacing w:after="0" w:line="360" w:lineRule="auto"/>
        <w:rPr>
          <w:ins w:id="1765" w:author="Валентин" w:date="2019-01-15T18:32:00Z"/>
          <w:rFonts w:ascii="Times New Roman" w:hAnsi="Times New Roman" w:cs="Times New Roman"/>
          <w:sz w:val="28"/>
          <w:szCs w:val="28"/>
          <w:lang w:val="en-US"/>
        </w:rPr>
      </w:pPr>
      <w:ins w:id="1766" w:author="Валентин" w:date="2019-01-15T18:32:00Z">
        <w:r w:rsidRPr="005019E2">
          <w:rPr>
            <w:rFonts w:ascii="Times New Roman" w:hAnsi="Times New Roman" w:cs="Times New Roman"/>
            <w:sz w:val="28"/>
            <w:szCs w:val="28"/>
            <w:lang w:val="en-US"/>
          </w:rPr>
          <w:t xml:space="preserve">        curl_exec($vk);</w:t>
        </w:r>
      </w:ins>
    </w:p>
    <w:p w14:paraId="5999F420" w14:textId="77777777" w:rsidR="00210DB2" w:rsidRPr="005019E2" w:rsidRDefault="00210DB2" w:rsidP="00210DB2">
      <w:pPr>
        <w:spacing w:after="0" w:line="360" w:lineRule="auto"/>
        <w:rPr>
          <w:ins w:id="1767" w:author="Валентин" w:date="2019-01-15T18:32:00Z"/>
          <w:rFonts w:ascii="Times New Roman" w:hAnsi="Times New Roman" w:cs="Times New Roman"/>
          <w:sz w:val="28"/>
          <w:szCs w:val="28"/>
          <w:lang w:val="en-US"/>
        </w:rPr>
      </w:pPr>
      <w:ins w:id="1768" w:author="Валентин" w:date="2019-01-15T18:32:00Z">
        <w:r w:rsidRPr="005019E2">
          <w:rPr>
            <w:rFonts w:ascii="Times New Roman" w:hAnsi="Times New Roman" w:cs="Times New Roman"/>
            <w:sz w:val="28"/>
            <w:szCs w:val="28"/>
            <w:lang w:val="en-US"/>
          </w:rPr>
          <w:t xml:space="preserve">        $url = parse_url(curl_getinfo($vk, CURLINFO_EFFECTIVE_URL));</w:t>
        </w:r>
      </w:ins>
    </w:p>
    <w:p w14:paraId="023743A0" w14:textId="77777777" w:rsidR="00210DB2" w:rsidRPr="005019E2" w:rsidRDefault="00210DB2" w:rsidP="00210DB2">
      <w:pPr>
        <w:spacing w:after="0" w:line="360" w:lineRule="auto"/>
        <w:rPr>
          <w:ins w:id="1769" w:author="Валентин" w:date="2019-01-15T18:32:00Z"/>
          <w:rFonts w:ascii="Times New Roman" w:hAnsi="Times New Roman" w:cs="Times New Roman"/>
          <w:sz w:val="28"/>
          <w:szCs w:val="28"/>
          <w:lang w:val="en-US"/>
        </w:rPr>
      </w:pPr>
      <w:ins w:id="1770" w:author="Валентин" w:date="2019-01-15T18:32:00Z">
        <w:r w:rsidRPr="005019E2">
          <w:rPr>
            <w:rFonts w:ascii="Times New Roman" w:hAnsi="Times New Roman" w:cs="Times New Roman"/>
            <w:sz w:val="28"/>
            <w:szCs w:val="28"/>
            <w:lang w:val="en-US"/>
          </w:rPr>
          <w:t xml:space="preserve">        parse_str($url['fragment'], $url);</w:t>
        </w:r>
      </w:ins>
    </w:p>
    <w:p w14:paraId="1D29F5FE" w14:textId="77777777" w:rsidR="00210DB2" w:rsidRPr="005019E2" w:rsidRDefault="00210DB2" w:rsidP="00210DB2">
      <w:pPr>
        <w:spacing w:after="0" w:line="360" w:lineRule="auto"/>
        <w:rPr>
          <w:ins w:id="1771" w:author="Валентин" w:date="2019-01-15T18:32:00Z"/>
          <w:rFonts w:ascii="Times New Roman" w:hAnsi="Times New Roman" w:cs="Times New Roman"/>
          <w:sz w:val="28"/>
          <w:szCs w:val="28"/>
          <w:lang w:val="en-US"/>
        </w:rPr>
      </w:pPr>
      <w:ins w:id="1772" w:author="Валентин" w:date="2019-01-15T18:32:00Z">
        <w:r w:rsidRPr="005019E2">
          <w:rPr>
            <w:rFonts w:ascii="Times New Roman" w:hAnsi="Times New Roman" w:cs="Times New Roman"/>
            <w:sz w:val="28"/>
            <w:szCs w:val="28"/>
            <w:lang w:val="en-US"/>
          </w:rPr>
          <w:t xml:space="preserve">        curl_close($vk);</w:t>
        </w:r>
      </w:ins>
    </w:p>
    <w:p w14:paraId="6DCED2D6" w14:textId="77777777" w:rsidR="00210DB2" w:rsidRPr="005019E2" w:rsidRDefault="00210DB2" w:rsidP="00210DB2">
      <w:pPr>
        <w:spacing w:after="0" w:line="360" w:lineRule="auto"/>
        <w:rPr>
          <w:ins w:id="1773" w:author="Валентин" w:date="2019-01-15T18:32:00Z"/>
          <w:rFonts w:ascii="Times New Roman" w:hAnsi="Times New Roman" w:cs="Times New Roman"/>
          <w:sz w:val="28"/>
          <w:szCs w:val="28"/>
          <w:lang w:val="en-US"/>
        </w:rPr>
      </w:pPr>
      <w:ins w:id="1774" w:author="Валентин" w:date="2019-01-15T18:32:00Z">
        <w:r w:rsidRPr="005019E2">
          <w:rPr>
            <w:rFonts w:ascii="Times New Roman" w:hAnsi="Times New Roman" w:cs="Times New Roman"/>
            <w:sz w:val="28"/>
            <w:szCs w:val="28"/>
            <w:lang w:val="en-US"/>
          </w:rPr>
          <w:t xml:space="preserve">        if(array_key_exists('access_token', $url)) {</w:t>
        </w:r>
      </w:ins>
    </w:p>
    <w:p w14:paraId="327B4A1D" w14:textId="77777777" w:rsidR="00210DB2" w:rsidRPr="005019E2" w:rsidRDefault="00210DB2" w:rsidP="00210DB2">
      <w:pPr>
        <w:spacing w:after="0" w:line="360" w:lineRule="auto"/>
        <w:rPr>
          <w:ins w:id="1775" w:author="Валентин" w:date="2019-01-15T18:32:00Z"/>
          <w:rFonts w:ascii="Times New Roman" w:hAnsi="Times New Roman" w:cs="Times New Roman"/>
          <w:sz w:val="28"/>
          <w:szCs w:val="28"/>
          <w:lang w:val="en-US"/>
        </w:rPr>
      </w:pPr>
      <w:ins w:id="1776" w:author="Валентин" w:date="2019-01-15T18:32:00Z">
        <w:r w:rsidRPr="005019E2">
          <w:rPr>
            <w:rFonts w:ascii="Times New Roman" w:hAnsi="Times New Roman" w:cs="Times New Roman"/>
            <w:sz w:val="28"/>
            <w:szCs w:val="28"/>
            <w:lang w:val="en-US"/>
          </w:rPr>
          <w:t xml:space="preserve">            return $url;</w:t>
        </w:r>
      </w:ins>
    </w:p>
    <w:p w14:paraId="3ED70371" w14:textId="77777777" w:rsidR="00210DB2" w:rsidRPr="005019E2" w:rsidRDefault="00210DB2" w:rsidP="00210DB2">
      <w:pPr>
        <w:spacing w:after="0" w:line="360" w:lineRule="auto"/>
        <w:rPr>
          <w:ins w:id="1777" w:author="Валентин" w:date="2019-01-15T18:32:00Z"/>
          <w:rFonts w:ascii="Times New Roman" w:hAnsi="Times New Roman" w:cs="Times New Roman"/>
          <w:sz w:val="28"/>
          <w:szCs w:val="28"/>
          <w:lang w:val="en-US"/>
        </w:rPr>
      </w:pPr>
      <w:ins w:id="1778" w:author="Валентин" w:date="2019-01-15T18:32:00Z">
        <w:r w:rsidRPr="005019E2">
          <w:rPr>
            <w:rFonts w:ascii="Times New Roman" w:hAnsi="Times New Roman" w:cs="Times New Roman"/>
            <w:sz w:val="28"/>
            <w:szCs w:val="28"/>
            <w:lang w:val="en-US"/>
          </w:rPr>
          <w:t xml:space="preserve">        }</w:t>
        </w:r>
      </w:ins>
    </w:p>
    <w:p w14:paraId="59ABD5C6" w14:textId="77777777" w:rsidR="00210DB2" w:rsidRPr="005019E2" w:rsidRDefault="00210DB2" w:rsidP="00210DB2">
      <w:pPr>
        <w:spacing w:after="0" w:line="360" w:lineRule="auto"/>
        <w:rPr>
          <w:ins w:id="1779" w:author="Валентин" w:date="2019-01-15T18:32:00Z"/>
          <w:rFonts w:ascii="Times New Roman" w:hAnsi="Times New Roman" w:cs="Times New Roman"/>
          <w:sz w:val="28"/>
          <w:szCs w:val="28"/>
          <w:lang w:val="en-US"/>
        </w:rPr>
      </w:pPr>
      <w:ins w:id="1780" w:author="Валентин" w:date="2019-01-15T18:32:00Z">
        <w:r w:rsidRPr="005019E2">
          <w:rPr>
            <w:rFonts w:ascii="Times New Roman" w:hAnsi="Times New Roman" w:cs="Times New Roman"/>
            <w:sz w:val="28"/>
            <w:szCs w:val="28"/>
            <w:lang w:val="en-US"/>
          </w:rPr>
          <w:t xml:space="preserve">        return false;</w:t>
        </w:r>
      </w:ins>
    </w:p>
    <w:p w14:paraId="3034F0F6" w14:textId="77777777" w:rsidR="00210DB2" w:rsidRPr="005019E2" w:rsidRDefault="00210DB2" w:rsidP="00210DB2">
      <w:pPr>
        <w:spacing w:after="0" w:line="360" w:lineRule="auto"/>
        <w:rPr>
          <w:ins w:id="1781" w:author="Валентин" w:date="2019-01-15T18:32:00Z"/>
          <w:rFonts w:ascii="Times New Roman" w:hAnsi="Times New Roman" w:cs="Times New Roman"/>
          <w:sz w:val="28"/>
          <w:szCs w:val="28"/>
          <w:lang w:val="en-US"/>
        </w:rPr>
      </w:pPr>
      <w:ins w:id="1782" w:author="Валентин" w:date="2019-01-15T18:32:00Z">
        <w:r w:rsidRPr="005019E2">
          <w:rPr>
            <w:rFonts w:ascii="Times New Roman" w:hAnsi="Times New Roman" w:cs="Times New Roman"/>
            <w:sz w:val="28"/>
            <w:szCs w:val="28"/>
            <w:lang w:val="en-US"/>
          </w:rPr>
          <w:tab/>
          <w:t>}</w:t>
        </w:r>
      </w:ins>
    </w:p>
    <w:p w14:paraId="7A0CD3A6" w14:textId="77777777" w:rsidR="00210DB2" w:rsidRPr="005019E2" w:rsidRDefault="00210DB2" w:rsidP="00210DB2">
      <w:pPr>
        <w:spacing w:after="0" w:line="360" w:lineRule="auto"/>
        <w:rPr>
          <w:ins w:id="1783" w:author="Валентин" w:date="2019-01-15T18:32:00Z"/>
          <w:rFonts w:ascii="Times New Roman" w:hAnsi="Times New Roman" w:cs="Times New Roman"/>
          <w:sz w:val="28"/>
          <w:szCs w:val="28"/>
          <w:lang w:val="en-US"/>
        </w:rPr>
      </w:pPr>
      <w:ins w:id="1784" w:author="Валентин" w:date="2019-01-15T18:32:00Z">
        <w:r w:rsidRPr="005019E2">
          <w:rPr>
            <w:rFonts w:ascii="Times New Roman" w:hAnsi="Times New Roman" w:cs="Times New Roman"/>
            <w:sz w:val="28"/>
            <w:szCs w:val="28"/>
            <w:lang w:val="en-US"/>
          </w:rPr>
          <w:lastRenderedPageBreak/>
          <w:tab/>
          <w:t>function request($method, $pars){</w:t>
        </w:r>
      </w:ins>
    </w:p>
    <w:p w14:paraId="59206FAE" w14:textId="77777777" w:rsidR="00210DB2" w:rsidRPr="005019E2" w:rsidRDefault="00210DB2" w:rsidP="00210DB2">
      <w:pPr>
        <w:spacing w:after="0" w:line="360" w:lineRule="auto"/>
        <w:rPr>
          <w:ins w:id="1785" w:author="Валентин" w:date="2019-01-15T18:32:00Z"/>
          <w:rFonts w:ascii="Times New Roman" w:hAnsi="Times New Roman" w:cs="Times New Roman"/>
          <w:sz w:val="28"/>
          <w:szCs w:val="28"/>
          <w:lang w:val="en-US"/>
        </w:rPr>
      </w:pPr>
      <w:ins w:id="178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global $token;</w:t>
        </w:r>
      </w:ins>
    </w:p>
    <w:p w14:paraId="4C694119" w14:textId="77777777" w:rsidR="00210DB2" w:rsidRPr="005019E2" w:rsidRDefault="00210DB2" w:rsidP="00210DB2">
      <w:pPr>
        <w:spacing w:after="0" w:line="360" w:lineRule="auto"/>
        <w:rPr>
          <w:ins w:id="1787" w:author="Валентин" w:date="2019-01-15T18:32:00Z"/>
          <w:rFonts w:ascii="Times New Roman" w:hAnsi="Times New Roman" w:cs="Times New Roman"/>
          <w:sz w:val="28"/>
          <w:szCs w:val="28"/>
          <w:lang w:val="en-US"/>
        </w:rPr>
      </w:pPr>
      <w:ins w:id="178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 = curl_init();</w:t>
        </w:r>
      </w:ins>
    </w:p>
    <w:p w14:paraId="7CF34295" w14:textId="77777777" w:rsidR="00210DB2" w:rsidRPr="005019E2" w:rsidRDefault="00210DB2" w:rsidP="00210DB2">
      <w:pPr>
        <w:spacing w:after="0" w:line="360" w:lineRule="auto"/>
        <w:rPr>
          <w:ins w:id="1789" w:author="Валентин" w:date="2019-01-15T18:32:00Z"/>
          <w:rFonts w:ascii="Times New Roman" w:hAnsi="Times New Roman" w:cs="Times New Roman"/>
          <w:sz w:val="28"/>
          <w:szCs w:val="28"/>
          <w:lang w:val="en-US"/>
        </w:rPr>
      </w:pPr>
      <w:ins w:id="179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CURLOPT_RETURNTRANSFER, true);</w:t>
        </w:r>
      </w:ins>
    </w:p>
    <w:p w14:paraId="1B4E3A8D" w14:textId="77777777" w:rsidR="00210DB2" w:rsidRPr="005019E2" w:rsidRDefault="00210DB2" w:rsidP="00210DB2">
      <w:pPr>
        <w:spacing w:after="0" w:line="360" w:lineRule="auto"/>
        <w:rPr>
          <w:ins w:id="1791" w:author="Валентин" w:date="2019-01-15T18:32:00Z"/>
          <w:rFonts w:ascii="Times New Roman" w:hAnsi="Times New Roman" w:cs="Times New Roman"/>
          <w:sz w:val="28"/>
          <w:szCs w:val="28"/>
          <w:lang w:val="en-US"/>
        </w:rPr>
      </w:pPr>
      <w:ins w:id="179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CURLOPT_SSL_VERIFYPEER, false);</w:t>
        </w:r>
      </w:ins>
    </w:p>
    <w:p w14:paraId="232906C5" w14:textId="77777777" w:rsidR="00210DB2" w:rsidRPr="005019E2" w:rsidRDefault="00210DB2" w:rsidP="00210DB2">
      <w:pPr>
        <w:spacing w:after="0" w:line="360" w:lineRule="auto"/>
        <w:rPr>
          <w:ins w:id="1793" w:author="Валентин" w:date="2019-01-15T18:32:00Z"/>
          <w:rFonts w:ascii="Times New Roman" w:hAnsi="Times New Roman" w:cs="Times New Roman"/>
          <w:sz w:val="28"/>
          <w:szCs w:val="28"/>
          <w:lang w:val="en-US"/>
        </w:rPr>
      </w:pPr>
      <w:ins w:id="179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CURLOPT_URL, 'https://api.vk.com/method/' . $method . '?' . $pars . '&amp;access_token=' . $token);</w:t>
        </w:r>
      </w:ins>
    </w:p>
    <w:p w14:paraId="77F57B58" w14:textId="77777777" w:rsidR="00210DB2" w:rsidRPr="005019E2" w:rsidRDefault="00210DB2" w:rsidP="00210DB2">
      <w:pPr>
        <w:spacing w:after="0" w:line="360" w:lineRule="auto"/>
        <w:rPr>
          <w:ins w:id="1795" w:author="Валентин" w:date="2019-01-15T18:32:00Z"/>
          <w:rFonts w:ascii="Times New Roman" w:hAnsi="Times New Roman" w:cs="Times New Roman"/>
          <w:sz w:val="28"/>
          <w:szCs w:val="28"/>
          <w:lang w:val="en-US"/>
        </w:rPr>
      </w:pPr>
      <w:ins w:id="179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curl_exec($curl);</w:t>
        </w:r>
      </w:ins>
    </w:p>
    <w:p w14:paraId="1F89DF9F" w14:textId="77777777" w:rsidR="00210DB2" w:rsidRPr="005019E2" w:rsidRDefault="00210DB2" w:rsidP="00210DB2">
      <w:pPr>
        <w:spacing w:after="0" w:line="360" w:lineRule="auto"/>
        <w:rPr>
          <w:ins w:id="1797" w:author="Валентин" w:date="2019-01-15T18:32:00Z"/>
          <w:rFonts w:ascii="Times New Roman" w:hAnsi="Times New Roman" w:cs="Times New Roman"/>
          <w:sz w:val="28"/>
          <w:szCs w:val="28"/>
          <w:lang w:val="en-US"/>
        </w:rPr>
      </w:pPr>
      <w:ins w:id="179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curl_close($curl);</w:t>
        </w:r>
      </w:ins>
    </w:p>
    <w:p w14:paraId="0754ABF5" w14:textId="77777777" w:rsidR="00210DB2" w:rsidRPr="005019E2" w:rsidRDefault="00210DB2" w:rsidP="00210DB2">
      <w:pPr>
        <w:spacing w:after="0" w:line="360" w:lineRule="auto"/>
        <w:rPr>
          <w:ins w:id="1799" w:author="Валентин" w:date="2019-01-15T18:32:00Z"/>
          <w:rFonts w:ascii="Times New Roman" w:hAnsi="Times New Roman" w:cs="Times New Roman"/>
          <w:sz w:val="28"/>
          <w:szCs w:val="28"/>
          <w:lang w:val="en-US"/>
        </w:rPr>
      </w:pPr>
      <w:ins w:id="180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json_decode($response, true);</w:t>
        </w:r>
      </w:ins>
    </w:p>
    <w:p w14:paraId="56559DA2" w14:textId="77777777" w:rsidR="00210DB2" w:rsidRPr="005019E2" w:rsidRDefault="00210DB2" w:rsidP="00210DB2">
      <w:pPr>
        <w:spacing w:after="0" w:line="360" w:lineRule="auto"/>
        <w:rPr>
          <w:ins w:id="1801" w:author="Валентин" w:date="2019-01-15T18:32:00Z"/>
          <w:rFonts w:ascii="Times New Roman" w:hAnsi="Times New Roman" w:cs="Times New Roman"/>
          <w:sz w:val="28"/>
          <w:szCs w:val="28"/>
          <w:lang w:val="en-US"/>
        </w:rPr>
      </w:pPr>
      <w:ins w:id="180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$response;</w:t>
        </w:r>
      </w:ins>
    </w:p>
    <w:p w14:paraId="2D8D4291" w14:textId="77777777" w:rsidR="00210DB2" w:rsidRPr="005019E2" w:rsidRDefault="00210DB2" w:rsidP="00210DB2">
      <w:pPr>
        <w:spacing w:after="0" w:line="360" w:lineRule="auto"/>
        <w:rPr>
          <w:ins w:id="1803" w:author="Валентин" w:date="2019-01-15T18:32:00Z"/>
          <w:rFonts w:ascii="Times New Roman" w:hAnsi="Times New Roman" w:cs="Times New Roman"/>
          <w:sz w:val="28"/>
          <w:szCs w:val="28"/>
          <w:lang w:val="en-US"/>
        </w:rPr>
      </w:pPr>
      <w:ins w:id="1804" w:author="Валентин" w:date="2019-01-15T18:32:00Z">
        <w:r w:rsidRPr="005019E2">
          <w:rPr>
            <w:rFonts w:ascii="Times New Roman" w:hAnsi="Times New Roman" w:cs="Times New Roman"/>
            <w:sz w:val="28"/>
            <w:szCs w:val="28"/>
            <w:lang w:val="en-US"/>
          </w:rPr>
          <w:tab/>
          <w:t>}</w:t>
        </w:r>
      </w:ins>
    </w:p>
    <w:p w14:paraId="1F3F920A" w14:textId="77777777" w:rsidR="00210DB2" w:rsidRPr="005019E2" w:rsidRDefault="00210DB2" w:rsidP="00210DB2">
      <w:pPr>
        <w:spacing w:after="0" w:line="360" w:lineRule="auto"/>
        <w:rPr>
          <w:ins w:id="1805" w:author="Валентин" w:date="2019-01-15T18:32:00Z"/>
          <w:rFonts w:ascii="Times New Roman" w:hAnsi="Times New Roman" w:cs="Times New Roman"/>
          <w:sz w:val="28"/>
          <w:szCs w:val="28"/>
          <w:lang w:val="en-US"/>
        </w:rPr>
      </w:pPr>
      <w:ins w:id="1806" w:author="Валентин" w:date="2019-01-15T18:32:00Z">
        <w:r w:rsidRPr="005019E2">
          <w:rPr>
            <w:rFonts w:ascii="Times New Roman" w:hAnsi="Times New Roman" w:cs="Times New Roman"/>
            <w:sz w:val="28"/>
            <w:szCs w:val="28"/>
            <w:lang w:val="en-US"/>
          </w:rPr>
          <w:t>}</w:t>
        </w:r>
      </w:ins>
    </w:p>
    <w:p w14:paraId="64D2498B" w14:textId="77777777" w:rsidR="00210DB2" w:rsidRPr="005019E2" w:rsidRDefault="00210DB2" w:rsidP="00210DB2">
      <w:pPr>
        <w:spacing w:after="0" w:line="360" w:lineRule="auto"/>
        <w:rPr>
          <w:ins w:id="1807" w:author="Валентин" w:date="2019-01-15T18:32:00Z"/>
          <w:rFonts w:ascii="Times New Roman" w:hAnsi="Times New Roman" w:cs="Times New Roman"/>
          <w:sz w:val="28"/>
          <w:szCs w:val="28"/>
          <w:lang w:val="en-US"/>
        </w:rPr>
      </w:pPr>
      <w:ins w:id="1808" w:author="Валентин" w:date="2019-01-15T18:32:00Z">
        <w:r w:rsidRPr="005019E2">
          <w:rPr>
            <w:rFonts w:ascii="Times New Roman" w:hAnsi="Times New Roman" w:cs="Times New Roman"/>
            <w:sz w:val="28"/>
            <w:szCs w:val="28"/>
            <w:lang w:val="en-US"/>
          </w:rPr>
          <w:t>class Profile{</w:t>
        </w:r>
      </w:ins>
    </w:p>
    <w:p w14:paraId="725C575F" w14:textId="77777777" w:rsidR="00210DB2" w:rsidRPr="005019E2" w:rsidRDefault="00210DB2" w:rsidP="00210DB2">
      <w:pPr>
        <w:spacing w:after="0" w:line="360" w:lineRule="auto"/>
        <w:rPr>
          <w:ins w:id="1809" w:author="Валентин" w:date="2019-01-15T18:32:00Z"/>
          <w:rFonts w:ascii="Times New Roman" w:hAnsi="Times New Roman" w:cs="Times New Roman"/>
          <w:sz w:val="28"/>
          <w:szCs w:val="28"/>
          <w:lang w:val="en-US"/>
        </w:rPr>
      </w:pPr>
      <w:ins w:id="1810" w:author="Валентин" w:date="2019-01-15T18:32:00Z">
        <w:r w:rsidRPr="005019E2">
          <w:rPr>
            <w:rFonts w:ascii="Times New Roman" w:hAnsi="Times New Roman" w:cs="Times New Roman"/>
            <w:sz w:val="28"/>
            <w:szCs w:val="28"/>
            <w:lang w:val="en-US"/>
          </w:rPr>
          <w:tab/>
          <w:t>function User($uid2){</w:t>
        </w:r>
      </w:ins>
    </w:p>
    <w:p w14:paraId="5B90DDB5" w14:textId="77777777" w:rsidR="00210DB2" w:rsidRPr="005019E2" w:rsidRDefault="00210DB2" w:rsidP="00210DB2">
      <w:pPr>
        <w:spacing w:after="0" w:line="360" w:lineRule="auto"/>
        <w:rPr>
          <w:ins w:id="1811" w:author="Валентин" w:date="2019-01-15T18:32:00Z"/>
          <w:rFonts w:ascii="Times New Roman" w:hAnsi="Times New Roman" w:cs="Times New Roman"/>
          <w:sz w:val="28"/>
          <w:szCs w:val="28"/>
          <w:lang w:val="en-US"/>
        </w:rPr>
      </w:pPr>
      <w:ins w:id="1812" w:author="Валентин" w:date="2019-01-15T18:32:00Z">
        <w:r w:rsidRPr="005019E2">
          <w:rPr>
            <w:rFonts w:ascii="Times New Roman" w:hAnsi="Times New Roman" w:cs="Times New Roman"/>
            <w:sz w:val="28"/>
            <w:szCs w:val="28"/>
            <w:lang w:val="en-US"/>
          </w:rPr>
          <w:t xml:space="preserve">        $uid2= c("uId2")-&gt;text;</w:t>
        </w:r>
      </w:ins>
    </w:p>
    <w:p w14:paraId="5F964EE1" w14:textId="77777777" w:rsidR="00210DB2" w:rsidRPr="005019E2" w:rsidRDefault="00210DB2" w:rsidP="00210DB2">
      <w:pPr>
        <w:spacing w:after="0" w:line="360" w:lineRule="auto"/>
        <w:rPr>
          <w:ins w:id="1813" w:author="Валентин" w:date="2019-01-15T18:32:00Z"/>
          <w:rFonts w:ascii="Times New Roman" w:hAnsi="Times New Roman" w:cs="Times New Roman"/>
          <w:sz w:val="28"/>
          <w:szCs w:val="28"/>
          <w:lang w:val="en-US"/>
        </w:rPr>
      </w:pPr>
      <w:ins w:id="1814" w:author="Валентин" w:date="2019-01-15T18:32:00Z">
        <w:r w:rsidRPr="005019E2">
          <w:rPr>
            <w:rFonts w:ascii="Times New Roman" w:hAnsi="Times New Roman" w:cs="Times New Roman"/>
            <w:sz w:val="28"/>
            <w:szCs w:val="28"/>
            <w:lang w:val="en-US"/>
          </w:rPr>
          <w:t xml:space="preserve">        //$uid2=61943436;</w:t>
        </w:r>
      </w:ins>
    </w:p>
    <w:p w14:paraId="245CFDAF" w14:textId="77777777" w:rsidR="00210DB2" w:rsidRPr="005019E2" w:rsidRDefault="00210DB2" w:rsidP="00210DB2">
      <w:pPr>
        <w:spacing w:after="0" w:line="360" w:lineRule="auto"/>
        <w:rPr>
          <w:ins w:id="1815" w:author="Валентин" w:date="2019-01-15T18:32:00Z"/>
          <w:rFonts w:ascii="Times New Roman" w:hAnsi="Times New Roman" w:cs="Times New Roman"/>
          <w:sz w:val="28"/>
          <w:szCs w:val="28"/>
          <w:lang w:val="en-US"/>
        </w:rPr>
      </w:pPr>
      <w:ins w:id="181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$user = VK::request('users.get', 'user_id=' . $uid2.'&amp;fields=photo_100,bdate,city,country,followers_count,online,online_mobile,contacts,connections,status,last_seen,counters,sex&amp;v=5.92');</w:t>
        </w:r>
      </w:ins>
    </w:p>
    <w:p w14:paraId="1E7CE44A" w14:textId="77777777" w:rsidR="00210DB2" w:rsidRPr="005019E2" w:rsidRDefault="00210DB2" w:rsidP="00210DB2">
      <w:pPr>
        <w:spacing w:after="0" w:line="360" w:lineRule="auto"/>
        <w:rPr>
          <w:ins w:id="1817" w:author="Валентин" w:date="2019-01-15T18:32:00Z"/>
          <w:rFonts w:ascii="Times New Roman" w:hAnsi="Times New Roman" w:cs="Times New Roman"/>
          <w:sz w:val="28"/>
          <w:szCs w:val="28"/>
        </w:rPr>
      </w:pPr>
      <w:ins w:id="181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rPr>
          <w:t>if(!$user){</w:t>
        </w:r>
      </w:ins>
    </w:p>
    <w:p w14:paraId="384EA9D3" w14:textId="77777777" w:rsidR="00210DB2" w:rsidRPr="005019E2" w:rsidRDefault="00210DB2" w:rsidP="00210DB2">
      <w:pPr>
        <w:spacing w:after="0" w:line="360" w:lineRule="auto"/>
        <w:rPr>
          <w:ins w:id="1819" w:author="Валентин" w:date="2019-01-15T18:32:00Z"/>
          <w:rFonts w:ascii="Times New Roman" w:hAnsi="Times New Roman" w:cs="Times New Roman"/>
          <w:sz w:val="28"/>
          <w:szCs w:val="28"/>
        </w:rPr>
      </w:pPr>
      <w:ins w:id="1820" w:author="Валентин" w:date="2019-01-15T18:32:00Z">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rPr>
          <w:tab/>
          <w:t>messageDlg("Не удалось получить информацию о пользователе!", mtConfirmation, MB_OK);</w:t>
        </w:r>
      </w:ins>
    </w:p>
    <w:p w14:paraId="3CD5CD4F" w14:textId="77777777" w:rsidR="00210DB2" w:rsidRPr="005019E2" w:rsidRDefault="00210DB2" w:rsidP="00210DB2">
      <w:pPr>
        <w:spacing w:after="0" w:line="360" w:lineRule="auto"/>
        <w:rPr>
          <w:ins w:id="1821" w:author="Валентин" w:date="2019-01-15T18:32:00Z"/>
          <w:rFonts w:ascii="Times New Roman" w:hAnsi="Times New Roman" w:cs="Times New Roman"/>
          <w:sz w:val="28"/>
          <w:szCs w:val="28"/>
          <w:lang w:val="en-US"/>
        </w:rPr>
      </w:pPr>
      <w:ins w:id="1822" w:author="Валентин" w:date="2019-01-15T18:32:00Z">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lang w:val="en-US"/>
          </w:rPr>
          <w:t>}else{</w:t>
        </w:r>
      </w:ins>
    </w:p>
    <w:p w14:paraId="71321861" w14:textId="77777777" w:rsidR="00210DB2" w:rsidRPr="005019E2" w:rsidRDefault="00210DB2" w:rsidP="00210DB2">
      <w:pPr>
        <w:spacing w:after="0" w:line="360" w:lineRule="auto"/>
        <w:rPr>
          <w:ins w:id="1823" w:author="Валентин" w:date="2019-01-15T18:32:00Z"/>
          <w:rFonts w:ascii="Times New Roman" w:hAnsi="Times New Roman" w:cs="Times New Roman"/>
          <w:sz w:val="28"/>
          <w:szCs w:val="28"/>
          <w:lang w:val="en-US"/>
        </w:rPr>
      </w:pPr>
      <w:ins w:id="182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//pre($user);</w:t>
        </w:r>
      </w:ins>
    </w:p>
    <w:p w14:paraId="29DE226C" w14:textId="77777777" w:rsidR="00210DB2" w:rsidRPr="005019E2" w:rsidRDefault="00210DB2" w:rsidP="00210DB2">
      <w:pPr>
        <w:spacing w:after="0" w:line="360" w:lineRule="auto"/>
        <w:rPr>
          <w:ins w:id="1825" w:author="Валентин" w:date="2019-01-15T18:32:00Z"/>
          <w:rFonts w:ascii="Times New Roman" w:hAnsi="Times New Roman" w:cs="Times New Roman"/>
          <w:sz w:val="28"/>
          <w:szCs w:val="28"/>
          <w:lang w:val="en-US"/>
        </w:rPr>
      </w:pPr>
      <w:ins w:id="182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//c('User-&gt;imageUser')-&gt;loadFromUrl  ('https://vk.com/id61943436?z=photo61943436_456241353%2Falbum61943436_0%2Frev');</w:t>
        </w:r>
      </w:ins>
    </w:p>
    <w:p w14:paraId="49DB5357" w14:textId="77777777" w:rsidR="00210DB2" w:rsidRPr="005019E2" w:rsidRDefault="00210DB2" w:rsidP="00210DB2">
      <w:pPr>
        <w:spacing w:after="0" w:line="360" w:lineRule="auto"/>
        <w:rPr>
          <w:ins w:id="1827" w:author="Валентин" w:date="2019-01-15T18:32:00Z"/>
          <w:rFonts w:ascii="Times New Roman" w:hAnsi="Times New Roman" w:cs="Times New Roman"/>
          <w:sz w:val="28"/>
          <w:szCs w:val="28"/>
          <w:lang w:val="en-US"/>
        </w:rPr>
      </w:pPr>
      <w:ins w:id="1828"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c('User-&gt;firstName')-&gt;caption = iconv('UTF-8', 'cp1251', $user['response']['0']['first_name']);</w:t>
        </w:r>
      </w:ins>
    </w:p>
    <w:p w14:paraId="7E18FCBB" w14:textId="77777777" w:rsidR="00210DB2" w:rsidRPr="005019E2" w:rsidRDefault="00210DB2" w:rsidP="00210DB2">
      <w:pPr>
        <w:spacing w:after="0" w:line="360" w:lineRule="auto"/>
        <w:rPr>
          <w:ins w:id="1829" w:author="Валентин" w:date="2019-01-15T18:32:00Z"/>
          <w:rFonts w:ascii="Times New Roman" w:hAnsi="Times New Roman" w:cs="Times New Roman"/>
          <w:sz w:val="28"/>
          <w:szCs w:val="28"/>
          <w:lang w:val="en-US"/>
        </w:rPr>
      </w:pPr>
      <w:ins w:id="1830" w:author="Валентин" w:date="2019-01-15T18:32:00Z">
        <w:r w:rsidRPr="005019E2">
          <w:rPr>
            <w:rFonts w:ascii="Times New Roman" w:hAnsi="Times New Roman" w:cs="Times New Roman"/>
            <w:sz w:val="28"/>
            <w:szCs w:val="28"/>
            <w:lang w:val="en-US"/>
          </w:rPr>
          <w:lastRenderedPageBreak/>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c('User-&gt;lastName')-&gt;caption = iconv('UTF-8', 'cp1251', $user['response']['0']['last_name']);</w:t>
        </w:r>
      </w:ins>
    </w:p>
    <w:p w14:paraId="1FA480C1" w14:textId="77777777" w:rsidR="00210DB2" w:rsidRPr="005019E2" w:rsidRDefault="00210DB2" w:rsidP="00210DB2">
      <w:pPr>
        <w:spacing w:after="0" w:line="360" w:lineRule="auto"/>
        <w:rPr>
          <w:ins w:id="1831" w:author="Валентин" w:date="2019-01-15T18:32:00Z"/>
          <w:rFonts w:ascii="Times New Roman" w:hAnsi="Times New Roman" w:cs="Times New Roman"/>
          <w:sz w:val="28"/>
          <w:szCs w:val="28"/>
          <w:lang w:val="en-US"/>
        </w:rPr>
      </w:pPr>
      <w:ins w:id="1832" w:author="Валентин" w:date="2019-01-15T18:32:00Z">
        <w:r w:rsidRPr="005019E2">
          <w:rPr>
            <w:rFonts w:ascii="Times New Roman" w:hAnsi="Times New Roman" w:cs="Times New Roman"/>
            <w:sz w:val="28"/>
            <w:szCs w:val="28"/>
            <w:lang w:val="en-US"/>
          </w:rPr>
          <w:t xml:space="preserve">            c('User-&gt;bDate')-&gt;caption = iconv('UTF-8', 'cp1251', $user['response']['0']['bdate']);</w:t>
        </w:r>
      </w:ins>
    </w:p>
    <w:p w14:paraId="04EC3878" w14:textId="77777777" w:rsidR="00210DB2" w:rsidRPr="005019E2" w:rsidRDefault="00210DB2" w:rsidP="00210DB2">
      <w:pPr>
        <w:spacing w:after="0" w:line="360" w:lineRule="auto"/>
        <w:rPr>
          <w:ins w:id="1833" w:author="Валентин" w:date="2019-01-15T18:32:00Z"/>
          <w:rFonts w:ascii="Times New Roman" w:hAnsi="Times New Roman" w:cs="Times New Roman"/>
          <w:sz w:val="28"/>
          <w:szCs w:val="28"/>
          <w:lang w:val="en-US"/>
        </w:rPr>
      </w:pPr>
      <w:ins w:id="183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c('User-&gt;status')-&gt;text = iconv('UTF-8', 'cp1251', $user['response']['0']['status']);</w:t>
        </w:r>
      </w:ins>
    </w:p>
    <w:p w14:paraId="753F0A97" w14:textId="77777777" w:rsidR="00210DB2" w:rsidRPr="005019E2" w:rsidRDefault="00210DB2" w:rsidP="00210DB2">
      <w:pPr>
        <w:spacing w:after="0" w:line="360" w:lineRule="auto"/>
        <w:rPr>
          <w:ins w:id="1835" w:author="Валентин" w:date="2019-01-15T18:32:00Z"/>
          <w:rFonts w:ascii="Times New Roman" w:hAnsi="Times New Roman" w:cs="Times New Roman"/>
          <w:sz w:val="28"/>
          <w:szCs w:val="28"/>
          <w:lang w:val="en-US"/>
        </w:rPr>
      </w:pPr>
      <w:ins w:id="1836" w:author="Валентин" w:date="2019-01-15T18:32:00Z">
        <w:r w:rsidRPr="005019E2">
          <w:rPr>
            <w:rFonts w:ascii="Times New Roman" w:hAnsi="Times New Roman" w:cs="Times New Roman"/>
            <w:sz w:val="28"/>
            <w:szCs w:val="28"/>
            <w:lang w:val="en-US"/>
          </w:rPr>
          <w:t xml:space="preserve">            c('User-&gt;cityId')-&gt;text = iconv('UTF-8', 'cp1251', $user['response']['0']['city']['title']);</w:t>
        </w:r>
      </w:ins>
    </w:p>
    <w:p w14:paraId="0E862923" w14:textId="77777777" w:rsidR="00210DB2" w:rsidRPr="005019E2" w:rsidRDefault="00210DB2" w:rsidP="00210DB2">
      <w:pPr>
        <w:spacing w:after="0" w:line="360" w:lineRule="auto"/>
        <w:rPr>
          <w:ins w:id="1837" w:author="Валентин" w:date="2019-01-15T18:32:00Z"/>
          <w:rFonts w:ascii="Times New Roman" w:hAnsi="Times New Roman" w:cs="Times New Roman"/>
          <w:sz w:val="28"/>
          <w:szCs w:val="28"/>
          <w:lang w:val="en-US"/>
        </w:rPr>
      </w:pPr>
      <w:ins w:id="1838" w:author="Валентин" w:date="2019-01-15T18:32:00Z">
        <w:r w:rsidRPr="005019E2">
          <w:rPr>
            <w:rFonts w:ascii="Times New Roman" w:hAnsi="Times New Roman" w:cs="Times New Roman"/>
            <w:sz w:val="28"/>
            <w:szCs w:val="28"/>
            <w:lang w:val="en-US"/>
          </w:rPr>
          <w:t xml:space="preserve">            c('User-&gt;countryName')-&gt;text = iconv('UTF-8', 'cp1251', $user['response']['0']['country']['title']);</w:t>
        </w:r>
      </w:ins>
    </w:p>
    <w:p w14:paraId="4BE4D4F1" w14:textId="77777777" w:rsidR="00210DB2" w:rsidRPr="005019E2" w:rsidRDefault="00210DB2" w:rsidP="00210DB2">
      <w:pPr>
        <w:spacing w:after="0" w:line="360" w:lineRule="auto"/>
        <w:rPr>
          <w:ins w:id="1839" w:author="Валентин" w:date="2019-01-15T18:32:00Z"/>
          <w:rFonts w:ascii="Times New Roman" w:hAnsi="Times New Roman" w:cs="Times New Roman"/>
          <w:sz w:val="28"/>
          <w:szCs w:val="28"/>
          <w:lang w:val="en-US"/>
        </w:rPr>
      </w:pPr>
      <w:ins w:id="1840" w:author="Валентин" w:date="2019-01-15T18:32:00Z">
        <w:r w:rsidRPr="005019E2">
          <w:rPr>
            <w:rFonts w:ascii="Times New Roman" w:hAnsi="Times New Roman" w:cs="Times New Roman"/>
            <w:sz w:val="28"/>
            <w:szCs w:val="28"/>
            <w:lang w:val="en-US"/>
          </w:rPr>
          <w:t xml:space="preserve">            c('User-&gt;friends')-&gt;text = iconv('UTF-8', 'cp1251', $user['response']['0']['counters']['friends']);</w:t>
        </w:r>
      </w:ins>
    </w:p>
    <w:p w14:paraId="24CA085B" w14:textId="77777777" w:rsidR="00210DB2" w:rsidRPr="005019E2" w:rsidRDefault="00210DB2" w:rsidP="00210DB2">
      <w:pPr>
        <w:spacing w:after="0" w:line="360" w:lineRule="auto"/>
        <w:rPr>
          <w:ins w:id="1841" w:author="Валентин" w:date="2019-01-15T18:32:00Z"/>
          <w:rFonts w:ascii="Times New Roman" w:hAnsi="Times New Roman" w:cs="Times New Roman"/>
          <w:sz w:val="28"/>
          <w:szCs w:val="28"/>
          <w:lang w:val="en-US"/>
        </w:rPr>
      </w:pPr>
      <w:ins w:id="1842" w:author="Валентин" w:date="2019-01-15T18:32:00Z">
        <w:r w:rsidRPr="005019E2">
          <w:rPr>
            <w:rFonts w:ascii="Times New Roman" w:hAnsi="Times New Roman" w:cs="Times New Roman"/>
            <w:sz w:val="28"/>
            <w:szCs w:val="28"/>
            <w:lang w:val="en-US"/>
          </w:rPr>
          <w:t xml:space="preserve">            LoadForm(c("User"), LD_NONE);</w:t>
        </w:r>
      </w:ins>
    </w:p>
    <w:p w14:paraId="75AF46A0" w14:textId="77777777" w:rsidR="00210DB2" w:rsidRPr="005019E2" w:rsidRDefault="00210DB2" w:rsidP="00210DB2">
      <w:pPr>
        <w:spacing w:after="0" w:line="360" w:lineRule="auto"/>
        <w:rPr>
          <w:ins w:id="1843" w:author="Валентин" w:date="2019-01-15T18:32:00Z"/>
          <w:rFonts w:ascii="Times New Roman" w:hAnsi="Times New Roman" w:cs="Times New Roman"/>
          <w:sz w:val="28"/>
          <w:szCs w:val="28"/>
          <w:lang w:val="en-US"/>
        </w:rPr>
      </w:pPr>
      <w:ins w:id="184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ins>
    </w:p>
    <w:p w14:paraId="60355179" w14:textId="77777777" w:rsidR="00210DB2" w:rsidRPr="005019E2" w:rsidRDefault="00210DB2" w:rsidP="00210DB2">
      <w:pPr>
        <w:spacing w:after="0" w:line="360" w:lineRule="auto"/>
        <w:rPr>
          <w:ins w:id="1845" w:author="Валентин" w:date="2019-01-15T18:32:00Z"/>
          <w:rFonts w:ascii="Times New Roman" w:hAnsi="Times New Roman" w:cs="Times New Roman"/>
          <w:sz w:val="28"/>
          <w:szCs w:val="28"/>
          <w:lang w:val="en-US"/>
        </w:rPr>
      </w:pPr>
      <w:ins w:id="1846" w:author="Валентин" w:date="2019-01-15T18:32:00Z">
        <w:r w:rsidRPr="005019E2">
          <w:rPr>
            <w:rFonts w:ascii="Times New Roman" w:hAnsi="Times New Roman" w:cs="Times New Roman"/>
            <w:sz w:val="28"/>
            <w:szCs w:val="28"/>
            <w:lang w:val="en-US"/>
          </w:rPr>
          <w:tab/>
          <w:t>}</w:t>
        </w:r>
      </w:ins>
    </w:p>
    <w:p w14:paraId="788377C7" w14:textId="77777777" w:rsidR="00210DB2" w:rsidRPr="005019E2" w:rsidRDefault="00210DB2" w:rsidP="00210DB2">
      <w:pPr>
        <w:spacing w:after="0" w:line="360" w:lineRule="auto"/>
        <w:rPr>
          <w:ins w:id="1847" w:author="Валентин" w:date="2019-01-15T18:32:00Z"/>
          <w:rFonts w:ascii="Times New Roman" w:hAnsi="Times New Roman" w:cs="Times New Roman"/>
          <w:sz w:val="28"/>
          <w:szCs w:val="28"/>
          <w:lang w:val="en-US"/>
        </w:rPr>
      </w:pPr>
      <w:ins w:id="1848" w:author="Валентин" w:date="2019-01-15T18:32:00Z">
        <w:r w:rsidRPr="005019E2">
          <w:rPr>
            <w:rFonts w:ascii="Times New Roman" w:hAnsi="Times New Roman" w:cs="Times New Roman"/>
            <w:sz w:val="28"/>
            <w:szCs w:val="28"/>
            <w:lang w:val="en-US"/>
          </w:rPr>
          <w:t>}</w:t>
        </w:r>
      </w:ins>
    </w:p>
    <w:p w14:paraId="669711EA" w14:textId="77777777" w:rsidR="00210DB2" w:rsidRPr="005019E2" w:rsidRDefault="00210DB2" w:rsidP="00210DB2">
      <w:pPr>
        <w:spacing w:after="0" w:line="360" w:lineRule="auto"/>
        <w:rPr>
          <w:ins w:id="1849" w:author="Валентин" w:date="2019-01-15T18:32:00Z"/>
          <w:rFonts w:ascii="Times New Roman" w:hAnsi="Times New Roman" w:cs="Times New Roman"/>
          <w:sz w:val="28"/>
          <w:szCs w:val="28"/>
          <w:lang w:val="en-US"/>
        </w:rPr>
      </w:pPr>
      <w:ins w:id="1850" w:author="Валентин" w:date="2019-01-15T18:32:00Z">
        <w:r w:rsidRPr="005019E2">
          <w:rPr>
            <w:rFonts w:ascii="Times New Roman" w:hAnsi="Times New Roman" w:cs="Times New Roman"/>
            <w:sz w:val="28"/>
            <w:szCs w:val="28"/>
            <w:lang w:val="en-US"/>
          </w:rPr>
          <w:t>class Status{</w:t>
        </w:r>
      </w:ins>
    </w:p>
    <w:p w14:paraId="4C972B54" w14:textId="77777777" w:rsidR="00210DB2" w:rsidRPr="005019E2" w:rsidRDefault="00210DB2" w:rsidP="00210DB2">
      <w:pPr>
        <w:spacing w:after="0" w:line="360" w:lineRule="auto"/>
        <w:rPr>
          <w:ins w:id="1851" w:author="Валентин" w:date="2019-01-15T18:32:00Z"/>
          <w:rFonts w:ascii="Times New Roman" w:hAnsi="Times New Roman" w:cs="Times New Roman"/>
          <w:sz w:val="28"/>
          <w:szCs w:val="28"/>
          <w:lang w:val="en-US"/>
        </w:rPr>
      </w:pPr>
      <w:ins w:id="1852" w:author="Валентин" w:date="2019-01-15T18:32:00Z">
        <w:r w:rsidRPr="005019E2">
          <w:rPr>
            <w:rFonts w:ascii="Times New Roman" w:hAnsi="Times New Roman" w:cs="Times New Roman"/>
            <w:sz w:val="28"/>
            <w:szCs w:val="28"/>
            <w:lang w:val="en-US"/>
          </w:rPr>
          <w:t>function statusGet(){</w:t>
        </w:r>
      </w:ins>
    </w:p>
    <w:p w14:paraId="5E660FE1" w14:textId="77777777" w:rsidR="00210DB2" w:rsidRPr="005019E2" w:rsidRDefault="00210DB2" w:rsidP="00210DB2">
      <w:pPr>
        <w:spacing w:after="0" w:line="360" w:lineRule="auto"/>
        <w:rPr>
          <w:ins w:id="1853" w:author="Валентин" w:date="2019-01-15T18:32:00Z"/>
          <w:rFonts w:ascii="Times New Roman" w:hAnsi="Times New Roman" w:cs="Times New Roman"/>
          <w:sz w:val="28"/>
          <w:szCs w:val="28"/>
          <w:lang w:val="en-US"/>
        </w:rPr>
      </w:pPr>
      <w:ins w:id="1854" w:author="Валентин" w:date="2019-01-15T18:32:00Z">
        <w:r w:rsidRPr="005019E2">
          <w:rPr>
            <w:rFonts w:ascii="Times New Roman" w:hAnsi="Times New Roman" w:cs="Times New Roman"/>
            <w:sz w:val="28"/>
            <w:szCs w:val="28"/>
            <w:lang w:val="en-US"/>
          </w:rPr>
          <w:t xml:space="preserve">        $uid= c("VK-&gt;uId")-&gt;text;</w:t>
        </w:r>
      </w:ins>
    </w:p>
    <w:p w14:paraId="0C7C06D4" w14:textId="77777777" w:rsidR="00210DB2" w:rsidRPr="005019E2" w:rsidRDefault="00210DB2" w:rsidP="00210DB2">
      <w:pPr>
        <w:spacing w:after="0" w:line="360" w:lineRule="auto"/>
        <w:rPr>
          <w:ins w:id="1855" w:author="Валентин" w:date="2019-01-15T18:32:00Z"/>
          <w:rFonts w:ascii="Times New Roman" w:hAnsi="Times New Roman" w:cs="Times New Roman"/>
          <w:sz w:val="28"/>
          <w:szCs w:val="28"/>
          <w:lang w:val="en-US"/>
        </w:rPr>
      </w:pPr>
      <w:ins w:id="1856" w:author="Валентин" w:date="2019-01-15T18:32:00Z">
        <w:r w:rsidRPr="005019E2">
          <w:rPr>
            <w:rFonts w:ascii="Times New Roman" w:hAnsi="Times New Roman" w:cs="Times New Roman"/>
            <w:sz w:val="28"/>
            <w:szCs w:val="28"/>
            <w:lang w:val="en-US"/>
          </w:rPr>
          <w:t xml:space="preserve">        //$uid=61943436;</w:t>
        </w:r>
      </w:ins>
    </w:p>
    <w:p w14:paraId="0D1EAF90" w14:textId="77777777" w:rsidR="00210DB2" w:rsidRPr="005019E2" w:rsidRDefault="00210DB2" w:rsidP="00210DB2">
      <w:pPr>
        <w:spacing w:after="0" w:line="360" w:lineRule="auto"/>
        <w:rPr>
          <w:ins w:id="1857" w:author="Валентин" w:date="2019-01-15T18:32:00Z"/>
          <w:rFonts w:ascii="Times New Roman" w:hAnsi="Times New Roman" w:cs="Times New Roman"/>
          <w:sz w:val="28"/>
          <w:szCs w:val="28"/>
          <w:lang w:val="en-US"/>
        </w:rPr>
      </w:pPr>
      <w:ins w:id="1858" w:author="Валентин" w:date="2019-01-15T18:32:00Z">
        <w:r w:rsidRPr="005019E2">
          <w:rPr>
            <w:rFonts w:ascii="Times New Roman" w:hAnsi="Times New Roman" w:cs="Times New Roman"/>
            <w:sz w:val="28"/>
            <w:szCs w:val="28"/>
            <w:lang w:val="en-US"/>
          </w:rPr>
          <w:t xml:space="preserve">        </w:t>
        </w:r>
      </w:ins>
    </w:p>
    <w:p w14:paraId="6D41D1CB" w14:textId="77777777" w:rsidR="00210DB2" w:rsidRPr="005019E2" w:rsidRDefault="00210DB2" w:rsidP="00210DB2">
      <w:pPr>
        <w:spacing w:after="0" w:line="360" w:lineRule="auto"/>
        <w:rPr>
          <w:ins w:id="1859" w:author="Валентин" w:date="2019-01-15T18:32:00Z"/>
          <w:rFonts w:ascii="Times New Roman" w:hAnsi="Times New Roman" w:cs="Times New Roman"/>
          <w:sz w:val="28"/>
          <w:szCs w:val="28"/>
          <w:lang w:val="en-US"/>
        </w:rPr>
      </w:pPr>
      <w:ins w:id="186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VK::request('status.get','user_id='.$uid.'&amp;v=5.92');</w:t>
        </w:r>
      </w:ins>
    </w:p>
    <w:p w14:paraId="111A5894" w14:textId="77777777" w:rsidR="00210DB2" w:rsidRPr="005019E2" w:rsidRDefault="00210DB2" w:rsidP="00210DB2">
      <w:pPr>
        <w:spacing w:after="0" w:line="360" w:lineRule="auto"/>
        <w:rPr>
          <w:ins w:id="1861" w:author="Валентин" w:date="2019-01-15T18:32:00Z"/>
          <w:rFonts w:ascii="Times New Roman" w:hAnsi="Times New Roman" w:cs="Times New Roman"/>
          <w:sz w:val="28"/>
          <w:szCs w:val="28"/>
          <w:lang w:val="en-US"/>
        </w:rPr>
      </w:pPr>
      <w:ins w:id="186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iconv('UTF-8', 'cp1251', $get['response']['text']);</w:t>
        </w:r>
      </w:ins>
    </w:p>
    <w:p w14:paraId="3AC4D4BF" w14:textId="77777777" w:rsidR="00210DB2" w:rsidRPr="005019E2" w:rsidRDefault="00210DB2" w:rsidP="00210DB2">
      <w:pPr>
        <w:spacing w:after="0" w:line="360" w:lineRule="auto"/>
        <w:rPr>
          <w:ins w:id="1863" w:author="Валентин" w:date="2019-01-15T18:32:00Z"/>
          <w:rFonts w:ascii="Times New Roman" w:hAnsi="Times New Roman" w:cs="Times New Roman"/>
          <w:sz w:val="28"/>
          <w:szCs w:val="28"/>
          <w:lang w:val="en-US"/>
        </w:rPr>
      </w:pPr>
      <w:ins w:id="186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$get;</w:t>
        </w:r>
      </w:ins>
    </w:p>
    <w:p w14:paraId="2C2278F5" w14:textId="77777777" w:rsidR="00210DB2" w:rsidRPr="005019E2" w:rsidRDefault="00210DB2" w:rsidP="00210DB2">
      <w:pPr>
        <w:spacing w:after="0" w:line="360" w:lineRule="auto"/>
        <w:rPr>
          <w:ins w:id="1865" w:author="Валентин" w:date="2019-01-15T18:32:00Z"/>
          <w:rFonts w:ascii="Times New Roman" w:hAnsi="Times New Roman" w:cs="Times New Roman"/>
          <w:sz w:val="28"/>
          <w:szCs w:val="28"/>
          <w:lang w:val="en-US"/>
        </w:rPr>
      </w:pPr>
      <w:ins w:id="1866" w:author="Валентин" w:date="2019-01-15T18:32:00Z">
        <w:r w:rsidRPr="005019E2">
          <w:rPr>
            <w:rFonts w:ascii="Times New Roman" w:hAnsi="Times New Roman" w:cs="Times New Roman"/>
            <w:sz w:val="28"/>
            <w:szCs w:val="28"/>
            <w:lang w:val="en-US"/>
          </w:rPr>
          <w:tab/>
          <w:t>}</w:t>
        </w:r>
      </w:ins>
    </w:p>
    <w:p w14:paraId="4187131D" w14:textId="77777777" w:rsidR="00210DB2" w:rsidRPr="005019E2" w:rsidRDefault="00210DB2" w:rsidP="00210DB2">
      <w:pPr>
        <w:spacing w:after="0" w:line="360" w:lineRule="auto"/>
        <w:rPr>
          <w:ins w:id="1867" w:author="Валентин" w:date="2019-01-15T18:32:00Z"/>
          <w:rFonts w:ascii="Times New Roman" w:hAnsi="Times New Roman" w:cs="Times New Roman"/>
          <w:sz w:val="28"/>
          <w:szCs w:val="28"/>
          <w:lang w:val="en-US"/>
        </w:rPr>
      </w:pPr>
      <w:ins w:id="1868" w:author="Валентин" w:date="2019-01-15T18:32:00Z">
        <w:r w:rsidRPr="005019E2">
          <w:rPr>
            <w:rFonts w:ascii="Times New Roman" w:hAnsi="Times New Roman" w:cs="Times New Roman"/>
            <w:sz w:val="28"/>
            <w:szCs w:val="28"/>
            <w:lang w:val="en-US"/>
          </w:rPr>
          <w:tab/>
          <w:t>function statusSet($set){</w:t>
        </w:r>
      </w:ins>
    </w:p>
    <w:p w14:paraId="75F51DA4" w14:textId="77777777" w:rsidR="00210DB2" w:rsidRPr="005019E2" w:rsidRDefault="00210DB2" w:rsidP="00210DB2">
      <w:pPr>
        <w:spacing w:after="0" w:line="360" w:lineRule="auto"/>
        <w:rPr>
          <w:ins w:id="1869" w:author="Валентин" w:date="2019-01-15T18:32:00Z"/>
          <w:rFonts w:ascii="Times New Roman" w:hAnsi="Times New Roman" w:cs="Times New Roman"/>
          <w:sz w:val="28"/>
          <w:szCs w:val="28"/>
          <w:lang w:val="en-US"/>
        </w:rPr>
      </w:pPr>
      <w:ins w:id="1870"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iconv('cp1251', 'UTF-8', $set);</w:t>
        </w:r>
      </w:ins>
    </w:p>
    <w:p w14:paraId="577F222D" w14:textId="77777777" w:rsidR="00210DB2" w:rsidRPr="005019E2" w:rsidRDefault="00210DB2" w:rsidP="00210DB2">
      <w:pPr>
        <w:spacing w:after="0" w:line="360" w:lineRule="auto"/>
        <w:rPr>
          <w:ins w:id="1871" w:author="Валентин" w:date="2019-01-15T18:32:00Z"/>
          <w:rFonts w:ascii="Times New Roman" w:hAnsi="Times New Roman" w:cs="Times New Roman"/>
          <w:sz w:val="28"/>
          <w:szCs w:val="28"/>
          <w:lang w:val="en-US"/>
        </w:rPr>
      </w:pPr>
      <w:ins w:id="1872"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str_replace(' ', '+', $set);</w:t>
        </w:r>
      </w:ins>
    </w:p>
    <w:p w14:paraId="434EED17" w14:textId="77777777" w:rsidR="00210DB2" w:rsidRPr="005019E2" w:rsidRDefault="00210DB2" w:rsidP="00210DB2">
      <w:pPr>
        <w:spacing w:after="0" w:line="360" w:lineRule="auto"/>
        <w:rPr>
          <w:ins w:id="1873" w:author="Валентин" w:date="2019-01-15T18:32:00Z"/>
          <w:rFonts w:ascii="Times New Roman" w:hAnsi="Times New Roman" w:cs="Times New Roman"/>
          <w:sz w:val="28"/>
          <w:szCs w:val="28"/>
          <w:lang w:val="en-US"/>
        </w:rPr>
      </w:pPr>
      <w:ins w:id="1874"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ins>
    </w:p>
    <w:p w14:paraId="45EA75E7" w14:textId="77777777" w:rsidR="00210DB2" w:rsidRPr="005019E2" w:rsidRDefault="00210DB2" w:rsidP="00210DB2">
      <w:pPr>
        <w:spacing w:after="0" w:line="360" w:lineRule="auto"/>
        <w:rPr>
          <w:ins w:id="1875" w:author="Валентин" w:date="2019-01-15T18:32:00Z"/>
          <w:rFonts w:ascii="Times New Roman" w:hAnsi="Times New Roman" w:cs="Times New Roman"/>
          <w:sz w:val="28"/>
          <w:szCs w:val="28"/>
          <w:lang w:val="en-US"/>
        </w:rPr>
      </w:pPr>
      <w:ins w:id="1876" w:author="Валентин" w:date="2019-01-15T18:32:00Z">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VK::request('status.set', 'text=' . $set.'&amp;v=5.92');</w:t>
        </w:r>
      </w:ins>
    </w:p>
    <w:p w14:paraId="4EBA03FF" w14:textId="77777777" w:rsidR="00210DB2" w:rsidRPr="005019E2" w:rsidRDefault="00210DB2" w:rsidP="00210DB2">
      <w:pPr>
        <w:spacing w:after="0" w:line="360" w:lineRule="auto"/>
        <w:rPr>
          <w:ins w:id="1877" w:author="Валентин" w:date="2019-01-15T18:32:00Z"/>
          <w:rFonts w:ascii="Times New Roman" w:hAnsi="Times New Roman" w:cs="Times New Roman"/>
          <w:sz w:val="28"/>
          <w:szCs w:val="28"/>
          <w:lang w:val="en-US"/>
        </w:rPr>
      </w:pPr>
      <w:ins w:id="1878" w:author="Валентин" w:date="2019-01-15T18:32:00Z">
        <w:r w:rsidRPr="005019E2">
          <w:rPr>
            <w:rFonts w:ascii="Times New Roman" w:hAnsi="Times New Roman" w:cs="Times New Roman"/>
            <w:sz w:val="28"/>
            <w:szCs w:val="28"/>
            <w:lang w:val="en-US"/>
          </w:rPr>
          <w:lastRenderedPageBreak/>
          <w:t xml:space="preserve">        return $set['response'];</w:t>
        </w:r>
      </w:ins>
    </w:p>
    <w:p w14:paraId="513828C0" w14:textId="77777777" w:rsidR="00210DB2" w:rsidRPr="005019E2" w:rsidRDefault="00210DB2" w:rsidP="00210DB2">
      <w:pPr>
        <w:spacing w:after="0" w:line="360" w:lineRule="auto"/>
        <w:rPr>
          <w:ins w:id="1879" w:author="Валентин" w:date="2019-01-15T18:32:00Z"/>
          <w:rFonts w:ascii="Times New Roman" w:hAnsi="Times New Roman" w:cs="Times New Roman"/>
          <w:sz w:val="28"/>
          <w:szCs w:val="28"/>
          <w:lang w:val="en-US"/>
        </w:rPr>
      </w:pPr>
      <w:ins w:id="1880" w:author="Валентин" w:date="2019-01-15T18:32:00Z">
        <w:r w:rsidRPr="005019E2">
          <w:rPr>
            <w:rFonts w:ascii="Times New Roman" w:hAnsi="Times New Roman" w:cs="Times New Roman"/>
            <w:sz w:val="28"/>
            <w:szCs w:val="28"/>
            <w:lang w:val="en-US"/>
          </w:rPr>
          <w:tab/>
          <w:t>}</w:t>
        </w:r>
      </w:ins>
    </w:p>
    <w:p w14:paraId="728022CA" w14:textId="77777777" w:rsidR="00210DB2" w:rsidRPr="005019E2" w:rsidRDefault="00210DB2" w:rsidP="00210DB2">
      <w:pPr>
        <w:spacing w:after="0" w:line="360" w:lineRule="auto"/>
        <w:rPr>
          <w:ins w:id="1881" w:author="Валентин" w:date="2019-01-15T18:32:00Z"/>
          <w:rFonts w:ascii="Times New Roman" w:hAnsi="Times New Roman" w:cs="Times New Roman"/>
          <w:sz w:val="28"/>
          <w:szCs w:val="28"/>
          <w:lang w:val="en-US"/>
        </w:rPr>
      </w:pPr>
      <w:ins w:id="1882" w:author="Валентин" w:date="2019-01-15T18:32:00Z">
        <w:r w:rsidRPr="005019E2">
          <w:rPr>
            <w:rFonts w:ascii="Times New Roman" w:hAnsi="Times New Roman" w:cs="Times New Roman"/>
            <w:sz w:val="28"/>
            <w:szCs w:val="28"/>
            <w:lang w:val="en-US"/>
          </w:rPr>
          <w:t>}</w:t>
        </w:r>
      </w:ins>
    </w:p>
    <w:p w14:paraId="38C3A5CE" w14:textId="06F61F1B" w:rsidR="00210DB2" w:rsidRDefault="00210DB2" w:rsidP="00210DB2">
      <w:pPr>
        <w:spacing w:after="0" w:line="360" w:lineRule="auto"/>
        <w:rPr>
          <w:ins w:id="1883" w:author="Валентин" w:date="2019-01-15T18:33:00Z"/>
          <w:rFonts w:ascii="Times New Roman" w:hAnsi="Times New Roman" w:cs="Times New Roman"/>
          <w:sz w:val="28"/>
          <w:szCs w:val="28"/>
          <w:lang w:val="en-US"/>
        </w:rPr>
      </w:pPr>
      <w:ins w:id="1884" w:author="Валентин" w:date="2019-01-15T18:32:00Z">
        <w:r w:rsidRPr="005019E2">
          <w:rPr>
            <w:rFonts w:ascii="Times New Roman" w:hAnsi="Times New Roman" w:cs="Times New Roman"/>
            <w:sz w:val="28"/>
            <w:szCs w:val="28"/>
            <w:lang w:val="en-US"/>
          </w:rPr>
          <w:t>?&gt;</w:t>
        </w:r>
      </w:ins>
    </w:p>
    <w:p w14:paraId="2B14074E" w14:textId="77777777" w:rsidR="00210DB2" w:rsidRDefault="00210DB2">
      <w:pPr>
        <w:rPr>
          <w:ins w:id="1885" w:author="Валентин" w:date="2019-01-15T18:33:00Z"/>
          <w:rFonts w:ascii="Times New Roman" w:hAnsi="Times New Roman" w:cs="Times New Roman"/>
          <w:sz w:val="28"/>
          <w:szCs w:val="28"/>
          <w:lang w:val="en-US"/>
        </w:rPr>
      </w:pPr>
      <w:ins w:id="1886" w:author="Валентин" w:date="2019-01-15T18:33:00Z">
        <w:r>
          <w:rPr>
            <w:rFonts w:ascii="Times New Roman" w:hAnsi="Times New Roman" w:cs="Times New Roman"/>
            <w:sz w:val="28"/>
            <w:szCs w:val="28"/>
            <w:lang w:val="en-US"/>
          </w:rPr>
          <w:br w:type="page"/>
        </w:r>
      </w:ins>
    </w:p>
    <w:p w14:paraId="70E20954" w14:textId="1233A9F3" w:rsidR="00210DB2" w:rsidRPr="00210DB2" w:rsidRDefault="00210DB2" w:rsidP="00210DB2">
      <w:pPr>
        <w:pStyle w:val="1"/>
        <w:spacing w:before="0" w:line="360" w:lineRule="auto"/>
        <w:jc w:val="right"/>
        <w:rPr>
          <w:ins w:id="1887" w:author="Валентин" w:date="2019-01-15T18:33:00Z"/>
          <w:rFonts w:ascii="Times New Roman" w:hAnsi="Times New Roman" w:cs="Times New Roman"/>
          <w:color w:val="auto"/>
          <w:rPrChange w:id="1888" w:author="Валентин" w:date="2019-01-15T18:33:00Z">
            <w:rPr>
              <w:ins w:id="1889" w:author="Валентин" w:date="2019-01-15T18:33:00Z"/>
              <w:rFonts w:ascii="Times New Roman" w:hAnsi="Times New Roman" w:cs="Times New Roman"/>
              <w:color w:val="auto"/>
              <w:lang w:val="en-US"/>
            </w:rPr>
          </w:rPrChange>
        </w:rPr>
      </w:pPr>
      <w:bookmarkStart w:id="1890" w:name="_Toc535342666"/>
      <w:ins w:id="1891" w:author="Валентин" w:date="2019-01-15T18:33:00Z">
        <w:r>
          <w:rPr>
            <w:rFonts w:ascii="Times New Roman" w:hAnsi="Times New Roman" w:cs="Times New Roman"/>
            <w:color w:val="auto"/>
          </w:rPr>
          <w:lastRenderedPageBreak/>
          <w:t>Приложение 3</w:t>
        </w:r>
        <w:r w:rsidRPr="00210DB2">
          <w:rPr>
            <w:rFonts w:ascii="Times New Roman" w:hAnsi="Times New Roman" w:cs="Times New Roman"/>
            <w:color w:val="auto"/>
            <w:rPrChange w:id="1892" w:author="Валентин" w:date="2019-01-15T18:33:00Z">
              <w:rPr>
                <w:rFonts w:ascii="Times New Roman" w:hAnsi="Times New Roman" w:cs="Times New Roman"/>
                <w:color w:val="auto"/>
                <w:lang w:val="en-US"/>
              </w:rPr>
            </w:rPrChange>
          </w:rPr>
          <w:t xml:space="preserve">. </w:t>
        </w:r>
        <w:r w:rsidRPr="005019E2">
          <w:rPr>
            <w:rFonts w:ascii="Times New Roman" w:hAnsi="Times New Roman" w:cs="Times New Roman"/>
            <w:color w:val="auto"/>
          </w:rPr>
          <w:t>Код</w:t>
        </w:r>
        <w:r w:rsidRPr="00210DB2">
          <w:rPr>
            <w:rFonts w:ascii="Times New Roman" w:hAnsi="Times New Roman" w:cs="Times New Roman"/>
            <w:color w:val="auto"/>
            <w:rPrChange w:id="1893" w:author="Валентин" w:date="2019-01-15T18:33:00Z">
              <w:rPr>
                <w:rFonts w:ascii="Times New Roman" w:hAnsi="Times New Roman" w:cs="Times New Roman"/>
                <w:color w:val="auto"/>
                <w:lang w:val="en-US"/>
              </w:rPr>
            </w:rPrChange>
          </w:rPr>
          <w:t xml:space="preserve"> </w:t>
        </w:r>
      </w:ins>
      <w:ins w:id="1894" w:author="Валентин" w:date="2019-01-15T18:34:00Z">
        <w:r>
          <w:rPr>
            <w:rFonts w:ascii="Times New Roman" w:hAnsi="Times New Roman" w:cs="Times New Roman"/>
            <w:color w:val="auto"/>
          </w:rPr>
          <w:t>внутри кнопок</w:t>
        </w:r>
      </w:ins>
      <w:bookmarkEnd w:id="1890"/>
    </w:p>
    <w:p w14:paraId="71A4F95E" w14:textId="29C0709D" w:rsidR="00E3141A" w:rsidRPr="004807C5" w:rsidRDefault="00225A91">
      <w:pPr>
        <w:spacing w:line="360" w:lineRule="auto"/>
        <w:jc w:val="center"/>
        <w:rPr>
          <w:ins w:id="1895" w:author="Валентин" w:date="2019-01-14T22:06:00Z"/>
          <w:rFonts w:ascii="Times New Roman" w:hAnsi="Times New Roman" w:cs="Times New Roman"/>
          <w:b/>
          <w:sz w:val="28"/>
          <w:szCs w:val="28"/>
          <w:lang w:val="en-US"/>
          <w:rPrChange w:id="1896" w:author="Валентин" w:date="2019-01-15T18:55:00Z">
            <w:rPr>
              <w:ins w:id="1897" w:author="Валентин" w:date="2019-01-14T22:06:00Z"/>
            </w:rPr>
          </w:rPrChange>
        </w:rPr>
        <w:pPrChange w:id="1898" w:author="Валентин" w:date="2019-01-15T18:35:00Z">
          <w:pPr/>
        </w:pPrChange>
      </w:pPr>
      <w:ins w:id="1899" w:author="Валентин" w:date="2019-01-14T22:07:00Z">
        <w:r w:rsidRPr="00AA77F3">
          <w:rPr>
            <w:rFonts w:ascii="Times New Roman" w:hAnsi="Times New Roman" w:cs="Times New Roman"/>
            <w:b/>
            <w:sz w:val="28"/>
            <w:szCs w:val="28"/>
            <w:rPrChange w:id="1900" w:author="Валентин" w:date="2019-01-14T22:13:00Z">
              <w:rPr/>
            </w:rPrChange>
          </w:rPr>
          <w:t>Кнопка</w:t>
        </w:r>
        <w:r w:rsidRPr="004807C5">
          <w:rPr>
            <w:rFonts w:ascii="Times New Roman" w:hAnsi="Times New Roman" w:cs="Times New Roman"/>
            <w:b/>
            <w:sz w:val="28"/>
            <w:szCs w:val="28"/>
            <w:lang w:val="en-US"/>
            <w:rPrChange w:id="1901" w:author="Валентин" w:date="2019-01-15T18:55:00Z">
              <w:rPr/>
            </w:rPrChange>
          </w:rPr>
          <w:t xml:space="preserve"> </w:t>
        </w:r>
        <w:r w:rsidRPr="00AA77F3">
          <w:rPr>
            <w:rFonts w:ascii="Times New Roman" w:hAnsi="Times New Roman" w:cs="Times New Roman"/>
            <w:b/>
            <w:sz w:val="28"/>
            <w:szCs w:val="28"/>
            <w:rPrChange w:id="1902" w:author="Валентин" w:date="2019-01-14T22:13:00Z">
              <w:rPr/>
            </w:rPrChange>
          </w:rPr>
          <w:t>Авторизации</w:t>
        </w:r>
      </w:ins>
    </w:p>
    <w:p w14:paraId="49114942" w14:textId="77777777" w:rsidR="00225A91" w:rsidRPr="00A4294B" w:rsidRDefault="00225A91">
      <w:pPr>
        <w:spacing w:line="360" w:lineRule="auto"/>
        <w:rPr>
          <w:ins w:id="1903" w:author="Валентин" w:date="2019-01-14T22:06:00Z"/>
          <w:rFonts w:ascii="Times New Roman" w:hAnsi="Times New Roman" w:cs="Times New Roman"/>
          <w:sz w:val="28"/>
          <w:szCs w:val="28"/>
          <w:lang w:val="en-US"/>
          <w:rPrChange w:id="1904" w:author="Валентин" w:date="2019-01-14T22:12:00Z">
            <w:rPr>
              <w:ins w:id="1905" w:author="Валентин" w:date="2019-01-14T22:06:00Z"/>
            </w:rPr>
          </w:rPrChange>
        </w:rPr>
        <w:pPrChange w:id="1906" w:author="Валентин" w:date="2019-01-14T22:12:00Z">
          <w:pPr/>
        </w:pPrChange>
      </w:pPr>
      <w:ins w:id="1907" w:author="Валентин" w:date="2019-01-14T22:06:00Z">
        <w:r w:rsidRPr="00A4294B">
          <w:rPr>
            <w:rFonts w:ascii="Times New Roman" w:hAnsi="Times New Roman" w:cs="Times New Roman"/>
            <w:sz w:val="28"/>
            <w:szCs w:val="28"/>
            <w:lang w:val="en-US"/>
            <w:rPrChange w:id="1908" w:author="Валентин" w:date="2019-01-14T22:12:00Z">
              <w:rPr/>
            </w:rPrChange>
          </w:rPr>
          <w:t>resize::resize_object(c('authVk'), array("y" =&gt; 0));</w:t>
        </w:r>
      </w:ins>
    </w:p>
    <w:p w14:paraId="68B4CB7B" w14:textId="4AB8EDAC" w:rsidR="00225A91" w:rsidRPr="00A4294B" w:rsidRDefault="00225A91">
      <w:pPr>
        <w:spacing w:line="360" w:lineRule="auto"/>
        <w:rPr>
          <w:ins w:id="1909" w:author="Валентин" w:date="2019-01-14T22:08:00Z"/>
          <w:rFonts w:ascii="Times New Roman" w:hAnsi="Times New Roman" w:cs="Times New Roman"/>
          <w:sz w:val="28"/>
          <w:szCs w:val="28"/>
          <w:lang w:val="en-US"/>
        </w:rPr>
        <w:pPrChange w:id="1910" w:author="Валентин" w:date="2019-01-14T22:12:00Z">
          <w:pPr/>
        </w:pPrChange>
      </w:pPr>
      <w:ins w:id="1911" w:author="Валентин" w:date="2019-01-14T22:06:00Z">
        <w:r w:rsidRPr="00A4294B">
          <w:rPr>
            <w:rFonts w:ascii="Times New Roman" w:hAnsi="Times New Roman" w:cs="Times New Roman"/>
            <w:sz w:val="28"/>
            <w:szCs w:val="28"/>
            <w:lang w:val="en-US"/>
            <w:rPrChange w:id="1912" w:author="Валентин" w:date="2019-01-14T22:12:00Z">
              <w:rPr/>
            </w:rPrChange>
          </w:rPr>
          <w:t>c("authVK")</w:t>
        </w:r>
      </w:ins>
      <w:ins w:id="1913" w:author="Валентин" w:date="2019-01-15T17:27:00Z">
        <w:r w:rsidR="0033719E">
          <w:rPr>
            <w:rFonts w:ascii="Times New Roman" w:hAnsi="Times New Roman" w:cs="Times New Roman"/>
            <w:sz w:val="28"/>
            <w:szCs w:val="28"/>
            <w:lang w:val="en-US"/>
          </w:rPr>
          <w:t>–</w:t>
        </w:r>
      </w:ins>
      <w:ins w:id="1914" w:author="Валентин" w:date="2019-01-14T22:06:00Z">
        <w:r w:rsidRPr="00A4294B">
          <w:rPr>
            <w:rFonts w:ascii="Times New Roman" w:hAnsi="Times New Roman" w:cs="Times New Roman"/>
            <w:sz w:val="28"/>
            <w:szCs w:val="28"/>
            <w:lang w:val="en-US"/>
            <w:rPrChange w:id="1915" w:author="Валентин" w:date="2019-01-14T22:12:00Z">
              <w:rPr/>
            </w:rPrChange>
          </w:rPr>
          <w:t>&gt;url = 'https://oauth.vk.com/authorize?client_id=6769897&amp;display=mobile&amp;scope=friends,status,offline&amp;response_type=token&amp;v=5.44';</w:t>
        </w:r>
      </w:ins>
    </w:p>
    <w:p w14:paraId="3141078B" w14:textId="1243CC7F" w:rsidR="00225A91" w:rsidRPr="00AA77F3" w:rsidRDefault="00225A91">
      <w:pPr>
        <w:spacing w:line="360" w:lineRule="auto"/>
        <w:jc w:val="center"/>
        <w:rPr>
          <w:ins w:id="1916" w:author="Валентин" w:date="2019-01-14T22:09:00Z"/>
          <w:rFonts w:ascii="Times New Roman" w:hAnsi="Times New Roman" w:cs="Times New Roman"/>
          <w:b/>
          <w:sz w:val="28"/>
          <w:szCs w:val="28"/>
          <w:rPrChange w:id="1917" w:author="Валентин" w:date="2019-01-14T22:13:00Z">
            <w:rPr>
              <w:ins w:id="1918" w:author="Валентин" w:date="2019-01-14T22:09:00Z"/>
              <w:rFonts w:ascii="Times New Roman" w:hAnsi="Times New Roman" w:cs="Times New Roman"/>
              <w:sz w:val="28"/>
              <w:szCs w:val="28"/>
            </w:rPr>
          </w:rPrChange>
        </w:rPr>
      </w:pPr>
      <w:ins w:id="1919" w:author="Валентин" w:date="2019-01-14T22:08:00Z">
        <w:r w:rsidRPr="00AA77F3">
          <w:rPr>
            <w:rFonts w:ascii="Times New Roman" w:hAnsi="Times New Roman" w:cs="Times New Roman"/>
            <w:b/>
            <w:sz w:val="28"/>
            <w:szCs w:val="28"/>
            <w:rPrChange w:id="1920" w:author="Валентин" w:date="2019-01-14T22:13:00Z">
              <w:rPr>
                <w:rFonts w:ascii="Times New Roman" w:hAnsi="Times New Roman" w:cs="Times New Roman"/>
                <w:sz w:val="28"/>
                <w:szCs w:val="28"/>
              </w:rPr>
            </w:rPrChange>
          </w:rPr>
          <w:t>Кнопка Страница ВК</w:t>
        </w:r>
      </w:ins>
    </w:p>
    <w:p w14:paraId="4E08CCAC" w14:textId="13A66898" w:rsidR="00225A91" w:rsidRPr="00A4294B" w:rsidRDefault="00225A91">
      <w:pPr>
        <w:spacing w:line="360" w:lineRule="auto"/>
        <w:rPr>
          <w:ins w:id="1921" w:author="Валентин" w:date="2019-01-14T22:08:00Z"/>
          <w:rFonts w:ascii="Times New Roman" w:hAnsi="Times New Roman" w:cs="Times New Roman"/>
          <w:sz w:val="28"/>
          <w:szCs w:val="28"/>
        </w:rPr>
        <w:pPrChange w:id="1922" w:author="Валентин" w:date="2019-01-14T22:12:00Z">
          <w:pPr>
            <w:spacing w:line="360" w:lineRule="auto"/>
            <w:jc w:val="center"/>
          </w:pPr>
        </w:pPrChange>
      </w:pPr>
      <w:ins w:id="1923" w:author="Валентин" w:date="2019-01-14T22:09:00Z">
        <w:r w:rsidRPr="00A4294B">
          <w:rPr>
            <w:rFonts w:ascii="Times New Roman" w:hAnsi="Times New Roman" w:cs="Times New Roman"/>
            <w:sz w:val="28"/>
            <w:szCs w:val="28"/>
          </w:rPr>
          <w:t>Profile::User('');</w:t>
        </w:r>
      </w:ins>
    </w:p>
    <w:p w14:paraId="4F641E48" w14:textId="5B3970A5" w:rsidR="00225A91" w:rsidRPr="001B7C73" w:rsidRDefault="00225A91">
      <w:pPr>
        <w:spacing w:line="360" w:lineRule="auto"/>
        <w:jc w:val="center"/>
        <w:rPr>
          <w:ins w:id="1924" w:author="Валентин" w:date="2019-01-14T22:09:00Z"/>
          <w:rFonts w:ascii="Times New Roman" w:hAnsi="Times New Roman" w:cs="Times New Roman"/>
          <w:b/>
          <w:sz w:val="28"/>
          <w:szCs w:val="28"/>
          <w:lang w:val="en-US"/>
          <w:rPrChange w:id="1925" w:author="Валентин" w:date="2019-01-15T12:12:00Z">
            <w:rPr>
              <w:ins w:id="1926" w:author="Валентин" w:date="2019-01-14T22:09:00Z"/>
              <w:rFonts w:ascii="Times New Roman" w:hAnsi="Times New Roman" w:cs="Times New Roman"/>
              <w:sz w:val="28"/>
              <w:szCs w:val="28"/>
            </w:rPr>
          </w:rPrChange>
        </w:rPr>
      </w:pPr>
      <w:ins w:id="1927" w:author="Валентин" w:date="2019-01-14T22:08:00Z">
        <w:r w:rsidRPr="00AA77F3">
          <w:rPr>
            <w:rFonts w:ascii="Times New Roman" w:hAnsi="Times New Roman" w:cs="Times New Roman"/>
            <w:b/>
            <w:sz w:val="28"/>
            <w:szCs w:val="28"/>
            <w:rPrChange w:id="1928" w:author="Валентин" w:date="2019-01-14T22:13:00Z">
              <w:rPr>
                <w:rFonts w:ascii="Times New Roman" w:hAnsi="Times New Roman" w:cs="Times New Roman"/>
                <w:sz w:val="28"/>
                <w:szCs w:val="28"/>
              </w:rPr>
            </w:rPrChange>
          </w:rPr>
          <w:t>Кнопка</w:t>
        </w:r>
        <w:r w:rsidRPr="001B7C73">
          <w:rPr>
            <w:rFonts w:ascii="Times New Roman" w:hAnsi="Times New Roman" w:cs="Times New Roman"/>
            <w:b/>
            <w:sz w:val="28"/>
            <w:szCs w:val="28"/>
            <w:lang w:val="en-US"/>
            <w:rPrChange w:id="1929" w:author="Валентин" w:date="2019-01-15T12:12:00Z">
              <w:rPr>
                <w:rFonts w:ascii="Times New Roman" w:hAnsi="Times New Roman" w:cs="Times New Roman"/>
                <w:sz w:val="28"/>
                <w:szCs w:val="28"/>
              </w:rPr>
            </w:rPrChange>
          </w:rPr>
          <w:t xml:space="preserve"> </w:t>
        </w:r>
        <w:r w:rsidRPr="00AA77F3">
          <w:rPr>
            <w:rFonts w:ascii="Times New Roman" w:hAnsi="Times New Roman" w:cs="Times New Roman"/>
            <w:b/>
            <w:sz w:val="28"/>
            <w:szCs w:val="28"/>
            <w:rPrChange w:id="1930" w:author="Валентин" w:date="2019-01-14T22:13:00Z">
              <w:rPr>
                <w:rFonts w:ascii="Times New Roman" w:hAnsi="Times New Roman" w:cs="Times New Roman"/>
                <w:sz w:val="28"/>
                <w:szCs w:val="28"/>
              </w:rPr>
            </w:rPrChange>
          </w:rPr>
          <w:t>Ваш</w:t>
        </w:r>
        <w:r w:rsidRPr="001B7C73">
          <w:rPr>
            <w:rFonts w:ascii="Times New Roman" w:hAnsi="Times New Roman" w:cs="Times New Roman"/>
            <w:b/>
            <w:sz w:val="28"/>
            <w:szCs w:val="28"/>
            <w:lang w:val="en-US"/>
            <w:rPrChange w:id="1931" w:author="Валентин" w:date="2019-01-15T12:12:00Z">
              <w:rPr>
                <w:rFonts w:ascii="Times New Roman" w:hAnsi="Times New Roman" w:cs="Times New Roman"/>
                <w:sz w:val="28"/>
                <w:szCs w:val="28"/>
              </w:rPr>
            </w:rPrChange>
          </w:rPr>
          <w:t xml:space="preserve"> </w:t>
        </w:r>
        <w:r w:rsidRPr="00AA77F3">
          <w:rPr>
            <w:rFonts w:ascii="Times New Roman" w:hAnsi="Times New Roman" w:cs="Times New Roman"/>
            <w:b/>
            <w:sz w:val="28"/>
            <w:szCs w:val="28"/>
            <w:rPrChange w:id="1932" w:author="Валентин" w:date="2019-01-14T22:13:00Z">
              <w:rPr>
                <w:rFonts w:ascii="Times New Roman" w:hAnsi="Times New Roman" w:cs="Times New Roman"/>
                <w:sz w:val="28"/>
                <w:szCs w:val="28"/>
              </w:rPr>
            </w:rPrChange>
          </w:rPr>
          <w:t>статус</w:t>
        </w:r>
      </w:ins>
    </w:p>
    <w:p w14:paraId="2220E0BB" w14:textId="77777777" w:rsidR="00225A91" w:rsidRPr="00A4294B" w:rsidRDefault="00225A91">
      <w:pPr>
        <w:spacing w:line="360" w:lineRule="auto"/>
        <w:rPr>
          <w:ins w:id="1933" w:author="Валентин" w:date="2019-01-14T22:09:00Z"/>
          <w:rFonts w:ascii="Times New Roman" w:hAnsi="Times New Roman" w:cs="Times New Roman"/>
          <w:sz w:val="28"/>
          <w:szCs w:val="28"/>
          <w:lang w:val="en-US"/>
          <w:rPrChange w:id="1934" w:author="Валентин" w:date="2019-01-14T22:12:00Z">
            <w:rPr>
              <w:ins w:id="1935" w:author="Валентин" w:date="2019-01-14T22:09:00Z"/>
              <w:rFonts w:ascii="Times New Roman" w:hAnsi="Times New Roman" w:cs="Times New Roman"/>
              <w:sz w:val="28"/>
              <w:szCs w:val="28"/>
            </w:rPr>
          </w:rPrChange>
        </w:rPr>
      </w:pPr>
      <w:ins w:id="1936" w:author="Валентин" w:date="2019-01-14T22:09:00Z">
        <w:r w:rsidRPr="00A4294B">
          <w:rPr>
            <w:rFonts w:ascii="Times New Roman" w:hAnsi="Times New Roman" w:cs="Times New Roman"/>
            <w:sz w:val="28"/>
            <w:szCs w:val="28"/>
            <w:lang w:val="en-US"/>
            <w:rPrChange w:id="1937" w:author="Валентин" w:date="2019-01-14T22:12:00Z">
              <w:rPr>
                <w:rFonts w:ascii="Times New Roman" w:hAnsi="Times New Roman" w:cs="Times New Roman"/>
                <w:sz w:val="28"/>
                <w:szCs w:val="28"/>
              </w:rPr>
            </w:rPrChange>
          </w:rPr>
          <w:t>$get = Status::statusGet();</w:t>
        </w:r>
      </w:ins>
    </w:p>
    <w:p w14:paraId="625A1EA7" w14:textId="77777777" w:rsidR="00225A91" w:rsidRPr="00A4294B" w:rsidRDefault="00225A91">
      <w:pPr>
        <w:spacing w:line="360" w:lineRule="auto"/>
        <w:rPr>
          <w:ins w:id="1938" w:author="Валентин" w:date="2019-01-14T22:09:00Z"/>
          <w:rFonts w:ascii="Times New Roman" w:hAnsi="Times New Roman" w:cs="Times New Roman"/>
          <w:sz w:val="28"/>
          <w:szCs w:val="28"/>
          <w:lang w:val="en-US"/>
          <w:rPrChange w:id="1939" w:author="Валентин" w:date="2019-01-14T22:12:00Z">
            <w:rPr>
              <w:ins w:id="1940" w:author="Валентин" w:date="2019-01-14T22:09:00Z"/>
              <w:rFonts w:ascii="Times New Roman" w:hAnsi="Times New Roman" w:cs="Times New Roman"/>
              <w:sz w:val="28"/>
              <w:szCs w:val="28"/>
            </w:rPr>
          </w:rPrChange>
        </w:rPr>
      </w:pPr>
    </w:p>
    <w:p w14:paraId="3656D9C4" w14:textId="77777777" w:rsidR="00225A91" w:rsidRPr="00A4294B" w:rsidRDefault="00225A91">
      <w:pPr>
        <w:spacing w:line="360" w:lineRule="auto"/>
        <w:rPr>
          <w:ins w:id="1941" w:author="Валентин" w:date="2019-01-14T22:09:00Z"/>
          <w:rFonts w:ascii="Times New Roman" w:hAnsi="Times New Roman" w:cs="Times New Roman"/>
          <w:sz w:val="28"/>
          <w:szCs w:val="28"/>
          <w:lang w:val="en-US"/>
          <w:rPrChange w:id="1942" w:author="Валентин" w:date="2019-01-14T22:12:00Z">
            <w:rPr>
              <w:ins w:id="1943" w:author="Валентин" w:date="2019-01-14T22:09:00Z"/>
              <w:rFonts w:ascii="Times New Roman" w:hAnsi="Times New Roman" w:cs="Times New Roman"/>
              <w:sz w:val="28"/>
              <w:szCs w:val="28"/>
            </w:rPr>
          </w:rPrChange>
        </w:rPr>
      </w:pPr>
      <w:ins w:id="1944" w:author="Валентин" w:date="2019-01-14T22:09:00Z">
        <w:r w:rsidRPr="00A4294B">
          <w:rPr>
            <w:rFonts w:ascii="Times New Roman" w:hAnsi="Times New Roman" w:cs="Times New Roman"/>
            <w:sz w:val="28"/>
            <w:szCs w:val="28"/>
            <w:lang w:val="en-US"/>
            <w:rPrChange w:id="1945" w:author="Валентин" w:date="2019-01-14T22:12:00Z">
              <w:rPr>
                <w:rFonts w:ascii="Times New Roman" w:hAnsi="Times New Roman" w:cs="Times New Roman"/>
                <w:sz w:val="28"/>
                <w:szCs w:val="28"/>
              </w:rPr>
            </w:rPrChange>
          </w:rPr>
          <w:t>if(!isset($get)){</w:t>
        </w:r>
      </w:ins>
    </w:p>
    <w:p w14:paraId="3CECF9AA" w14:textId="77777777" w:rsidR="00225A91" w:rsidRPr="00A4294B" w:rsidRDefault="00225A91">
      <w:pPr>
        <w:spacing w:line="360" w:lineRule="auto"/>
        <w:rPr>
          <w:ins w:id="1946" w:author="Валентин" w:date="2019-01-14T22:09:00Z"/>
          <w:rFonts w:ascii="Times New Roman" w:hAnsi="Times New Roman" w:cs="Times New Roman"/>
          <w:sz w:val="28"/>
          <w:szCs w:val="28"/>
          <w:lang w:val="en-US"/>
          <w:rPrChange w:id="1947" w:author="Валентин" w:date="2019-01-14T22:12:00Z">
            <w:rPr>
              <w:ins w:id="1948" w:author="Валентин" w:date="2019-01-14T22:09:00Z"/>
              <w:rFonts w:ascii="Times New Roman" w:hAnsi="Times New Roman" w:cs="Times New Roman"/>
              <w:sz w:val="28"/>
              <w:szCs w:val="28"/>
            </w:rPr>
          </w:rPrChange>
        </w:rPr>
      </w:pPr>
      <w:ins w:id="1949" w:author="Валентин" w:date="2019-01-14T22:09:00Z">
        <w:r w:rsidRPr="00A4294B">
          <w:rPr>
            <w:rFonts w:ascii="Times New Roman" w:hAnsi="Times New Roman" w:cs="Times New Roman"/>
            <w:sz w:val="28"/>
            <w:szCs w:val="28"/>
            <w:lang w:val="en-US"/>
            <w:rPrChange w:id="1950" w:author="Валентин" w:date="2019-01-14T22:12:00Z">
              <w:rPr>
                <w:rFonts w:ascii="Times New Roman" w:hAnsi="Times New Roman" w:cs="Times New Roman"/>
                <w:sz w:val="28"/>
                <w:szCs w:val="28"/>
              </w:rPr>
            </w:rPrChange>
          </w:rPr>
          <w:t xml:space="preserve">    messageDlg("Íå óäàëîñü ïîëó÷èòü ñòàòóñ!", mtConfirmation, MB_OK);</w:t>
        </w:r>
      </w:ins>
    </w:p>
    <w:p w14:paraId="6A32B0D8" w14:textId="77777777" w:rsidR="00225A91" w:rsidRPr="00A4294B" w:rsidRDefault="00225A91">
      <w:pPr>
        <w:spacing w:line="360" w:lineRule="auto"/>
        <w:rPr>
          <w:ins w:id="1951" w:author="Валентин" w:date="2019-01-14T22:09:00Z"/>
          <w:rFonts w:ascii="Times New Roman" w:hAnsi="Times New Roman" w:cs="Times New Roman"/>
          <w:sz w:val="28"/>
          <w:szCs w:val="28"/>
          <w:lang w:val="en-US"/>
          <w:rPrChange w:id="1952" w:author="Валентин" w:date="2019-01-14T22:12:00Z">
            <w:rPr>
              <w:ins w:id="1953" w:author="Валентин" w:date="2019-01-14T22:09:00Z"/>
              <w:rFonts w:ascii="Times New Roman" w:hAnsi="Times New Roman" w:cs="Times New Roman"/>
              <w:sz w:val="28"/>
              <w:szCs w:val="28"/>
            </w:rPr>
          </w:rPrChange>
        </w:rPr>
      </w:pPr>
      <w:ins w:id="1954" w:author="Валентин" w:date="2019-01-14T22:09:00Z">
        <w:r w:rsidRPr="00A4294B">
          <w:rPr>
            <w:rFonts w:ascii="Times New Roman" w:hAnsi="Times New Roman" w:cs="Times New Roman"/>
            <w:sz w:val="28"/>
            <w:szCs w:val="28"/>
            <w:lang w:val="en-US"/>
            <w:rPrChange w:id="1955" w:author="Валентин" w:date="2019-01-14T22:12:00Z">
              <w:rPr>
                <w:rFonts w:ascii="Times New Roman" w:hAnsi="Times New Roman" w:cs="Times New Roman"/>
                <w:sz w:val="28"/>
                <w:szCs w:val="28"/>
              </w:rPr>
            </w:rPrChange>
          </w:rPr>
          <w:t>}else{</w:t>
        </w:r>
      </w:ins>
    </w:p>
    <w:p w14:paraId="35B73040" w14:textId="2317CBC8" w:rsidR="00225A91" w:rsidRPr="00A4294B" w:rsidRDefault="00225A91">
      <w:pPr>
        <w:spacing w:line="360" w:lineRule="auto"/>
        <w:rPr>
          <w:ins w:id="1956" w:author="Валентин" w:date="2019-01-14T22:09:00Z"/>
          <w:rFonts w:ascii="Times New Roman" w:hAnsi="Times New Roman" w:cs="Times New Roman"/>
          <w:sz w:val="28"/>
          <w:szCs w:val="28"/>
          <w:lang w:val="en-US"/>
          <w:rPrChange w:id="1957" w:author="Валентин" w:date="2019-01-14T22:12:00Z">
            <w:rPr>
              <w:ins w:id="1958" w:author="Валентин" w:date="2019-01-14T22:09:00Z"/>
              <w:rFonts w:ascii="Times New Roman" w:hAnsi="Times New Roman" w:cs="Times New Roman"/>
              <w:sz w:val="28"/>
              <w:szCs w:val="28"/>
            </w:rPr>
          </w:rPrChange>
        </w:rPr>
      </w:pPr>
      <w:ins w:id="1959" w:author="Валентин" w:date="2019-01-14T22:09:00Z">
        <w:r w:rsidRPr="00A4294B">
          <w:rPr>
            <w:rFonts w:ascii="Times New Roman" w:hAnsi="Times New Roman" w:cs="Times New Roman"/>
            <w:sz w:val="28"/>
            <w:szCs w:val="28"/>
            <w:lang w:val="en-US"/>
            <w:rPrChange w:id="1960" w:author="Валентин" w:date="2019-01-14T22:12:00Z">
              <w:rPr>
                <w:rFonts w:ascii="Times New Roman" w:hAnsi="Times New Roman" w:cs="Times New Roman"/>
                <w:sz w:val="28"/>
                <w:szCs w:val="28"/>
              </w:rPr>
            </w:rPrChange>
          </w:rPr>
          <w:t xml:space="preserve">    c("Status</w:t>
        </w:r>
      </w:ins>
      <w:ins w:id="1961" w:author="Валентин" w:date="2019-01-15T17:27:00Z">
        <w:r w:rsidR="0033719E">
          <w:rPr>
            <w:rFonts w:ascii="Times New Roman" w:hAnsi="Times New Roman" w:cs="Times New Roman"/>
            <w:sz w:val="28"/>
            <w:szCs w:val="28"/>
            <w:lang w:val="en-US"/>
          </w:rPr>
          <w:t>–</w:t>
        </w:r>
      </w:ins>
      <w:ins w:id="1962" w:author="Валентин" w:date="2019-01-14T22:09:00Z">
        <w:r w:rsidRPr="00A4294B">
          <w:rPr>
            <w:rFonts w:ascii="Times New Roman" w:hAnsi="Times New Roman" w:cs="Times New Roman"/>
            <w:sz w:val="28"/>
            <w:szCs w:val="28"/>
            <w:lang w:val="en-US"/>
            <w:rPrChange w:id="1963" w:author="Валентин" w:date="2019-01-14T22:12:00Z">
              <w:rPr>
                <w:rFonts w:ascii="Times New Roman" w:hAnsi="Times New Roman" w:cs="Times New Roman"/>
                <w:sz w:val="28"/>
                <w:szCs w:val="28"/>
              </w:rPr>
            </w:rPrChange>
          </w:rPr>
          <w:t>&gt;statusEdit")</w:t>
        </w:r>
      </w:ins>
      <w:ins w:id="1964" w:author="Валентин" w:date="2019-01-15T17:27:00Z">
        <w:r w:rsidR="0033719E">
          <w:rPr>
            <w:rFonts w:ascii="Times New Roman" w:hAnsi="Times New Roman" w:cs="Times New Roman"/>
            <w:sz w:val="28"/>
            <w:szCs w:val="28"/>
            <w:lang w:val="en-US"/>
          </w:rPr>
          <w:t>–</w:t>
        </w:r>
      </w:ins>
      <w:ins w:id="1965" w:author="Валентин" w:date="2019-01-14T22:09:00Z">
        <w:r w:rsidRPr="00A4294B">
          <w:rPr>
            <w:rFonts w:ascii="Times New Roman" w:hAnsi="Times New Roman" w:cs="Times New Roman"/>
            <w:sz w:val="28"/>
            <w:szCs w:val="28"/>
            <w:lang w:val="en-US"/>
            <w:rPrChange w:id="1966" w:author="Валентин" w:date="2019-01-14T22:12:00Z">
              <w:rPr>
                <w:rFonts w:ascii="Times New Roman" w:hAnsi="Times New Roman" w:cs="Times New Roman"/>
                <w:sz w:val="28"/>
                <w:szCs w:val="28"/>
              </w:rPr>
            </w:rPrChange>
          </w:rPr>
          <w:t>&gt;text = $get;</w:t>
        </w:r>
      </w:ins>
    </w:p>
    <w:p w14:paraId="4FC2E2A9" w14:textId="77777777" w:rsidR="00225A91" w:rsidRPr="00A4294B" w:rsidRDefault="00225A91">
      <w:pPr>
        <w:spacing w:line="360" w:lineRule="auto"/>
        <w:rPr>
          <w:ins w:id="1967" w:author="Валентин" w:date="2019-01-14T22:09:00Z"/>
          <w:rFonts w:ascii="Times New Roman" w:hAnsi="Times New Roman" w:cs="Times New Roman"/>
          <w:sz w:val="28"/>
          <w:szCs w:val="28"/>
          <w:lang w:val="en-US"/>
          <w:rPrChange w:id="1968" w:author="Валентин" w:date="2019-01-14T22:12:00Z">
            <w:rPr>
              <w:ins w:id="1969" w:author="Валентин" w:date="2019-01-14T22:09:00Z"/>
              <w:rFonts w:ascii="Times New Roman" w:hAnsi="Times New Roman" w:cs="Times New Roman"/>
              <w:sz w:val="28"/>
              <w:szCs w:val="28"/>
            </w:rPr>
          </w:rPrChange>
        </w:rPr>
      </w:pPr>
      <w:ins w:id="1970" w:author="Валентин" w:date="2019-01-14T22:09:00Z">
        <w:r w:rsidRPr="00A4294B">
          <w:rPr>
            <w:rFonts w:ascii="Times New Roman" w:hAnsi="Times New Roman" w:cs="Times New Roman"/>
            <w:sz w:val="28"/>
            <w:szCs w:val="28"/>
            <w:lang w:val="en-US"/>
            <w:rPrChange w:id="1971" w:author="Валентин" w:date="2019-01-14T22:12:00Z">
              <w:rPr>
                <w:rFonts w:ascii="Times New Roman" w:hAnsi="Times New Roman" w:cs="Times New Roman"/>
                <w:sz w:val="28"/>
                <w:szCs w:val="28"/>
              </w:rPr>
            </w:rPrChange>
          </w:rPr>
          <w:t xml:space="preserve">    LoadForm(c('Status'), LD_NONE);</w:t>
        </w:r>
      </w:ins>
    </w:p>
    <w:p w14:paraId="45A34595" w14:textId="0ED761DA" w:rsidR="00225A91" w:rsidRPr="001B7C73" w:rsidRDefault="00225A91">
      <w:pPr>
        <w:spacing w:line="360" w:lineRule="auto"/>
        <w:rPr>
          <w:ins w:id="1972" w:author="Валентин" w:date="2019-01-14T22:10:00Z"/>
          <w:rFonts w:ascii="Times New Roman" w:hAnsi="Times New Roman" w:cs="Times New Roman"/>
          <w:sz w:val="28"/>
          <w:szCs w:val="28"/>
          <w:lang w:val="en-US"/>
          <w:rPrChange w:id="1973" w:author="Валентин" w:date="2019-01-15T12:12:00Z">
            <w:rPr>
              <w:ins w:id="1974" w:author="Валентин" w:date="2019-01-14T22:10:00Z"/>
              <w:rFonts w:ascii="Times New Roman" w:hAnsi="Times New Roman" w:cs="Times New Roman"/>
              <w:sz w:val="28"/>
              <w:szCs w:val="28"/>
            </w:rPr>
          </w:rPrChange>
        </w:rPr>
        <w:pPrChange w:id="1975" w:author="Валентин" w:date="2019-01-14T22:12:00Z">
          <w:pPr>
            <w:spacing w:line="360" w:lineRule="auto"/>
            <w:jc w:val="center"/>
          </w:pPr>
        </w:pPrChange>
      </w:pPr>
      <w:ins w:id="1976" w:author="Валентин" w:date="2019-01-14T22:09:00Z">
        <w:r w:rsidRPr="001B7C73">
          <w:rPr>
            <w:rFonts w:ascii="Times New Roman" w:hAnsi="Times New Roman" w:cs="Times New Roman"/>
            <w:sz w:val="28"/>
            <w:szCs w:val="28"/>
            <w:lang w:val="en-US"/>
            <w:rPrChange w:id="1977" w:author="Валентин" w:date="2019-01-15T12:12:00Z">
              <w:rPr>
                <w:rFonts w:ascii="Times New Roman" w:hAnsi="Times New Roman" w:cs="Times New Roman"/>
                <w:sz w:val="28"/>
                <w:szCs w:val="28"/>
              </w:rPr>
            </w:rPrChange>
          </w:rPr>
          <w:t>}</w:t>
        </w:r>
      </w:ins>
    </w:p>
    <w:p w14:paraId="4FC2C161" w14:textId="549920D0" w:rsidR="00225A91" w:rsidRPr="001B7C73" w:rsidRDefault="00225A91">
      <w:pPr>
        <w:spacing w:line="360" w:lineRule="auto"/>
        <w:jc w:val="center"/>
        <w:rPr>
          <w:ins w:id="1978" w:author="Валентин" w:date="2019-01-14T22:10:00Z"/>
          <w:rFonts w:ascii="Times New Roman" w:hAnsi="Times New Roman" w:cs="Times New Roman"/>
          <w:b/>
          <w:sz w:val="28"/>
          <w:szCs w:val="28"/>
          <w:lang w:val="en-US"/>
          <w:rPrChange w:id="1979" w:author="Валентин" w:date="2019-01-15T12:12:00Z">
            <w:rPr>
              <w:ins w:id="1980" w:author="Валентин" w:date="2019-01-14T22:10:00Z"/>
              <w:rFonts w:ascii="Times New Roman" w:hAnsi="Times New Roman" w:cs="Times New Roman"/>
              <w:sz w:val="28"/>
              <w:szCs w:val="28"/>
            </w:rPr>
          </w:rPrChange>
        </w:rPr>
      </w:pPr>
      <w:ins w:id="1981" w:author="Валентин" w:date="2019-01-14T22:08:00Z">
        <w:r w:rsidRPr="00AA77F3">
          <w:rPr>
            <w:rFonts w:ascii="Times New Roman" w:hAnsi="Times New Roman" w:cs="Times New Roman"/>
            <w:b/>
            <w:sz w:val="28"/>
            <w:szCs w:val="28"/>
            <w:rPrChange w:id="1982" w:author="Валентин" w:date="2019-01-14T22:13:00Z">
              <w:rPr>
                <w:rFonts w:ascii="Times New Roman" w:hAnsi="Times New Roman" w:cs="Times New Roman"/>
                <w:sz w:val="28"/>
                <w:szCs w:val="28"/>
              </w:rPr>
            </w:rPrChange>
          </w:rPr>
          <w:t>Кнопка</w:t>
        </w:r>
        <w:r w:rsidRPr="001B7C73">
          <w:rPr>
            <w:rFonts w:ascii="Times New Roman" w:hAnsi="Times New Roman" w:cs="Times New Roman"/>
            <w:b/>
            <w:sz w:val="28"/>
            <w:szCs w:val="28"/>
            <w:lang w:val="en-US"/>
            <w:rPrChange w:id="1983" w:author="Валентин" w:date="2019-01-15T12:12:00Z">
              <w:rPr>
                <w:rFonts w:ascii="Times New Roman" w:hAnsi="Times New Roman" w:cs="Times New Roman"/>
                <w:sz w:val="28"/>
                <w:szCs w:val="28"/>
              </w:rPr>
            </w:rPrChange>
          </w:rPr>
          <w:t xml:space="preserve"> </w:t>
        </w:r>
      </w:ins>
      <w:ins w:id="1984" w:author="Валентин" w:date="2019-01-14T22:09:00Z">
        <w:r w:rsidRPr="00AA77F3">
          <w:rPr>
            <w:rFonts w:ascii="Times New Roman" w:hAnsi="Times New Roman" w:cs="Times New Roman"/>
            <w:b/>
            <w:sz w:val="28"/>
            <w:szCs w:val="28"/>
            <w:rPrChange w:id="1985" w:author="Валентин" w:date="2019-01-14T22:13:00Z">
              <w:rPr>
                <w:rFonts w:ascii="Times New Roman" w:hAnsi="Times New Roman" w:cs="Times New Roman"/>
                <w:sz w:val="28"/>
                <w:szCs w:val="28"/>
              </w:rPr>
            </w:rPrChange>
          </w:rPr>
          <w:t>С</w:t>
        </w:r>
      </w:ins>
      <w:ins w:id="1986" w:author="Валентин" w:date="2019-01-14T22:08:00Z">
        <w:r w:rsidRPr="00AA77F3">
          <w:rPr>
            <w:rFonts w:ascii="Times New Roman" w:hAnsi="Times New Roman" w:cs="Times New Roman"/>
            <w:b/>
            <w:sz w:val="28"/>
            <w:szCs w:val="28"/>
            <w:rPrChange w:id="1987" w:author="Валентин" w:date="2019-01-14T22:13:00Z">
              <w:rPr>
                <w:rFonts w:ascii="Times New Roman" w:hAnsi="Times New Roman" w:cs="Times New Roman"/>
                <w:sz w:val="28"/>
                <w:szCs w:val="28"/>
              </w:rPr>
            </w:rPrChange>
          </w:rPr>
          <w:t>менить</w:t>
        </w:r>
      </w:ins>
    </w:p>
    <w:p w14:paraId="51F9E0B8" w14:textId="6511CD37" w:rsidR="00225A91" w:rsidRPr="00A4294B" w:rsidRDefault="00225A91">
      <w:pPr>
        <w:spacing w:line="360" w:lineRule="auto"/>
        <w:rPr>
          <w:ins w:id="1988" w:author="Валентин" w:date="2019-01-14T22:10:00Z"/>
          <w:rFonts w:ascii="Times New Roman" w:hAnsi="Times New Roman" w:cs="Times New Roman"/>
          <w:sz w:val="28"/>
          <w:szCs w:val="28"/>
          <w:lang w:val="en-US"/>
          <w:rPrChange w:id="1989" w:author="Валентин" w:date="2019-01-14T22:12:00Z">
            <w:rPr>
              <w:ins w:id="1990" w:author="Валентин" w:date="2019-01-14T22:10:00Z"/>
              <w:rFonts w:ascii="Times New Roman" w:hAnsi="Times New Roman" w:cs="Times New Roman"/>
              <w:sz w:val="28"/>
              <w:szCs w:val="28"/>
            </w:rPr>
          </w:rPrChange>
        </w:rPr>
        <w:pPrChange w:id="1991" w:author="Валентин" w:date="2019-01-14T22:12:00Z">
          <w:pPr>
            <w:spacing w:line="360" w:lineRule="auto"/>
            <w:jc w:val="center"/>
          </w:pPr>
        </w:pPrChange>
      </w:pPr>
      <w:ins w:id="1992" w:author="Валентин" w:date="2019-01-14T22:10:00Z">
        <w:r w:rsidRPr="00A4294B">
          <w:rPr>
            <w:rFonts w:ascii="Times New Roman" w:hAnsi="Times New Roman" w:cs="Times New Roman"/>
            <w:sz w:val="28"/>
            <w:szCs w:val="28"/>
            <w:lang w:val="en-US"/>
            <w:rPrChange w:id="1993" w:author="Валентин" w:date="2019-01-14T22:12:00Z">
              <w:rPr>
                <w:rFonts w:ascii="Times New Roman" w:hAnsi="Times New Roman" w:cs="Times New Roman"/>
                <w:sz w:val="28"/>
                <w:szCs w:val="28"/>
              </w:rPr>
            </w:rPrChange>
          </w:rPr>
          <w:t>if(c("statusEdit")</w:t>
        </w:r>
      </w:ins>
      <w:ins w:id="1994" w:author="Валентин" w:date="2019-01-15T17:27:00Z">
        <w:r w:rsidR="0033719E">
          <w:rPr>
            <w:rFonts w:ascii="Times New Roman" w:hAnsi="Times New Roman" w:cs="Times New Roman"/>
            <w:sz w:val="28"/>
            <w:szCs w:val="28"/>
            <w:lang w:val="en-US"/>
          </w:rPr>
          <w:t>–</w:t>
        </w:r>
      </w:ins>
      <w:ins w:id="1995" w:author="Валентин" w:date="2019-01-14T22:10:00Z">
        <w:r w:rsidRPr="00A4294B">
          <w:rPr>
            <w:rFonts w:ascii="Times New Roman" w:hAnsi="Times New Roman" w:cs="Times New Roman"/>
            <w:sz w:val="28"/>
            <w:szCs w:val="28"/>
            <w:lang w:val="en-US"/>
            <w:rPrChange w:id="1996" w:author="Валентин" w:date="2019-01-14T22:12:00Z">
              <w:rPr>
                <w:rFonts w:ascii="Times New Roman" w:hAnsi="Times New Roman" w:cs="Times New Roman"/>
                <w:sz w:val="28"/>
                <w:szCs w:val="28"/>
              </w:rPr>
            </w:rPrChange>
          </w:rPr>
          <w:t>&gt;text == null){</w:t>
        </w:r>
      </w:ins>
    </w:p>
    <w:p w14:paraId="7A2EC736" w14:textId="06E51759" w:rsidR="00225A91" w:rsidRPr="00A4294B" w:rsidRDefault="00225A91">
      <w:pPr>
        <w:spacing w:line="360" w:lineRule="auto"/>
        <w:rPr>
          <w:ins w:id="1997" w:author="Валентин" w:date="2019-01-14T22:10:00Z"/>
          <w:rFonts w:ascii="Times New Roman" w:hAnsi="Times New Roman" w:cs="Times New Roman"/>
          <w:sz w:val="28"/>
          <w:szCs w:val="28"/>
          <w:lang w:val="en-US"/>
          <w:rPrChange w:id="1998" w:author="Валентин" w:date="2019-01-14T22:12:00Z">
            <w:rPr>
              <w:ins w:id="1999" w:author="Валентин" w:date="2019-01-14T22:10:00Z"/>
              <w:rFonts w:ascii="Times New Roman" w:hAnsi="Times New Roman" w:cs="Times New Roman"/>
              <w:sz w:val="28"/>
              <w:szCs w:val="28"/>
            </w:rPr>
          </w:rPrChange>
        </w:rPr>
        <w:pPrChange w:id="2000" w:author="Валентин" w:date="2019-01-14T22:12:00Z">
          <w:pPr>
            <w:spacing w:line="360" w:lineRule="auto"/>
            <w:jc w:val="center"/>
          </w:pPr>
        </w:pPrChange>
      </w:pPr>
      <w:ins w:id="2001" w:author="Валентин" w:date="2019-01-14T22:10:00Z">
        <w:r w:rsidRPr="00A4294B">
          <w:rPr>
            <w:rFonts w:ascii="Times New Roman" w:hAnsi="Times New Roman" w:cs="Times New Roman"/>
            <w:sz w:val="28"/>
            <w:szCs w:val="28"/>
            <w:lang w:val="en-US"/>
            <w:rPrChange w:id="2002"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
          <w:t>Поле</w:t>
        </w:r>
        <w:r w:rsidRPr="00A4294B">
          <w:rPr>
            <w:rFonts w:ascii="Times New Roman" w:hAnsi="Times New Roman" w:cs="Times New Roman"/>
            <w:sz w:val="28"/>
            <w:szCs w:val="28"/>
            <w:lang w:val="en-US"/>
            <w:rPrChange w:id="2003"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статуса</w:t>
        </w:r>
        <w:r w:rsidRPr="00A4294B">
          <w:rPr>
            <w:rFonts w:ascii="Times New Roman" w:hAnsi="Times New Roman" w:cs="Times New Roman"/>
            <w:sz w:val="28"/>
            <w:szCs w:val="28"/>
            <w:lang w:val="en-US"/>
            <w:rPrChange w:id="2004"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пустое</w:t>
        </w:r>
        <w:r w:rsidRPr="00A4294B">
          <w:rPr>
            <w:rFonts w:ascii="Times New Roman" w:hAnsi="Times New Roman" w:cs="Times New Roman"/>
            <w:sz w:val="28"/>
            <w:szCs w:val="28"/>
            <w:lang w:val="en-US"/>
            <w:rPrChange w:id="2005" w:author="Валентин" w:date="2019-01-14T22:12:00Z">
              <w:rPr>
                <w:rFonts w:ascii="Times New Roman" w:hAnsi="Times New Roman" w:cs="Times New Roman"/>
                <w:sz w:val="28"/>
                <w:szCs w:val="28"/>
              </w:rPr>
            </w:rPrChange>
          </w:rPr>
          <w:t>!", mtConfirmation, MB_OK);</w:t>
        </w:r>
      </w:ins>
    </w:p>
    <w:p w14:paraId="6F9D50AF" w14:textId="77777777" w:rsidR="00225A91" w:rsidRPr="00A4294B" w:rsidRDefault="00225A91">
      <w:pPr>
        <w:spacing w:line="360" w:lineRule="auto"/>
        <w:rPr>
          <w:ins w:id="2006" w:author="Валентин" w:date="2019-01-14T22:10:00Z"/>
          <w:rFonts w:ascii="Times New Roman" w:hAnsi="Times New Roman" w:cs="Times New Roman"/>
          <w:sz w:val="28"/>
          <w:szCs w:val="28"/>
          <w:lang w:val="en-US"/>
          <w:rPrChange w:id="2007" w:author="Валентин" w:date="2019-01-14T22:12:00Z">
            <w:rPr>
              <w:ins w:id="2008" w:author="Валентин" w:date="2019-01-14T22:10:00Z"/>
              <w:rFonts w:ascii="Times New Roman" w:hAnsi="Times New Roman" w:cs="Times New Roman"/>
              <w:sz w:val="28"/>
              <w:szCs w:val="28"/>
            </w:rPr>
          </w:rPrChange>
        </w:rPr>
        <w:pPrChange w:id="2009" w:author="Валентин" w:date="2019-01-14T22:12:00Z">
          <w:pPr>
            <w:spacing w:line="360" w:lineRule="auto"/>
            <w:jc w:val="center"/>
          </w:pPr>
        </w:pPrChange>
      </w:pPr>
      <w:ins w:id="2010" w:author="Валентин" w:date="2019-01-14T22:10:00Z">
        <w:r w:rsidRPr="00A4294B">
          <w:rPr>
            <w:rFonts w:ascii="Times New Roman" w:hAnsi="Times New Roman" w:cs="Times New Roman"/>
            <w:sz w:val="28"/>
            <w:szCs w:val="28"/>
            <w:lang w:val="en-US"/>
            <w:rPrChange w:id="2011" w:author="Валентин" w:date="2019-01-14T22:12:00Z">
              <w:rPr>
                <w:rFonts w:ascii="Times New Roman" w:hAnsi="Times New Roman" w:cs="Times New Roman"/>
                <w:sz w:val="28"/>
                <w:szCs w:val="28"/>
              </w:rPr>
            </w:rPrChange>
          </w:rPr>
          <w:t>}else{</w:t>
        </w:r>
      </w:ins>
    </w:p>
    <w:p w14:paraId="012D4356" w14:textId="0AB43EDD" w:rsidR="00225A91" w:rsidRPr="00A4294B" w:rsidRDefault="00225A91">
      <w:pPr>
        <w:spacing w:line="360" w:lineRule="auto"/>
        <w:rPr>
          <w:ins w:id="2012" w:author="Валентин" w:date="2019-01-14T22:10:00Z"/>
          <w:rFonts w:ascii="Times New Roman" w:hAnsi="Times New Roman" w:cs="Times New Roman"/>
          <w:sz w:val="28"/>
          <w:szCs w:val="28"/>
          <w:lang w:val="en-US"/>
          <w:rPrChange w:id="2013" w:author="Валентин" w:date="2019-01-14T22:12:00Z">
            <w:rPr>
              <w:ins w:id="2014" w:author="Валентин" w:date="2019-01-14T22:10:00Z"/>
              <w:rFonts w:ascii="Times New Roman" w:hAnsi="Times New Roman" w:cs="Times New Roman"/>
              <w:sz w:val="28"/>
              <w:szCs w:val="28"/>
            </w:rPr>
          </w:rPrChange>
        </w:rPr>
        <w:pPrChange w:id="2015" w:author="Валентин" w:date="2019-01-14T22:12:00Z">
          <w:pPr>
            <w:spacing w:line="360" w:lineRule="auto"/>
            <w:jc w:val="center"/>
          </w:pPr>
        </w:pPrChange>
      </w:pPr>
      <w:ins w:id="2016" w:author="Валентин" w:date="2019-01-14T22:10:00Z">
        <w:r w:rsidRPr="00A4294B">
          <w:rPr>
            <w:rFonts w:ascii="Times New Roman" w:hAnsi="Times New Roman" w:cs="Times New Roman"/>
            <w:sz w:val="28"/>
            <w:szCs w:val="28"/>
            <w:lang w:val="en-US"/>
            <w:rPrChange w:id="2017" w:author="Валентин" w:date="2019-01-14T22:12:00Z">
              <w:rPr>
                <w:rFonts w:ascii="Times New Roman" w:hAnsi="Times New Roman" w:cs="Times New Roman"/>
                <w:sz w:val="28"/>
                <w:szCs w:val="28"/>
              </w:rPr>
            </w:rPrChange>
          </w:rPr>
          <w:t xml:space="preserve">    $set = Status::statusSet(c("statusEdit")</w:t>
        </w:r>
      </w:ins>
      <w:ins w:id="2018" w:author="Валентин" w:date="2019-01-15T17:27:00Z">
        <w:r w:rsidR="0033719E">
          <w:rPr>
            <w:rFonts w:ascii="Times New Roman" w:hAnsi="Times New Roman" w:cs="Times New Roman"/>
            <w:sz w:val="28"/>
            <w:szCs w:val="28"/>
            <w:lang w:val="en-US"/>
          </w:rPr>
          <w:t>–</w:t>
        </w:r>
      </w:ins>
      <w:ins w:id="2019" w:author="Валентин" w:date="2019-01-14T22:10:00Z">
        <w:r w:rsidRPr="00A4294B">
          <w:rPr>
            <w:rFonts w:ascii="Times New Roman" w:hAnsi="Times New Roman" w:cs="Times New Roman"/>
            <w:sz w:val="28"/>
            <w:szCs w:val="28"/>
            <w:lang w:val="en-US"/>
            <w:rPrChange w:id="2020" w:author="Валентин" w:date="2019-01-14T22:12:00Z">
              <w:rPr>
                <w:rFonts w:ascii="Times New Roman" w:hAnsi="Times New Roman" w:cs="Times New Roman"/>
                <w:sz w:val="28"/>
                <w:szCs w:val="28"/>
              </w:rPr>
            </w:rPrChange>
          </w:rPr>
          <w:t>&gt;text);</w:t>
        </w:r>
      </w:ins>
    </w:p>
    <w:p w14:paraId="407CF429" w14:textId="77777777" w:rsidR="00225A91" w:rsidRPr="00A4294B" w:rsidRDefault="00225A91">
      <w:pPr>
        <w:spacing w:line="360" w:lineRule="auto"/>
        <w:rPr>
          <w:ins w:id="2021" w:author="Валентин" w:date="2019-01-14T22:10:00Z"/>
          <w:rFonts w:ascii="Times New Roman" w:hAnsi="Times New Roman" w:cs="Times New Roman"/>
          <w:sz w:val="28"/>
          <w:szCs w:val="28"/>
          <w:lang w:val="en-US"/>
          <w:rPrChange w:id="2022" w:author="Валентин" w:date="2019-01-14T22:12:00Z">
            <w:rPr>
              <w:ins w:id="2023" w:author="Валентин" w:date="2019-01-14T22:10:00Z"/>
              <w:rFonts w:ascii="Times New Roman" w:hAnsi="Times New Roman" w:cs="Times New Roman"/>
              <w:sz w:val="28"/>
              <w:szCs w:val="28"/>
            </w:rPr>
          </w:rPrChange>
        </w:rPr>
        <w:pPrChange w:id="2024" w:author="Валентин" w:date="2019-01-14T22:12:00Z">
          <w:pPr>
            <w:spacing w:line="360" w:lineRule="auto"/>
            <w:jc w:val="center"/>
          </w:pPr>
        </w:pPrChange>
      </w:pPr>
    </w:p>
    <w:p w14:paraId="14AFB266" w14:textId="77777777" w:rsidR="00225A91" w:rsidRPr="00A4294B" w:rsidRDefault="00225A91">
      <w:pPr>
        <w:spacing w:line="360" w:lineRule="auto"/>
        <w:rPr>
          <w:ins w:id="2025" w:author="Валентин" w:date="2019-01-14T22:10:00Z"/>
          <w:rFonts w:ascii="Times New Roman" w:hAnsi="Times New Roman" w:cs="Times New Roman"/>
          <w:sz w:val="28"/>
          <w:szCs w:val="28"/>
          <w:lang w:val="en-US"/>
          <w:rPrChange w:id="2026" w:author="Валентин" w:date="2019-01-14T22:12:00Z">
            <w:rPr>
              <w:ins w:id="2027" w:author="Валентин" w:date="2019-01-14T22:10:00Z"/>
              <w:rFonts w:ascii="Times New Roman" w:hAnsi="Times New Roman" w:cs="Times New Roman"/>
              <w:sz w:val="28"/>
              <w:szCs w:val="28"/>
            </w:rPr>
          </w:rPrChange>
        </w:rPr>
        <w:pPrChange w:id="2028" w:author="Валентин" w:date="2019-01-14T22:12:00Z">
          <w:pPr>
            <w:spacing w:line="360" w:lineRule="auto"/>
            <w:jc w:val="center"/>
          </w:pPr>
        </w:pPrChange>
      </w:pPr>
      <w:ins w:id="2029" w:author="Валентин" w:date="2019-01-14T22:10:00Z">
        <w:r w:rsidRPr="00A4294B">
          <w:rPr>
            <w:rFonts w:ascii="Times New Roman" w:hAnsi="Times New Roman" w:cs="Times New Roman"/>
            <w:sz w:val="28"/>
            <w:szCs w:val="28"/>
            <w:lang w:val="en-US"/>
            <w:rPrChange w:id="2030" w:author="Валентин" w:date="2019-01-14T22:12:00Z">
              <w:rPr>
                <w:rFonts w:ascii="Times New Roman" w:hAnsi="Times New Roman" w:cs="Times New Roman"/>
                <w:sz w:val="28"/>
                <w:szCs w:val="28"/>
              </w:rPr>
            </w:rPrChange>
          </w:rPr>
          <w:t xml:space="preserve">    if($set == 1){</w:t>
        </w:r>
      </w:ins>
    </w:p>
    <w:p w14:paraId="335BA868" w14:textId="108653B8" w:rsidR="00225A91" w:rsidRPr="00A4294B" w:rsidRDefault="00225A91">
      <w:pPr>
        <w:spacing w:line="360" w:lineRule="auto"/>
        <w:rPr>
          <w:ins w:id="2031" w:author="Валентин" w:date="2019-01-14T22:10:00Z"/>
          <w:rFonts w:ascii="Times New Roman" w:hAnsi="Times New Roman" w:cs="Times New Roman"/>
          <w:sz w:val="28"/>
          <w:szCs w:val="28"/>
          <w:lang w:val="en-US"/>
          <w:rPrChange w:id="2032" w:author="Валентин" w:date="2019-01-14T22:12:00Z">
            <w:rPr>
              <w:ins w:id="2033" w:author="Валентин" w:date="2019-01-14T22:10:00Z"/>
              <w:rFonts w:ascii="Times New Roman" w:hAnsi="Times New Roman" w:cs="Times New Roman"/>
              <w:sz w:val="28"/>
              <w:szCs w:val="28"/>
            </w:rPr>
          </w:rPrChange>
        </w:rPr>
        <w:pPrChange w:id="2034" w:author="Валентин" w:date="2019-01-14T22:12:00Z">
          <w:pPr>
            <w:spacing w:line="360" w:lineRule="auto"/>
            <w:jc w:val="center"/>
          </w:pPr>
        </w:pPrChange>
      </w:pPr>
      <w:ins w:id="2035" w:author="Валентин" w:date="2019-01-14T22:10:00Z">
        <w:r w:rsidRPr="00A4294B">
          <w:rPr>
            <w:rFonts w:ascii="Times New Roman" w:hAnsi="Times New Roman" w:cs="Times New Roman"/>
            <w:sz w:val="28"/>
            <w:szCs w:val="28"/>
            <w:lang w:val="en-US"/>
            <w:rPrChange w:id="2036" w:author="Валентин" w:date="2019-01-14T22:12:00Z">
              <w:rPr>
                <w:rFonts w:ascii="Times New Roman" w:hAnsi="Times New Roman" w:cs="Times New Roman"/>
                <w:sz w:val="28"/>
                <w:szCs w:val="28"/>
              </w:rPr>
            </w:rPrChange>
          </w:rPr>
          <w:t xml:space="preserve">        messageDlg("</w:t>
        </w:r>
        <w:r w:rsidRPr="00A4294B">
          <w:rPr>
            <w:rFonts w:ascii="Times New Roman" w:hAnsi="Times New Roman" w:cs="Times New Roman"/>
            <w:sz w:val="28"/>
            <w:szCs w:val="28"/>
          </w:rPr>
          <w:t>Ст</w:t>
        </w:r>
      </w:ins>
      <w:ins w:id="2037" w:author="Валентин" w:date="2019-01-14T22:11:00Z">
        <w:r w:rsidRPr="00A4294B">
          <w:rPr>
            <w:rFonts w:ascii="Times New Roman" w:hAnsi="Times New Roman" w:cs="Times New Roman"/>
            <w:sz w:val="28"/>
            <w:szCs w:val="28"/>
          </w:rPr>
          <w:t>атус</w:t>
        </w:r>
        <w:r w:rsidRPr="00A4294B">
          <w:rPr>
            <w:rFonts w:ascii="Times New Roman" w:hAnsi="Times New Roman" w:cs="Times New Roman"/>
            <w:sz w:val="28"/>
            <w:szCs w:val="28"/>
            <w:lang w:val="en-US"/>
            <w:rPrChange w:id="2038"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успешно</w:t>
        </w:r>
        <w:r w:rsidRPr="00A4294B">
          <w:rPr>
            <w:rFonts w:ascii="Times New Roman" w:hAnsi="Times New Roman" w:cs="Times New Roman"/>
            <w:sz w:val="28"/>
            <w:szCs w:val="28"/>
            <w:lang w:val="en-US"/>
            <w:rPrChange w:id="2039" w:author="Валентин" w:date="2019-01-14T2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изменен</w:t>
        </w:r>
      </w:ins>
      <w:ins w:id="2040" w:author="Валентин" w:date="2019-01-14T22:10:00Z">
        <w:r w:rsidRPr="00A4294B">
          <w:rPr>
            <w:rFonts w:ascii="Times New Roman" w:hAnsi="Times New Roman" w:cs="Times New Roman"/>
            <w:sz w:val="28"/>
            <w:szCs w:val="28"/>
            <w:lang w:val="en-US"/>
            <w:rPrChange w:id="2041" w:author="Валентин" w:date="2019-01-14T22:12:00Z">
              <w:rPr>
                <w:rFonts w:ascii="Times New Roman" w:hAnsi="Times New Roman" w:cs="Times New Roman"/>
                <w:sz w:val="28"/>
                <w:szCs w:val="28"/>
              </w:rPr>
            </w:rPrChange>
          </w:rPr>
          <w:t>!", mtConfirmation, MB_OK);</w:t>
        </w:r>
      </w:ins>
    </w:p>
    <w:p w14:paraId="5E585DD8" w14:textId="77777777" w:rsidR="00225A91" w:rsidRPr="00A4294B" w:rsidRDefault="00225A91">
      <w:pPr>
        <w:spacing w:line="360" w:lineRule="auto"/>
        <w:rPr>
          <w:ins w:id="2042" w:author="Валентин" w:date="2019-01-14T22:10:00Z"/>
          <w:rFonts w:ascii="Times New Roman" w:hAnsi="Times New Roman" w:cs="Times New Roman"/>
          <w:sz w:val="28"/>
          <w:szCs w:val="28"/>
          <w:lang w:val="en-US"/>
          <w:rPrChange w:id="2043" w:author="Валентин" w:date="2019-01-14T22:12:00Z">
            <w:rPr>
              <w:ins w:id="2044" w:author="Валентин" w:date="2019-01-14T22:10:00Z"/>
              <w:rFonts w:ascii="Times New Roman" w:hAnsi="Times New Roman" w:cs="Times New Roman"/>
              <w:sz w:val="28"/>
              <w:szCs w:val="28"/>
            </w:rPr>
          </w:rPrChange>
        </w:rPr>
        <w:pPrChange w:id="2045" w:author="Валентин" w:date="2019-01-14T22:12:00Z">
          <w:pPr>
            <w:spacing w:line="360" w:lineRule="auto"/>
            <w:jc w:val="center"/>
          </w:pPr>
        </w:pPrChange>
      </w:pPr>
      <w:ins w:id="2046" w:author="Валентин" w:date="2019-01-14T22:10:00Z">
        <w:r w:rsidRPr="00A4294B">
          <w:rPr>
            <w:rFonts w:ascii="Times New Roman" w:hAnsi="Times New Roman" w:cs="Times New Roman"/>
            <w:sz w:val="28"/>
            <w:szCs w:val="28"/>
            <w:lang w:val="en-US"/>
            <w:rPrChange w:id="2047" w:author="Валентин" w:date="2019-01-14T22:12:00Z">
              <w:rPr>
                <w:rFonts w:ascii="Times New Roman" w:hAnsi="Times New Roman" w:cs="Times New Roman"/>
                <w:sz w:val="28"/>
                <w:szCs w:val="28"/>
              </w:rPr>
            </w:rPrChange>
          </w:rPr>
          <w:t xml:space="preserve">    }else{</w:t>
        </w:r>
      </w:ins>
    </w:p>
    <w:p w14:paraId="7F150CEB" w14:textId="44784CF6" w:rsidR="00225A91" w:rsidRPr="001B7C73" w:rsidRDefault="00225A91">
      <w:pPr>
        <w:spacing w:line="360" w:lineRule="auto"/>
        <w:rPr>
          <w:ins w:id="2048" w:author="Валентин" w:date="2019-01-14T22:10:00Z"/>
          <w:rFonts w:ascii="Times New Roman" w:hAnsi="Times New Roman" w:cs="Times New Roman"/>
          <w:sz w:val="28"/>
          <w:szCs w:val="28"/>
          <w:lang w:val="en-US"/>
          <w:rPrChange w:id="2049" w:author="Валентин" w:date="2019-01-15T12:12:00Z">
            <w:rPr>
              <w:ins w:id="2050" w:author="Валентин" w:date="2019-01-14T22:10:00Z"/>
              <w:rFonts w:ascii="Times New Roman" w:hAnsi="Times New Roman" w:cs="Times New Roman"/>
              <w:sz w:val="28"/>
              <w:szCs w:val="28"/>
            </w:rPr>
          </w:rPrChange>
        </w:rPr>
        <w:pPrChange w:id="2051" w:author="Валентин" w:date="2019-01-14T22:12:00Z">
          <w:pPr>
            <w:spacing w:line="360" w:lineRule="auto"/>
            <w:jc w:val="center"/>
          </w:pPr>
        </w:pPrChange>
      </w:pPr>
      <w:ins w:id="2052" w:author="Валентин" w:date="2019-01-14T22:10:00Z">
        <w:r w:rsidRPr="001B7C73">
          <w:rPr>
            <w:rFonts w:ascii="Times New Roman" w:hAnsi="Times New Roman" w:cs="Times New Roman"/>
            <w:sz w:val="28"/>
            <w:szCs w:val="28"/>
            <w:lang w:val="en-US"/>
            <w:rPrChange w:id="2053"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054" w:author="Валентин" w:date="2019-01-14T22:12:00Z">
              <w:rPr>
                <w:rFonts w:ascii="Times New Roman" w:hAnsi="Times New Roman" w:cs="Times New Roman"/>
                <w:sz w:val="28"/>
                <w:szCs w:val="28"/>
              </w:rPr>
            </w:rPrChange>
          </w:rPr>
          <w:t>messageDlg</w:t>
        </w:r>
        <w:r w:rsidRPr="001B7C73">
          <w:rPr>
            <w:rFonts w:ascii="Times New Roman" w:hAnsi="Times New Roman" w:cs="Times New Roman"/>
            <w:sz w:val="28"/>
            <w:szCs w:val="28"/>
            <w:lang w:val="en-US"/>
            <w:rPrChange w:id="2055" w:author="Валентин" w:date="2019-01-15T12:12:00Z">
              <w:rPr>
                <w:rFonts w:ascii="Times New Roman" w:hAnsi="Times New Roman" w:cs="Times New Roman"/>
                <w:sz w:val="28"/>
                <w:szCs w:val="28"/>
              </w:rPr>
            </w:rPrChange>
          </w:rPr>
          <w:t>("</w:t>
        </w:r>
      </w:ins>
      <w:ins w:id="2056" w:author="Валентин" w:date="2019-01-14T22:11:00Z">
        <w:r w:rsidRPr="00A4294B">
          <w:rPr>
            <w:rFonts w:ascii="Times New Roman" w:hAnsi="Times New Roman" w:cs="Times New Roman"/>
            <w:sz w:val="28"/>
            <w:szCs w:val="28"/>
          </w:rPr>
          <w:t>Не</w:t>
        </w:r>
        <w:r w:rsidRPr="001B7C73">
          <w:rPr>
            <w:rFonts w:ascii="Times New Roman" w:hAnsi="Times New Roman" w:cs="Times New Roman"/>
            <w:sz w:val="28"/>
            <w:szCs w:val="28"/>
            <w:lang w:val="en-US"/>
            <w:rPrChange w:id="2057"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удалось</w:t>
        </w:r>
        <w:r w:rsidRPr="001B7C73">
          <w:rPr>
            <w:rFonts w:ascii="Times New Roman" w:hAnsi="Times New Roman" w:cs="Times New Roman"/>
            <w:sz w:val="28"/>
            <w:szCs w:val="28"/>
            <w:lang w:val="en-US"/>
            <w:rPrChange w:id="2058"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сменить</w:t>
        </w:r>
        <w:r w:rsidRPr="001B7C73">
          <w:rPr>
            <w:rFonts w:ascii="Times New Roman" w:hAnsi="Times New Roman" w:cs="Times New Roman"/>
            <w:sz w:val="28"/>
            <w:szCs w:val="28"/>
            <w:lang w:val="en-US"/>
            <w:rPrChange w:id="2059"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rPr>
          <w:t>статус</w:t>
        </w:r>
      </w:ins>
      <w:ins w:id="2060" w:author="Валентин" w:date="2019-01-14T22:10:00Z">
        <w:r w:rsidRPr="001B7C73">
          <w:rPr>
            <w:rFonts w:ascii="Times New Roman" w:hAnsi="Times New Roman" w:cs="Times New Roman"/>
            <w:sz w:val="28"/>
            <w:szCs w:val="28"/>
            <w:lang w:val="en-US"/>
            <w:rPrChange w:id="2061"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062" w:author="Валентин" w:date="2019-01-14T22:12:00Z">
              <w:rPr>
                <w:rFonts w:ascii="Times New Roman" w:hAnsi="Times New Roman" w:cs="Times New Roman"/>
                <w:sz w:val="28"/>
                <w:szCs w:val="28"/>
              </w:rPr>
            </w:rPrChange>
          </w:rPr>
          <w:t>mtConfirmation</w:t>
        </w:r>
        <w:r w:rsidRPr="001B7C73">
          <w:rPr>
            <w:rFonts w:ascii="Times New Roman" w:hAnsi="Times New Roman" w:cs="Times New Roman"/>
            <w:sz w:val="28"/>
            <w:szCs w:val="28"/>
            <w:lang w:val="en-US"/>
            <w:rPrChange w:id="2063"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064" w:author="Валентин" w:date="2019-01-14T22:12:00Z">
              <w:rPr>
                <w:rFonts w:ascii="Times New Roman" w:hAnsi="Times New Roman" w:cs="Times New Roman"/>
                <w:sz w:val="28"/>
                <w:szCs w:val="28"/>
              </w:rPr>
            </w:rPrChange>
          </w:rPr>
          <w:t>MB</w:t>
        </w:r>
        <w:r w:rsidRPr="001B7C73">
          <w:rPr>
            <w:rFonts w:ascii="Times New Roman" w:hAnsi="Times New Roman" w:cs="Times New Roman"/>
            <w:sz w:val="28"/>
            <w:szCs w:val="28"/>
            <w:lang w:val="en-US"/>
            <w:rPrChange w:id="2065" w:author="Валентин" w:date="2019-01-15T12:12:00Z">
              <w:rPr>
                <w:rFonts w:ascii="Times New Roman" w:hAnsi="Times New Roman" w:cs="Times New Roman"/>
                <w:sz w:val="28"/>
                <w:szCs w:val="28"/>
              </w:rPr>
            </w:rPrChange>
          </w:rPr>
          <w:t>_</w:t>
        </w:r>
        <w:r w:rsidRPr="00A4294B">
          <w:rPr>
            <w:rFonts w:ascii="Times New Roman" w:hAnsi="Times New Roman" w:cs="Times New Roman"/>
            <w:sz w:val="28"/>
            <w:szCs w:val="28"/>
            <w:lang w:val="en-US"/>
            <w:rPrChange w:id="2066" w:author="Валентин" w:date="2019-01-14T22:12:00Z">
              <w:rPr>
                <w:rFonts w:ascii="Times New Roman" w:hAnsi="Times New Roman" w:cs="Times New Roman"/>
                <w:sz w:val="28"/>
                <w:szCs w:val="28"/>
              </w:rPr>
            </w:rPrChange>
          </w:rPr>
          <w:t>OK</w:t>
        </w:r>
        <w:r w:rsidRPr="001B7C73">
          <w:rPr>
            <w:rFonts w:ascii="Times New Roman" w:hAnsi="Times New Roman" w:cs="Times New Roman"/>
            <w:sz w:val="28"/>
            <w:szCs w:val="28"/>
            <w:lang w:val="en-US"/>
            <w:rPrChange w:id="2067" w:author="Валентин" w:date="2019-01-15T12:12:00Z">
              <w:rPr>
                <w:rFonts w:ascii="Times New Roman" w:hAnsi="Times New Roman" w:cs="Times New Roman"/>
                <w:sz w:val="28"/>
                <w:szCs w:val="28"/>
              </w:rPr>
            </w:rPrChange>
          </w:rPr>
          <w:t>);</w:t>
        </w:r>
      </w:ins>
    </w:p>
    <w:p w14:paraId="659D9153" w14:textId="77777777" w:rsidR="00225A91" w:rsidRPr="00A4294B" w:rsidRDefault="00225A91">
      <w:pPr>
        <w:spacing w:line="360" w:lineRule="auto"/>
        <w:rPr>
          <w:ins w:id="2068" w:author="Валентин" w:date="2019-01-14T22:10:00Z"/>
          <w:rFonts w:ascii="Times New Roman" w:hAnsi="Times New Roman" w:cs="Times New Roman"/>
          <w:sz w:val="28"/>
          <w:szCs w:val="28"/>
          <w:lang w:val="en-US"/>
          <w:rPrChange w:id="2069" w:author="Валентин" w:date="2019-01-14T22:12:00Z">
            <w:rPr>
              <w:ins w:id="2070" w:author="Валентин" w:date="2019-01-14T22:10:00Z"/>
              <w:rFonts w:ascii="Times New Roman" w:hAnsi="Times New Roman" w:cs="Times New Roman"/>
              <w:sz w:val="28"/>
              <w:szCs w:val="28"/>
            </w:rPr>
          </w:rPrChange>
        </w:rPr>
        <w:pPrChange w:id="2071" w:author="Валентин" w:date="2019-01-14T22:12:00Z">
          <w:pPr>
            <w:spacing w:line="360" w:lineRule="auto"/>
            <w:jc w:val="center"/>
          </w:pPr>
        </w:pPrChange>
      </w:pPr>
      <w:ins w:id="2072" w:author="Валентин" w:date="2019-01-14T22:10:00Z">
        <w:r w:rsidRPr="001B7C73">
          <w:rPr>
            <w:rFonts w:ascii="Times New Roman" w:hAnsi="Times New Roman" w:cs="Times New Roman"/>
            <w:sz w:val="28"/>
            <w:szCs w:val="28"/>
            <w:lang w:val="en-US"/>
            <w:rPrChange w:id="2073" w:author="Валентин" w:date="2019-01-15T12:12:00Z">
              <w:rPr>
                <w:rFonts w:ascii="Times New Roman" w:hAnsi="Times New Roman" w:cs="Times New Roman"/>
                <w:sz w:val="28"/>
                <w:szCs w:val="28"/>
              </w:rPr>
            </w:rPrChange>
          </w:rPr>
          <w:t xml:space="preserve">    </w:t>
        </w:r>
        <w:r w:rsidRPr="00A4294B">
          <w:rPr>
            <w:rFonts w:ascii="Times New Roman" w:hAnsi="Times New Roman" w:cs="Times New Roman"/>
            <w:sz w:val="28"/>
            <w:szCs w:val="28"/>
            <w:lang w:val="en-US"/>
            <w:rPrChange w:id="2074" w:author="Валентин" w:date="2019-01-14T22:12:00Z">
              <w:rPr>
                <w:rFonts w:ascii="Times New Roman" w:hAnsi="Times New Roman" w:cs="Times New Roman"/>
                <w:sz w:val="28"/>
                <w:szCs w:val="28"/>
              </w:rPr>
            </w:rPrChange>
          </w:rPr>
          <w:t>}</w:t>
        </w:r>
      </w:ins>
    </w:p>
    <w:p w14:paraId="118C9FA3" w14:textId="68DD0407" w:rsidR="00225A91" w:rsidRPr="00A4294B" w:rsidRDefault="00225A91">
      <w:pPr>
        <w:spacing w:line="360" w:lineRule="auto"/>
        <w:rPr>
          <w:ins w:id="2075" w:author="Валентин" w:date="2019-01-14T22:08:00Z"/>
          <w:rFonts w:ascii="Times New Roman" w:hAnsi="Times New Roman" w:cs="Times New Roman"/>
          <w:sz w:val="28"/>
          <w:szCs w:val="28"/>
          <w:lang w:val="en-US"/>
          <w:rPrChange w:id="2076" w:author="Валентин" w:date="2019-01-14T22:12:00Z">
            <w:rPr>
              <w:ins w:id="2077" w:author="Валентин" w:date="2019-01-14T22:08:00Z"/>
              <w:rFonts w:ascii="Times New Roman" w:hAnsi="Times New Roman" w:cs="Times New Roman"/>
              <w:sz w:val="28"/>
              <w:szCs w:val="28"/>
            </w:rPr>
          </w:rPrChange>
        </w:rPr>
        <w:pPrChange w:id="2078" w:author="Валентин" w:date="2019-01-14T22:12:00Z">
          <w:pPr>
            <w:spacing w:line="360" w:lineRule="auto"/>
            <w:jc w:val="center"/>
          </w:pPr>
        </w:pPrChange>
      </w:pPr>
      <w:ins w:id="2079" w:author="Валентин" w:date="2019-01-14T22:10:00Z">
        <w:r w:rsidRPr="00A4294B">
          <w:rPr>
            <w:rFonts w:ascii="Times New Roman" w:hAnsi="Times New Roman" w:cs="Times New Roman"/>
            <w:sz w:val="28"/>
            <w:szCs w:val="28"/>
            <w:lang w:val="en-US"/>
            <w:rPrChange w:id="2080" w:author="Валентин" w:date="2019-01-14T22:12:00Z">
              <w:rPr>
                <w:rFonts w:ascii="Times New Roman" w:hAnsi="Times New Roman" w:cs="Times New Roman"/>
                <w:sz w:val="28"/>
                <w:szCs w:val="28"/>
              </w:rPr>
            </w:rPrChange>
          </w:rPr>
          <w:t>}</w:t>
        </w:r>
      </w:ins>
    </w:p>
    <w:p w14:paraId="28EDD849" w14:textId="220DAE19" w:rsidR="00225A91" w:rsidRPr="001B7C73" w:rsidRDefault="00225A91">
      <w:pPr>
        <w:spacing w:line="360" w:lineRule="auto"/>
        <w:jc w:val="center"/>
        <w:rPr>
          <w:ins w:id="2081" w:author="Валентин" w:date="2019-01-14T22:11:00Z"/>
          <w:rFonts w:ascii="Times New Roman" w:hAnsi="Times New Roman" w:cs="Times New Roman"/>
          <w:b/>
          <w:sz w:val="28"/>
          <w:szCs w:val="28"/>
          <w:lang w:val="en-US"/>
          <w:rPrChange w:id="2082" w:author="Валентин" w:date="2019-01-15T12:12:00Z">
            <w:rPr>
              <w:ins w:id="2083" w:author="Валентин" w:date="2019-01-14T22:11:00Z"/>
              <w:rFonts w:ascii="Times New Roman" w:hAnsi="Times New Roman" w:cs="Times New Roman"/>
              <w:sz w:val="28"/>
              <w:szCs w:val="28"/>
            </w:rPr>
          </w:rPrChange>
        </w:rPr>
      </w:pPr>
      <w:ins w:id="2084" w:author="Валентин" w:date="2019-01-14T22:08:00Z">
        <w:r w:rsidRPr="00AA77F3">
          <w:rPr>
            <w:rFonts w:ascii="Times New Roman" w:hAnsi="Times New Roman" w:cs="Times New Roman"/>
            <w:b/>
            <w:sz w:val="28"/>
            <w:szCs w:val="28"/>
            <w:rPrChange w:id="2085"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2086" w:author="Валентин" w:date="2019-01-14T22:13:00Z">
              <w:rPr>
                <w:rFonts w:ascii="Times New Roman" w:hAnsi="Times New Roman" w:cs="Times New Roman"/>
                <w:sz w:val="28"/>
                <w:szCs w:val="28"/>
              </w:rPr>
            </w:rPrChange>
          </w:rPr>
          <w:t xml:space="preserve"> </w:t>
        </w:r>
      </w:ins>
      <w:ins w:id="2087" w:author="Валентин" w:date="2019-01-14T22:09:00Z">
        <w:r w:rsidRPr="00AA77F3">
          <w:rPr>
            <w:rFonts w:ascii="Times New Roman" w:hAnsi="Times New Roman" w:cs="Times New Roman"/>
            <w:b/>
            <w:sz w:val="28"/>
            <w:szCs w:val="28"/>
            <w:rPrChange w:id="2088" w:author="Валентин" w:date="2019-01-14T22:13:00Z">
              <w:rPr>
                <w:rFonts w:ascii="Times New Roman" w:hAnsi="Times New Roman" w:cs="Times New Roman"/>
                <w:sz w:val="28"/>
                <w:szCs w:val="28"/>
              </w:rPr>
            </w:rPrChange>
          </w:rPr>
          <w:t>Обновить</w:t>
        </w:r>
      </w:ins>
    </w:p>
    <w:p w14:paraId="690F6C6E" w14:textId="77777777" w:rsidR="00A4294B" w:rsidRPr="00A4294B" w:rsidRDefault="00A4294B">
      <w:pPr>
        <w:spacing w:line="360" w:lineRule="auto"/>
        <w:rPr>
          <w:ins w:id="2089" w:author="Валентин" w:date="2019-01-14T22:11:00Z"/>
          <w:rFonts w:ascii="Times New Roman" w:hAnsi="Times New Roman" w:cs="Times New Roman"/>
          <w:sz w:val="28"/>
          <w:szCs w:val="28"/>
          <w:lang w:val="en-US"/>
        </w:rPr>
      </w:pPr>
      <w:ins w:id="2090" w:author="Валентин" w:date="2019-01-14T22:11:00Z">
        <w:r w:rsidRPr="00A4294B">
          <w:rPr>
            <w:rFonts w:ascii="Times New Roman" w:hAnsi="Times New Roman" w:cs="Times New Roman"/>
            <w:sz w:val="28"/>
            <w:szCs w:val="28"/>
            <w:lang w:val="en-US"/>
          </w:rPr>
          <w:t>$get = Status::statusGet();</w:t>
        </w:r>
      </w:ins>
    </w:p>
    <w:p w14:paraId="0FBF9759" w14:textId="77777777" w:rsidR="00A4294B" w:rsidRPr="00A4294B" w:rsidRDefault="00A4294B">
      <w:pPr>
        <w:spacing w:line="360" w:lineRule="auto"/>
        <w:rPr>
          <w:ins w:id="2091" w:author="Валентин" w:date="2019-01-14T22:11:00Z"/>
          <w:rFonts w:ascii="Times New Roman" w:hAnsi="Times New Roman" w:cs="Times New Roman"/>
          <w:sz w:val="28"/>
          <w:szCs w:val="28"/>
          <w:lang w:val="en-US"/>
        </w:rPr>
      </w:pPr>
    </w:p>
    <w:p w14:paraId="441DED93" w14:textId="77777777" w:rsidR="00A4294B" w:rsidRPr="00A4294B" w:rsidRDefault="00A4294B">
      <w:pPr>
        <w:spacing w:line="360" w:lineRule="auto"/>
        <w:rPr>
          <w:ins w:id="2092" w:author="Валентин" w:date="2019-01-14T22:11:00Z"/>
          <w:rFonts w:ascii="Times New Roman" w:hAnsi="Times New Roman" w:cs="Times New Roman"/>
          <w:sz w:val="28"/>
          <w:szCs w:val="28"/>
          <w:lang w:val="en-US"/>
        </w:rPr>
      </w:pPr>
      <w:ins w:id="2093" w:author="Валентин" w:date="2019-01-14T22:11:00Z">
        <w:r w:rsidRPr="00A4294B">
          <w:rPr>
            <w:rFonts w:ascii="Times New Roman" w:hAnsi="Times New Roman" w:cs="Times New Roman"/>
            <w:sz w:val="28"/>
            <w:szCs w:val="28"/>
            <w:lang w:val="en-US"/>
          </w:rPr>
          <w:t>if(!isset($get)){</w:t>
        </w:r>
      </w:ins>
    </w:p>
    <w:p w14:paraId="4B2FFBBD" w14:textId="77777777" w:rsidR="00A4294B" w:rsidRPr="001B7C73" w:rsidRDefault="00A4294B">
      <w:pPr>
        <w:spacing w:line="360" w:lineRule="auto"/>
        <w:rPr>
          <w:ins w:id="2094" w:author="Валентин" w:date="2019-01-14T22:11:00Z"/>
          <w:rFonts w:ascii="Times New Roman" w:hAnsi="Times New Roman" w:cs="Times New Roman"/>
          <w:sz w:val="28"/>
          <w:szCs w:val="28"/>
          <w:lang w:val="en-US"/>
        </w:rPr>
      </w:pPr>
      <w:ins w:id="2095" w:author="Валентин" w:date="2019-01-14T22:11:00Z">
        <w:r w:rsidRPr="00A4294B">
          <w:rPr>
            <w:rFonts w:ascii="Times New Roman" w:hAnsi="Times New Roman" w:cs="Times New Roman"/>
            <w:sz w:val="28"/>
            <w:szCs w:val="28"/>
            <w:lang w:val="en-US"/>
          </w:rPr>
          <w:t xml:space="preserve">    messageDlg</w:t>
        </w:r>
        <w:r w:rsidRPr="001B7C73">
          <w:rPr>
            <w:rFonts w:ascii="Times New Roman" w:hAnsi="Times New Roman" w:cs="Times New Roman"/>
            <w:sz w:val="28"/>
            <w:szCs w:val="28"/>
            <w:lang w:val="en-US"/>
          </w:rPr>
          <w:t>("</w:t>
        </w:r>
        <w:r w:rsidRPr="00A4294B">
          <w:rPr>
            <w:rFonts w:ascii="Times New Roman" w:hAnsi="Times New Roman" w:cs="Times New Roman"/>
            <w:sz w:val="28"/>
            <w:szCs w:val="28"/>
            <w:rPrChange w:id="2096" w:author="Валентин" w:date="2019-01-14T22:12:00Z">
              <w:rPr>
                <w:rFonts w:ascii="Times New Roman" w:hAnsi="Times New Roman" w:cs="Times New Roman"/>
                <w:sz w:val="28"/>
                <w:szCs w:val="28"/>
                <w:lang w:val="en-US"/>
              </w:rPr>
            </w:rPrChange>
          </w:rPr>
          <w:t>Не</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2097" w:author="Валентин" w:date="2019-01-14T22:12:00Z">
              <w:rPr>
                <w:rFonts w:ascii="Times New Roman" w:hAnsi="Times New Roman" w:cs="Times New Roman"/>
                <w:sz w:val="28"/>
                <w:szCs w:val="28"/>
                <w:lang w:val="en-US"/>
              </w:rPr>
            </w:rPrChange>
          </w:rPr>
          <w:t>удалось</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2098" w:author="Валентин" w:date="2019-01-14T22:12:00Z">
              <w:rPr>
                <w:rFonts w:ascii="Times New Roman" w:hAnsi="Times New Roman" w:cs="Times New Roman"/>
                <w:sz w:val="28"/>
                <w:szCs w:val="28"/>
                <w:lang w:val="en-US"/>
              </w:rPr>
            </w:rPrChange>
          </w:rPr>
          <w:t>получить</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rPrChange w:id="2099" w:author="Валентин" w:date="2019-01-14T22:12:00Z">
              <w:rPr>
                <w:rFonts w:ascii="Times New Roman" w:hAnsi="Times New Roman" w:cs="Times New Roman"/>
                <w:sz w:val="28"/>
                <w:szCs w:val="28"/>
                <w:lang w:val="en-US"/>
              </w:rPr>
            </w:rPrChange>
          </w:rPr>
          <w:t>статус</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mtConfirmation</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MB</w:t>
        </w:r>
        <w:r w:rsidRPr="001B7C73">
          <w:rPr>
            <w:rFonts w:ascii="Times New Roman" w:hAnsi="Times New Roman" w:cs="Times New Roman"/>
            <w:sz w:val="28"/>
            <w:szCs w:val="28"/>
            <w:lang w:val="en-US"/>
          </w:rPr>
          <w:t>_</w:t>
        </w:r>
        <w:r w:rsidRPr="00A4294B">
          <w:rPr>
            <w:rFonts w:ascii="Times New Roman" w:hAnsi="Times New Roman" w:cs="Times New Roman"/>
            <w:sz w:val="28"/>
            <w:szCs w:val="28"/>
            <w:lang w:val="en-US"/>
          </w:rPr>
          <w:t>OK</w:t>
        </w:r>
        <w:r w:rsidRPr="001B7C73">
          <w:rPr>
            <w:rFonts w:ascii="Times New Roman" w:hAnsi="Times New Roman" w:cs="Times New Roman"/>
            <w:sz w:val="28"/>
            <w:szCs w:val="28"/>
            <w:lang w:val="en-US"/>
          </w:rPr>
          <w:t>);</w:t>
        </w:r>
      </w:ins>
    </w:p>
    <w:p w14:paraId="0AD96B9D" w14:textId="77777777" w:rsidR="00A4294B" w:rsidRPr="00A4294B" w:rsidRDefault="00A4294B">
      <w:pPr>
        <w:spacing w:line="360" w:lineRule="auto"/>
        <w:rPr>
          <w:ins w:id="2100" w:author="Валентин" w:date="2019-01-14T22:11:00Z"/>
          <w:rFonts w:ascii="Times New Roman" w:hAnsi="Times New Roman" w:cs="Times New Roman"/>
          <w:sz w:val="28"/>
          <w:szCs w:val="28"/>
          <w:lang w:val="en-US"/>
        </w:rPr>
      </w:pPr>
      <w:ins w:id="2101" w:author="Валентин" w:date="2019-01-14T22:11:00Z">
        <w:r w:rsidRPr="00A4294B">
          <w:rPr>
            <w:rFonts w:ascii="Times New Roman" w:hAnsi="Times New Roman" w:cs="Times New Roman"/>
            <w:sz w:val="28"/>
            <w:szCs w:val="28"/>
            <w:lang w:val="en-US"/>
          </w:rPr>
          <w:t>}else{</w:t>
        </w:r>
      </w:ins>
    </w:p>
    <w:p w14:paraId="5202135E" w14:textId="028A2C3E" w:rsidR="00A4294B" w:rsidRPr="00A4294B" w:rsidRDefault="00A4294B">
      <w:pPr>
        <w:spacing w:line="360" w:lineRule="auto"/>
        <w:rPr>
          <w:ins w:id="2102" w:author="Валентин" w:date="2019-01-14T22:11:00Z"/>
          <w:rFonts w:ascii="Times New Roman" w:hAnsi="Times New Roman" w:cs="Times New Roman"/>
          <w:sz w:val="28"/>
          <w:szCs w:val="28"/>
          <w:lang w:val="en-US"/>
        </w:rPr>
      </w:pPr>
      <w:ins w:id="2103" w:author="Валентин" w:date="2019-01-14T22:11:00Z">
        <w:r w:rsidRPr="00A4294B">
          <w:rPr>
            <w:rFonts w:ascii="Times New Roman" w:hAnsi="Times New Roman" w:cs="Times New Roman"/>
            <w:sz w:val="28"/>
            <w:szCs w:val="28"/>
            <w:lang w:val="en-US"/>
          </w:rPr>
          <w:t xml:space="preserve">    c("statusEdit")</w:t>
        </w:r>
      </w:ins>
      <w:ins w:id="2104" w:author="Валентин" w:date="2019-01-15T17:27:00Z">
        <w:r w:rsidR="0033719E">
          <w:rPr>
            <w:rFonts w:ascii="Times New Roman" w:hAnsi="Times New Roman" w:cs="Times New Roman"/>
            <w:sz w:val="28"/>
            <w:szCs w:val="28"/>
            <w:lang w:val="en-US"/>
          </w:rPr>
          <w:t>–</w:t>
        </w:r>
      </w:ins>
      <w:ins w:id="2105" w:author="Валентин" w:date="2019-01-14T22:11:00Z">
        <w:r w:rsidRPr="00A4294B">
          <w:rPr>
            <w:rFonts w:ascii="Times New Roman" w:hAnsi="Times New Roman" w:cs="Times New Roman"/>
            <w:sz w:val="28"/>
            <w:szCs w:val="28"/>
            <w:lang w:val="en-US"/>
          </w:rPr>
          <w:t>&gt;text = $get;</w:t>
        </w:r>
      </w:ins>
    </w:p>
    <w:p w14:paraId="01DCB440" w14:textId="11EA396B" w:rsidR="00A4294B" w:rsidRPr="00A4294B" w:rsidRDefault="00A4294B">
      <w:pPr>
        <w:spacing w:line="360" w:lineRule="auto"/>
        <w:rPr>
          <w:ins w:id="2106" w:author="Валентин" w:date="2019-01-14T22:11:00Z"/>
          <w:rFonts w:ascii="Times New Roman" w:hAnsi="Times New Roman" w:cs="Times New Roman"/>
          <w:sz w:val="28"/>
          <w:szCs w:val="28"/>
          <w:lang w:val="en-US"/>
        </w:rPr>
        <w:pPrChange w:id="2107" w:author="Валентин" w:date="2019-01-14T22:12:00Z">
          <w:pPr>
            <w:spacing w:line="360" w:lineRule="auto"/>
            <w:jc w:val="center"/>
          </w:pPr>
        </w:pPrChange>
      </w:pPr>
      <w:ins w:id="2108" w:author="Валентин" w:date="2019-01-14T22:11:00Z">
        <w:r w:rsidRPr="00A4294B">
          <w:rPr>
            <w:rFonts w:ascii="Times New Roman" w:hAnsi="Times New Roman" w:cs="Times New Roman"/>
            <w:sz w:val="28"/>
            <w:szCs w:val="28"/>
            <w:lang w:val="en-US"/>
          </w:rPr>
          <w:t>}</w:t>
        </w:r>
      </w:ins>
    </w:p>
    <w:p w14:paraId="61A9704C" w14:textId="77777777" w:rsidR="00A4294B" w:rsidRPr="00A4294B" w:rsidRDefault="00A4294B">
      <w:pPr>
        <w:spacing w:line="360" w:lineRule="auto"/>
        <w:rPr>
          <w:ins w:id="2109" w:author="Валентин" w:date="2019-01-14T22:09:00Z"/>
          <w:rFonts w:ascii="Times New Roman" w:hAnsi="Times New Roman" w:cs="Times New Roman"/>
          <w:sz w:val="28"/>
          <w:szCs w:val="28"/>
          <w:lang w:val="en-US"/>
          <w:rPrChange w:id="2110" w:author="Валентин" w:date="2019-01-14T22:12:00Z">
            <w:rPr>
              <w:ins w:id="2111" w:author="Валентин" w:date="2019-01-14T22:09:00Z"/>
              <w:rFonts w:ascii="Times New Roman" w:hAnsi="Times New Roman" w:cs="Times New Roman"/>
              <w:sz w:val="28"/>
              <w:szCs w:val="28"/>
            </w:rPr>
          </w:rPrChange>
        </w:rPr>
        <w:pPrChange w:id="2112" w:author="Валентин" w:date="2019-01-14T22:12:00Z">
          <w:pPr>
            <w:spacing w:line="360" w:lineRule="auto"/>
            <w:jc w:val="center"/>
          </w:pPr>
        </w:pPrChange>
      </w:pPr>
    </w:p>
    <w:p w14:paraId="54249FA4" w14:textId="411DAE59" w:rsidR="00225A91" w:rsidRPr="00AA77F3" w:rsidRDefault="00225A91">
      <w:pPr>
        <w:spacing w:line="360" w:lineRule="auto"/>
        <w:jc w:val="center"/>
        <w:rPr>
          <w:ins w:id="2113" w:author="Валентин" w:date="2019-01-14T22:09:00Z"/>
          <w:rFonts w:ascii="Times New Roman" w:hAnsi="Times New Roman" w:cs="Times New Roman"/>
          <w:b/>
          <w:sz w:val="28"/>
          <w:szCs w:val="28"/>
          <w:lang w:val="en-US"/>
          <w:rPrChange w:id="2114" w:author="Валентин" w:date="2019-01-14T22:13:00Z">
            <w:rPr>
              <w:ins w:id="2115" w:author="Валентин" w:date="2019-01-14T22:09:00Z"/>
              <w:rFonts w:ascii="Times New Roman" w:hAnsi="Times New Roman" w:cs="Times New Roman"/>
              <w:sz w:val="28"/>
              <w:szCs w:val="28"/>
            </w:rPr>
          </w:rPrChange>
        </w:rPr>
      </w:pPr>
      <w:ins w:id="2116" w:author="Валентин" w:date="2019-01-14T22:09:00Z">
        <w:r w:rsidRPr="00AA77F3">
          <w:rPr>
            <w:rFonts w:ascii="Times New Roman" w:hAnsi="Times New Roman" w:cs="Times New Roman"/>
            <w:b/>
            <w:sz w:val="28"/>
            <w:szCs w:val="28"/>
            <w:rPrChange w:id="2117" w:author="Валентин" w:date="2019-01-14T22:13:00Z">
              <w:rPr>
                <w:rFonts w:ascii="Times New Roman" w:hAnsi="Times New Roman" w:cs="Times New Roman"/>
                <w:sz w:val="28"/>
                <w:szCs w:val="28"/>
              </w:rPr>
            </w:rPrChange>
          </w:rPr>
          <w:t>Кнопка</w:t>
        </w:r>
        <w:r w:rsidRPr="00AA77F3">
          <w:rPr>
            <w:rFonts w:ascii="Times New Roman" w:hAnsi="Times New Roman" w:cs="Times New Roman"/>
            <w:b/>
            <w:sz w:val="28"/>
            <w:szCs w:val="28"/>
            <w:lang w:val="en-US"/>
            <w:rPrChange w:id="2118" w:author="Валентин" w:date="2019-01-14T22:13:00Z">
              <w:rPr>
                <w:rFonts w:ascii="Times New Roman" w:hAnsi="Times New Roman" w:cs="Times New Roman"/>
                <w:sz w:val="28"/>
                <w:szCs w:val="28"/>
              </w:rPr>
            </w:rPrChange>
          </w:rPr>
          <w:t xml:space="preserve"> </w:t>
        </w:r>
        <w:r w:rsidRPr="00AA77F3">
          <w:rPr>
            <w:rFonts w:ascii="Times New Roman" w:hAnsi="Times New Roman" w:cs="Times New Roman"/>
            <w:b/>
            <w:sz w:val="28"/>
            <w:szCs w:val="28"/>
            <w:lang w:val="en-US"/>
            <w:rPrChange w:id="2119" w:author="Валентин" w:date="2019-01-14T22:13:00Z">
              <w:rPr>
                <w:rFonts w:ascii="Times New Roman" w:hAnsi="Times New Roman" w:cs="Times New Roman"/>
                <w:sz w:val="28"/>
                <w:szCs w:val="28"/>
                <w:lang w:val="en-US"/>
              </w:rPr>
            </w:rPrChange>
          </w:rPr>
          <w:t>Back</w:t>
        </w:r>
      </w:ins>
    </w:p>
    <w:p w14:paraId="6F08A96A" w14:textId="4841553B" w:rsidR="00225A91" w:rsidRPr="00A4294B" w:rsidRDefault="00A4294B">
      <w:pPr>
        <w:spacing w:line="360" w:lineRule="auto"/>
        <w:rPr>
          <w:rFonts w:ascii="Times New Roman" w:hAnsi="Times New Roman" w:cs="Times New Roman"/>
          <w:sz w:val="28"/>
          <w:szCs w:val="28"/>
          <w:lang w:val="en-US"/>
          <w:rPrChange w:id="2120" w:author="Валентин" w:date="2019-01-14T22:12:00Z">
            <w:rPr>
              <w:rFonts w:ascii="Times New Roman" w:hAnsi="Times New Roman" w:cs="Times New Roman"/>
              <w:color w:val="000000"/>
              <w:sz w:val="28"/>
              <w:szCs w:val="28"/>
            </w:rPr>
          </w:rPrChange>
        </w:rPr>
        <w:pPrChange w:id="2121" w:author="Валентин" w:date="2019-01-14T22:12:00Z">
          <w:pPr/>
        </w:pPrChange>
      </w:pPr>
      <w:ins w:id="2122" w:author="Валентин" w:date="2019-01-14T22:11:00Z">
        <w:r w:rsidRPr="00A4294B">
          <w:rPr>
            <w:rFonts w:ascii="Times New Roman" w:hAnsi="Times New Roman" w:cs="Times New Roman"/>
            <w:sz w:val="28"/>
            <w:szCs w:val="28"/>
            <w:lang w:val="en-US"/>
          </w:rPr>
          <w:t>LoadForm(c('VK'), LD_NONE);</w:t>
        </w:r>
      </w:ins>
    </w:p>
    <w:sectPr w:rsidR="00225A91" w:rsidRPr="00A4294B" w:rsidSect="00E136C7">
      <w:footerReference w:type="default" r:id="rId22"/>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9" w:author="Виктория" w:date="2019-01-14T11:38:00Z" w:initials="В.Ю.">
    <w:p w14:paraId="1BB71D23" w14:textId="77777777" w:rsidR="00511AAE" w:rsidRDefault="00511AAE">
      <w:pPr>
        <w:pStyle w:val="af4"/>
      </w:pPr>
      <w:r>
        <w:rPr>
          <w:rStyle w:val="af3"/>
        </w:rPr>
        <w:annotationRef/>
      </w:r>
      <w:r>
        <w:t>Программного продукта еще нет!!!</w:t>
      </w:r>
    </w:p>
    <w:p w14:paraId="5AE5933E" w14:textId="77777777" w:rsidR="00511AAE" w:rsidRDefault="00511AAE">
      <w:pPr>
        <w:pStyle w:val="af4"/>
      </w:pPr>
      <w:r>
        <w:t>И убери отступ между абзацами!!</w:t>
      </w:r>
    </w:p>
  </w:comment>
  <w:comment w:id="633" w:author="Виктория" w:date="2019-01-14T11:39:00Z" w:initials="В.Ю.">
    <w:p w14:paraId="344E8EF6" w14:textId="77777777" w:rsidR="00511AAE" w:rsidRDefault="00511AAE">
      <w:pPr>
        <w:pStyle w:val="af4"/>
      </w:pPr>
      <w:r>
        <w:rPr>
          <w:rStyle w:val="af3"/>
        </w:rPr>
        <w:annotationRef/>
      </w:r>
      <w:r>
        <w:t>Почему именно такое требование, нужно пояснить</w:t>
      </w:r>
    </w:p>
  </w:comment>
  <w:comment w:id="649" w:author="Виктория" w:date="2019-01-14T11:39:00Z" w:initials="В.Ю.">
    <w:p w14:paraId="2B1EC838" w14:textId="77777777" w:rsidR="00511AAE" w:rsidRDefault="00511AAE" w:rsidP="00C812B7">
      <w:pPr>
        <w:pStyle w:val="af4"/>
      </w:pPr>
      <w:r>
        <w:rPr>
          <w:rStyle w:val="af3"/>
        </w:rPr>
        <w:annotationRef/>
      </w:r>
      <w:r>
        <w:t>Почему именно такое требование, нужно пояснить</w:t>
      </w:r>
    </w:p>
  </w:comment>
  <w:comment w:id="653" w:author="Виктория" w:date="2019-01-14T11:40:00Z" w:initials="В.Ю.">
    <w:p w14:paraId="44CF3A40" w14:textId="77777777" w:rsidR="00511AAE" w:rsidRDefault="00511AAE">
      <w:pPr>
        <w:pStyle w:val="af4"/>
      </w:pPr>
      <w:r>
        <w:rPr>
          <w:rStyle w:val="af3"/>
        </w:rPr>
        <w:annotationRef/>
      </w:r>
      <w:r>
        <w:t>Пояснить, зачем и почему</w:t>
      </w:r>
    </w:p>
  </w:comment>
  <w:comment w:id="671" w:author="Виктория" w:date="2019-01-14T11:40:00Z" w:initials="В.Ю.">
    <w:p w14:paraId="5CFA7CA5" w14:textId="77777777" w:rsidR="00511AAE" w:rsidRDefault="00511AAE">
      <w:pPr>
        <w:pStyle w:val="af4"/>
      </w:pPr>
      <w:r>
        <w:rPr>
          <w:rStyle w:val="af3"/>
        </w:rPr>
        <w:annotationRef/>
      </w:r>
      <w:r>
        <w:t>Список??</w:t>
      </w:r>
    </w:p>
  </w:comment>
  <w:comment w:id="720" w:author="Виктория" w:date="2019-01-14T11:42:00Z" w:initials="В.Ю.">
    <w:p w14:paraId="108CA627" w14:textId="77777777" w:rsidR="00511AAE" w:rsidRDefault="00511AAE">
      <w:pPr>
        <w:pStyle w:val="af4"/>
      </w:pPr>
      <w:r>
        <w:rPr>
          <w:rStyle w:val="af3"/>
        </w:rPr>
        <w:annotationRef/>
      </w:r>
      <w:r>
        <w:t>Это дефис, а должно быть обычное тире (не длинное!!!!)</w:t>
      </w:r>
    </w:p>
  </w:comment>
  <w:comment w:id="729" w:author="Виктория" w:date="2019-01-14T11:40:00Z" w:initials="В.Ю.">
    <w:p w14:paraId="7ECEE255" w14:textId="77777777" w:rsidR="00511AAE" w:rsidRDefault="00511AAE">
      <w:pPr>
        <w:pStyle w:val="af4"/>
      </w:pPr>
      <w:r>
        <w:rPr>
          <w:rStyle w:val="af3"/>
        </w:rPr>
        <w:annotationRef/>
      </w:r>
      <w:r>
        <w:t>Убрать эти тирешки</w:t>
      </w:r>
    </w:p>
  </w:comment>
  <w:comment w:id="727" w:author="Виктория" w:date="2019-01-14T11:41:00Z" w:initials="В.Ю.">
    <w:p w14:paraId="61CDD19C" w14:textId="77777777" w:rsidR="00511AAE" w:rsidRDefault="00511AAE">
      <w:pPr>
        <w:pStyle w:val="af4"/>
      </w:pPr>
      <w:r>
        <w:rPr>
          <w:rStyle w:val="af3"/>
        </w:rPr>
        <w:annotationRef/>
      </w:r>
      <w:r>
        <w:t>Опять отступы между абзацами</w:t>
      </w:r>
    </w:p>
  </w:comment>
  <w:comment w:id="738" w:author="Виктория" w:date="2019-01-14T11:41:00Z" w:initials="В.Ю.">
    <w:p w14:paraId="2FEF3BE5" w14:textId="77777777" w:rsidR="00511AAE" w:rsidRDefault="00511AAE">
      <w:pPr>
        <w:pStyle w:val="af4"/>
      </w:pPr>
      <w:r>
        <w:rPr>
          <w:rStyle w:val="af3"/>
        </w:rPr>
        <w:annotationRef/>
      </w:r>
      <w:r>
        <w:t>Оп</w:t>
      </w:r>
    </w:p>
  </w:comment>
  <w:comment w:id="760" w:author="Виктория" w:date="2019-01-14T11:41:00Z" w:initials="В.Ю.">
    <w:p w14:paraId="07D97B17" w14:textId="77777777" w:rsidR="00511AAE" w:rsidRDefault="00511AAE">
      <w:pPr>
        <w:pStyle w:val="af4"/>
      </w:pPr>
      <w:r>
        <w:rPr>
          <w:rStyle w:val="af3"/>
        </w:rPr>
        <w:annotationRef/>
      </w:r>
      <w:r>
        <w:t>Это длинное тире! Его нужно заменить на обычное</w:t>
      </w:r>
    </w:p>
  </w:comment>
  <w:comment w:id="879" w:author="Виктория" w:date="2019-01-14T11:42:00Z" w:initials="В.Ю.">
    <w:p w14:paraId="3D53CBFD" w14:textId="77777777" w:rsidR="00511AAE" w:rsidRDefault="00511AAE">
      <w:pPr>
        <w:pStyle w:val="af4"/>
      </w:pPr>
      <w:r>
        <w:rPr>
          <w:rStyle w:val="af3"/>
        </w:rPr>
        <w:annotationRef/>
      </w:r>
      <w:r>
        <w:t>Конкретнее!!</w:t>
      </w:r>
    </w:p>
  </w:comment>
  <w:comment w:id="891" w:author="Виктория" w:date="2019-01-14T11:44:00Z" w:initials="В.Ю.">
    <w:p w14:paraId="52C5904F" w14:textId="1B333FA4" w:rsidR="00511AAE" w:rsidRDefault="00511AAE">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936" w:author="Виктория" w:date="2019-01-14T11:44:00Z" w:initials="В.Ю.">
    <w:p w14:paraId="003E1A05" w14:textId="77777777" w:rsidR="00511AAE" w:rsidRDefault="00511AAE">
      <w:pPr>
        <w:pStyle w:val="af4"/>
      </w:pPr>
      <w:r>
        <w:rPr>
          <w:rStyle w:val="af3"/>
        </w:rPr>
        <w:annotationRef/>
      </w:r>
      <w:r>
        <w:t>Такие предложение тоже нельзя добавлять в курсовую работу – только повествовательные</w:t>
      </w:r>
    </w:p>
  </w:comment>
  <w:comment w:id="1088" w:author="Виктория" w:date="2019-01-14T11:46:00Z" w:initials="В.Ю.">
    <w:p w14:paraId="6978D3D5" w14:textId="77777777" w:rsidR="00511AAE" w:rsidRDefault="00511AAE">
      <w:pPr>
        <w:pStyle w:val="af4"/>
      </w:pPr>
      <w:r>
        <w:rPr>
          <w:rStyle w:val="af3"/>
        </w:rPr>
        <w:annotationRef/>
      </w:r>
      <w:r>
        <w:t>Вот об этом опять ни слова, хотя это важная инфофрмация – что за метод и чем он так хорош</w:t>
      </w:r>
    </w:p>
  </w:comment>
  <w:comment w:id="1092" w:author="Виктория" w:date="2019-01-14T11:46:00Z" w:initials="В.Ю.">
    <w:p w14:paraId="5B637E0D" w14:textId="77777777" w:rsidR="00511AAE" w:rsidRDefault="00511AAE">
      <w:pPr>
        <w:pStyle w:val="af4"/>
      </w:pPr>
      <w:r>
        <w:rPr>
          <w:rStyle w:val="af3"/>
        </w:rPr>
        <w:annotationRef/>
      </w:r>
      <w:r>
        <w:t>В пункте 2.1. об этом ни слова, хотя именно с его помощью идет разработк</w:t>
      </w:r>
    </w:p>
  </w:comment>
  <w:comment w:id="1110" w:author="Виктория" w:date="2019-01-14T11:47:00Z" w:initials="В.Ю.">
    <w:p w14:paraId="12E7A1A0" w14:textId="77777777" w:rsidR="00511AAE" w:rsidRDefault="00511AAE">
      <w:pPr>
        <w:pStyle w:val="af4"/>
      </w:pPr>
      <w:r>
        <w:rPr>
          <w:rStyle w:val="af3"/>
        </w:rPr>
        <w:annotationRef/>
      </w:r>
      <w:r>
        <w:t>Подписи к рисункам должны быть одинаковыми по стилю. Точки должны присутствовать</w:t>
      </w:r>
    </w:p>
  </w:comment>
  <w:comment w:id="1179" w:author="Виктория" w:date="2019-01-14T11:49:00Z" w:initials="В.Ю.">
    <w:p w14:paraId="5B3035FD" w14:textId="77777777" w:rsidR="00511AAE" w:rsidRDefault="00511AAE">
      <w:pPr>
        <w:pStyle w:val="af4"/>
      </w:pPr>
      <w:r>
        <w:rPr>
          <w:rStyle w:val="af3"/>
        </w:rPr>
        <w:annotationRef/>
      </w:r>
      <w:r>
        <w:t>посвященных чему?</w:t>
      </w:r>
    </w:p>
  </w:comment>
  <w:comment w:id="1189" w:author="Виктория" w:date="2019-01-14T11:48:00Z" w:initials="В.Ю.">
    <w:p w14:paraId="639413F5" w14:textId="77777777" w:rsidR="00511AAE" w:rsidRDefault="00511AAE">
      <w:pPr>
        <w:pStyle w:val="af4"/>
      </w:pPr>
      <w:r>
        <w:rPr>
          <w:rStyle w:val="af3"/>
        </w:rPr>
        <w:annotationRef/>
      </w:r>
      <w:r>
        <w:t>Каким именно?</w:t>
      </w:r>
    </w:p>
  </w:comment>
  <w:comment w:id="1196" w:author="Виктория" w:date="2019-01-14T11:49:00Z" w:initials="В.Ю.">
    <w:p w14:paraId="42CE912B" w14:textId="77777777" w:rsidR="00511AAE" w:rsidRDefault="00511AAE">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2B1EC838" w15:done="0"/>
  <w15:commentEx w15:paraId="44CF3A40" w15:done="0"/>
  <w15:commentEx w15:paraId="5CFA7CA5" w15:done="0"/>
  <w15:commentEx w15:paraId="108CA627" w15:done="0"/>
  <w15:commentEx w15:paraId="7ECEE255" w15:done="0"/>
  <w15:commentEx w15:paraId="61CDD19C" w15:done="0"/>
  <w15:commentEx w15:paraId="2FEF3BE5" w15:done="0"/>
  <w15:commentEx w15:paraId="07D97B17" w15:done="0"/>
  <w15:commentEx w15:paraId="3D53CBFD" w15:done="0"/>
  <w15:commentEx w15:paraId="52C5904F" w15:done="0"/>
  <w15:commentEx w15:paraId="003E1A05"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3FAB9" w14:textId="77777777" w:rsidR="00D125D9" w:rsidRDefault="00D125D9" w:rsidP="00416C07">
      <w:pPr>
        <w:spacing w:after="0" w:line="240" w:lineRule="auto"/>
      </w:pPr>
      <w:r>
        <w:separator/>
      </w:r>
    </w:p>
  </w:endnote>
  <w:endnote w:type="continuationSeparator" w:id="0">
    <w:p w14:paraId="0B543720" w14:textId="77777777" w:rsidR="00D125D9" w:rsidRDefault="00D125D9"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Content>
      <w:p w14:paraId="07497ED2" w14:textId="5808F390" w:rsidR="00511AAE" w:rsidRDefault="00511AAE">
        <w:pPr>
          <w:pStyle w:val="a6"/>
          <w:jc w:val="center"/>
        </w:pPr>
        <w:r>
          <w:fldChar w:fldCharType="begin"/>
        </w:r>
        <w:r>
          <w:instrText xml:space="preserve"> PAGE   \* MERGEFORMAT </w:instrText>
        </w:r>
        <w:r>
          <w:fldChar w:fldCharType="separate"/>
        </w:r>
        <w:r w:rsidR="00502903">
          <w:rPr>
            <w:noProof/>
          </w:rPr>
          <w:t>2</w:t>
        </w:r>
        <w:r>
          <w:rPr>
            <w:noProof/>
          </w:rPr>
          <w:fldChar w:fldCharType="end"/>
        </w:r>
      </w:p>
    </w:sdtContent>
  </w:sdt>
  <w:p w14:paraId="2992E4BB" w14:textId="77777777" w:rsidR="00511AAE" w:rsidRDefault="00511AA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083D4" w14:textId="77777777" w:rsidR="00D125D9" w:rsidRDefault="00D125D9" w:rsidP="00416C07">
      <w:pPr>
        <w:spacing w:after="0" w:line="240" w:lineRule="auto"/>
      </w:pPr>
      <w:r>
        <w:separator/>
      </w:r>
    </w:p>
  </w:footnote>
  <w:footnote w:type="continuationSeparator" w:id="0">
    <w:p w14:paraId="3BF250FA" w14:textId="77777777" w:rsidR="00D125D9" w:rsidRDefault="00D125D9"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9"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1"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4"/>
  </w:num>
  <w:num w:numId="5">
    <w:abstractNumId w:val="19"/>
  </w:num>
  <w:num w:numId="6">
    <w:abstractNumId w:val="22"/>
  </w:num>
  <w:num w:numId="7">
    <w:abstractNumId w:val="6"/>
  </w:num>
  <w:num w:numId="8">
    <w:abstractNumId w:val="16"/>
  </w:num>
  <w:num w:numId="9">
    <w:abstractNumId w:val="1"/>
  </w:num>
  <w:num w:numId="10">
    <w:abstractNumId w:val="20"/>
  </w:num>
  <w:num w:numId="11">
    <w:abstractNumId w:val="3"/>
  </w:num>
  <w:num w:numId="12">
    <w:abstractNumId w:val="18"/>
  </w:num>
  <w:num w:numId="13">
    <w:abstractNumId w:val="17"/>
  </w:num>
  <w:num w:numId="14">
    <w:abstractNumId w:val="13"/>
  </w:num>
  <w:num w:numId="15">
    <w:abstractNumId w:val="21"/>
  </w:num>
  <w:num w:numId="16">
    <w:abstractNumId w:val="12"/>
  </w:num>
  <w:num w:numId="17">
    <w:abstractNumId w:val="4"/>
  </w:num>
  <w:num w:numId="18">
    <w:abstractNumId w:val="7"/>
  </w:num>
  <w:num w:numId="19">
    <w:abstractNumId w:val="9"/>
  </w:num>
  <w:num w:numId="20">
    <w:abstractNumId w:val="23"/>
  </w:num>
  <w:num w:numId="21">
    <w:abstractNumId w:val="15"/>
  </w:num>
  <w:num w:numId="22">
    <w:abstractNumId w:val="5"/>
  </w:num>
  <w:num w:numId="23">
    <w:abstractNumId w:val="11"/>
  </w:num>
  <w:num w:numId="2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5189"/>
    <w:rsid w:val="0010734F"/>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0BF4"/>
    <w:rsid w:val="001A32D4"/>
    <w:rsid w:val="001A6B13"/>
    <w:rsid w:val="001B1E04"/>
    <w:rsid w:val="001B2537"/>
    <w:rsid w:val="001B289F"/>
    <w:rsid w:val="001B6768"/>
    <w:rsid w:val="001B69F0"/>
    <w:rsid w:val="001B7C73"/>
    <w:rsid w:val="001C18C7"/>
    <w:rsid w:val="001C3756"/>
    <w:rsid w:val="001C778A"/>
    <w:rsid w:val="001D38F9"/>
    <w:rsid w:val="001D5E37"/>
    <w:rsid w:val="001E29F9"/>
    <w:rsid w:val="001E5A3B"/>
    <w:rsid w:val="001E67A2"/>
    <w:rsid w:val="001F004E"/>
    <w:rsid w:val="001F2282"/>
    <w:rsid w:val="001F46AB"/>
    <w:rsid w:val="001F53CA"/>
    <w:rsid w:val="001F7BF5"/>
    <w:rsid w:val="002011F8"/>
    <w:rsid w:val="00201D7D"/>
    <w:rsid w:val="00204F4F"/>
    <w:rsid w:val="002067F4"/>
    <w:rsid w:val="00207DF7"/>
    <w:rsid w:val="00210DB2"/>
    <w:rsid w:val="00212286"/>
    <w:rsid w:val="002155E3"/>
    <w:rsid w:val="002212EB"/>
    <w:rsid w:val="00221D23"/>
    <w:rsid w:val="002242A0"/>
    <w:rsid w:val="00225A91"/>
    <w:rsid w:val="0023539A"/>
    <w:rsid w:val="002410EE"/>
    <w:rsid w:val="002437E0"/>
    <w:rsid w:val="002505DD"/>
    <w:rsid w:val="00250707"/>
    <w:rsid w:val="002522FC"/>
    <w:rsid w:val="002543EB"/>
    <w:rsid w:val="00256940"/>
    <w:rsid w:val="00257DC5"/>
    <w:rsid w:val="00261B17"/>
    <w:rsid w:val="002634EC"/>
    <w:rsid w:val="002671CF"/>
    <w:rsid w:val="00271334"/>
    <w:rsid w:val="00273B4D"/>
    <w:rsid w:val="00274D9A"/>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317C"/>
    <w:rsid w:val="00323CD3"/>
    <w:rsid w:val="00326657"/>
    <w:rsid w:val="00331492"/>
    <w:rsid w:val="00334409"/>
    <w:rsid w:val="003353AC"/>
    <w:rsid w:val="00335648"/>
    <w:rsid w:val="0033682A"/>
    <w:rsid w:val="0033719E"/>
    <w:rsid w:val="00337AC5"/>
    <w:rsid w:val="00341F87"/>
    <w:rsid w:val="00342775"/>
    <w:rsid w:val="00343A78"/>
    <w:rsid w:val="00345A81"/>
    <w:rsid w:val="00345C37"/>
    <w:rsid w:val="00346889"/>
    <w:rsid w:val="00351005"/>
    <w:rsid w:val="00353CB6"/>
    <w:rsid w:val="003557D4"/>
    <w:rsid w:val="003557F2"/>
    <w:rsid w:val="00360CE4"/>
    <w:rsid w:val="00361AE4"/>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2F1C"/>
    <w:rsid w:val="003E4992"/>
    <w:rsid w:val="003E5A28"/>
    <w:rsid w:val="003F0F68"/>
    <w:rsid w:val="003F16B3"/>
    <w:rsid w:val="003F7194"/>
    <w:rsid w:val="004009E4"/>
    <w:rsid w:val="00414390"/>
    <w:rsid w:val="004144F5"/>
    <w:rsid w:val="00415BA7"/>
    <w:rsid w:val="00416C07"/>
    <w:rsid w:val="00420403"/>
    <w:rsid w:val="00420485"/>
    <w:rsid w:val="00421F62"/>
    <w:rsid w:val="004273F6"/>
    <w:rsid w:val="004300DC"/>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07C5"/>
    <w:rsid w:val="0048533A"/>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7E6B"/>
    <w:rsid w:val="00550563"/>
    <w:rsid w:val="00552D06"/>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B6D09"/>
    <w:rsid w:val="005C3244"/>
    <w:rsid w:val="005C430D"/>
    <w:rsid w:val="005D0F8E"/>
    <w:rsid w:val="005D3033"/>
    <w:rsid w:val="005D323E"/>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72D"/>
    <w:rsid w:val="00642F0F"/>
    <w:rsid w:val="0064409D"/>
    <w:rsid w:val="006445C8"/>
    <w:rsid w:val="00645202"/>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6DC7"/>
    <w:rsid w:val="006B7186"/>
    <w:rsid w:val="006C0285"/>
    <w:rsid w:val="006C0522"/>
    <w:rsid w:val="006C3D39"/>
    <w:rsid w:val="006D0D71"/>
    <w:rsid w:val="006D1655"/>
    <w:rsid w:val="006D17B0"/>
    <w:rsid w:val="006D48D2"/>
    <w:rsid w:val="006D5E58"/>
    <w:rsid w:val="006D5E7E"/>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65E6"/>
    <w:rsid w:val="00906F60"/>
    <w:rsid w:val="00911215"/>
    <w:rsid w:val="00914D6D"/>
    <w:rsid w:val="00915DA1"/>
    <w:rsid w:val="00924673"/>
    <w:rsid w:val="00924BCC"/>
    <w:rsid w:val="009276AD"/>
    <w:rsid w:val="00927771"/>
    <w:rsid w:val="0092797A"/>
    <w:rsid w:val="009317B8"/>
    <w:rsid w:val="00934F4F"/>
    <w:rsid w:val="00936FE2"/>
    <w:rsid w:val="00946BA1"/>
    <w:rsid w:val="0095091E"/>
    <w:rsid w:val="0095299F"/>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2F02"/>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A4C"/>
    <w:rsid w:val="009F129D"/>
    <w:rsid w:val="009F189E"/>
    <w:rsid w:val="009F2BA3"/>
    <w:rsid w:val="009F46B1"/>
    <w:rsid w:val="009F5C2E"/>
    <w:rsid w:val="00A004E9"/>
    <w:rsid w:val="00A044FE"/>
    <w:rsid w:val="00A06F75"/>
    <w:rsid w:val="00A1180E"/>
    <w:rsid w:val="00A130C5"/>
    <w:rsid w:val="00A158C3"/>
    <w:rsid w:val="00A17C11"/>
    <w:rsid w:val="00A20A5E"/>
    <w:rsid w:val="00A224DE"/>
    <w:rsid w:val="00A23112"/>
    <w:rsid w:val="00A23370"/>
    <w:rsid w:val="00A24494"/>
    <w:rsid w:val="00A250CE"/>
    <w:rsid w:val="00A31EA8"/>
    <w:rsid w:val="00A32CEF"/>
    <w:rsid w:val="00A35A47"/>
    <w:rsid w:val="00A36C71"/>
    <w:rsid w:val="00A36FC0"/>
    <w:rsid w:val="00A37C0A"/>
    <w:rsid w:val="00A4056B"/>
    <w:rsid w:val="00A4294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2459"/>
    <w:rsid w:val="00AA34BD"/>
    <w:rsid w:val="00AA50E2"/>
    <w:rsid w:val="00AA77F3"/>
    <w:rsid w:val="00AB0DDF"/>
    <w:rsid w:val="00AB25CB"/>
    <w:rsid w:val="00AB49DC"/>
    <w:rsid w:val="00AB6549"/>
    <w:rsid w:val="00AC0739"/>
    <w:rsid w:val="00AC20B5"/>
    <w:rsid w:val="00AC2785"/>
    <w:rsid w:val="00AC4474"/>
    <w:rsid w:val="00AC7721"/>
    <w:rsid w:val="00AD070E"/>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3EFB"/>
    <w:rsid w:val="00B65A73"/>
    <w:rsid w:val="00B67487"/>
    <w:rsid w:val="00B7772E"/>
    <w:rsid w:val="00B80A96"/>
    <w:rsid w:val="00B80B4F"/>
    <w:rsid w:val="00B81032"/>
    <w:rsid w:val="00B82D2F"/>
    <w:rsid w:val="00B8634B"/>
    <w:rsid w:val="00B9134A"/>
    <w:rsid w:val="00B92560"/>
    <w:rsid w:val="00B942B8"/>
    <w:rsid w:val="00B949AB"/>
    <w:rsid w:val="00B94CC7"/>
    <w:rsid w:val="00B94D63"/>
    <w:rsid w:val="00B96DA7"/>
    <w:rsid w:val="00B96EB0"/>
    <w:rsid w:val="00B973B4"/>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12B7"/>
    <w:rsid w:val="00C851AB"/>
    <w:rsid w:val="00C852C1"/>
    <w:rsid w:val="00C94ABE"/>
    <w:rsid w:val="00C9750A"/>
    <w:rsid w:val="00C97C7D"/>
    <w:rsid w:val="00C97D9C"/>
    <w:rsid w:val="00CA33A9"/>
    <w:rsid w:val="00CB6725"/>
    <w:rsid w:val="00CB6CE0"/>
    <w:rsid w:val="00CC0838"/>
    <w:rsid w:val="00CC65D4"/>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141A"/>
    <w:rsid w:val="00E32E31"/>
    <w:rsid w:val="00E32EEB"/>
    <w:rsid w:val="00E3570F"/>
    <w:rsid w:val="00E41FB5"/>
    <w:rsid w:val="00E428BF"/>
    <w:rsid w:val="00E437B5"/>
    <w:rsid w:val="00E439FE"/>
    <w:rsid w:val="00E43A43"/>
    <w:rsid w:val="00E51FD0"/>
    <w:rsid w:val="00E55B09"/>
    <w:rsid w:val="00E5653F"/>
    <w:rsid w:val="00E57FF7"/>
    <w:rsid w:val="00E62619"/>
    <w:rsid w:val="00E66C2D"/>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7220"/>
    <w:rsid w:val="00F036F4"/>
    <w:rsid w:val="00F03C15"/>
    <w:rsid w:val="00F17EEF"/>
    <w:rsid w:val="00F20C51"/>
    <w:rsid w:val="00F2280D"/>
    <w:rsid w:val="00F248E9"/>
    <w:rsid w:val="00F265FD"/>
    <w:rsid w:val="00F33042"/>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2.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C89F23B-FD18-46A0-8530-D9ACEFCAE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3787</TotalTime>
  <Pages>34</Pages>
  <Words>4824</Words>
  <Characters>27501</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579</cp:revision>
  <cp:lastPrinted>2018-06-18T06:07:00Z</cp:lastPrinted>
  <dcterms:created xsi:type="dcterms:W3CDTF">2018-01-09T18:46:00Z</dcterms:created>
  <dcterms:modified xsi:type="dcterms:W3CDTF">2019-01-15T16:09:00Z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